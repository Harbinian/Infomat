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2CBA" w:rsidRPr="008E187B" w:rsidRDefault="004C2CBA">
      <w:pPr>
        <w:spacing w:line="440" w:lineRule="exact"/>
        <w:outlineLvl w:val="0"/>
        <w:rPr>
          <w:rFonts w:ascii="黑体" w:eastAsia="黑体" w:hAnsi="Calibri"/>
          <w:spacing w:val="0"/>
          <w:sz w:val="28"/>
        </w:rPr>
      </w:pPr>
    </w:p>
    <w:p w:rsidR="004C2CBA" w:rsidRPr="00AC2522" w:rsidDel="00AC2522" w:rsidRDefault="00893AA2">
      <w:pPr>
        <w:spacing w:line="440" w:lineRule="exact"/>
        <w:jc w:val="center"/>
        <w:outlineLvl w:val="0"/>
        <w:rPr>
          <w:del w:id="0" w:author="China" w:date="2025-11-28T08:07:00Z"/>
          <w:rFonts w:ascii="黑体" w:eastAsia="黑体" w:hAnsi="Calibri"/>
          <w:spacing w:val="0"/>
          <w:sz w:val="30"/>
          <w:szCs w:val="30"/>
          <w:rPrChange w:id="1" w:author="China" w:date="2025-11-28T08:08:00Z">
            <w:rPr>
              <w:del w:id="2" w:author="China" w:date="2025-11-28T08:07:00Z"/>
              <w:rFonts w:ascii="黑体" w:eastAsia="黑体" w:hAnsi="Calibri"/>
              <w:spacing w:val="0"/>
              <w:sz w:val="32"/>
              <w:szCs w:val="32"/>
            </w:rPr>
          </w:rPrChange>
        </w:rPr>
      </w:pPr>
      <w:del w:id="3" w:author="China" w:date="2025-11-28T08:07:00Z">
        <w:r w:rsidRPr="00AC2522" w:rsidDel="00AC2522">
          <w:rPr>
            <w:rFonts w:ascii="黑体" w:eastAsia="黑体" w:hAnsi="Calibri" w:hint="eastAsia"/>
            <w:spacing w:val="0"/>
            <w:sz w:val="30"/>
            <w:szCs w:val="30"/>
            <w:rPrChange w:id="4" w:author="China" w:date="2025-11-28T08:08:00Z">
              <w:rPr>
                <w:rFonts w:ascii="黑体" w:eastAsia="黑体" w:hAnsi="Calibri" w:hint="eastAsia"/>
                <w:spacing w:val="0"/>
                <w:sz w:val="32"/>
                <w:szCs w:val="32"/>
              </w:rPr>
            </w:rPrChange>
          </w:rPr>
          <w:delText>工装数据集管理标准</w:delText>
        </w:r>
      </w:del>
    </w:p>
    <w:p w:rsidR="0086302A" w:rsidRPr="00AC2522" w:rsidRDefault="0086302A">
      <w:pPr>
        <w:spacing w:line="440" w:lineRule="exact"/>
        <w:jc w:val="center"/>
        <w:outlineLvl w:val="0"/>
        <w:rPr>
          <w:rFonts w:eastAsia="黑体"/>
          <w:spacing w:val="0"/>
          <w:sz w:val="30"/>
          <w:szCs w:val="30"/>
          <w:rPrChange w:id="5" w:author="China" w:date="2025-11-28T08:08:00Z">
            <w:rPr>
              <w:rFonts w:eastAsia="黑体"/>
              <w:spacing w:val="0"/>
              <w:sz w:val="24"/>
              <w:szCs w:val="24"/>
            </w:rPr>
          </w:rPrChange>
        </w:rPr>
      </w:pPr>
      <w:r w:rsidRPr="00AC2522">
        <w:rPr>
          <w:rFonts w:eastAsia="黑体"/>
          <w:spacing w:val="0"/>
          <w:sz w:val="30"/>
          <w:szCs w:val="30"/>
          <w:rPrChange w:id="6" w:author="China" w:date="2025-11-28T08:08:00Z">
            <w:rPr>
              <w:rFonts w:eastAsia="黑体"/>
              <w:spacing w:val="0"/>
              <w:sz w:val="24"/>
              <w:szCs w:val="24"/>
            </w:rPr>
          </w:rPrChange>
        </w:rPr>
        <w:t>Management Instruction for Tooling Dataset</w:t>
      </w:r>
    </w:p>
    <w:p w:rsidR="004C2CBA" w:rsidRPr="008E187B" w:rsidRDefault="004C2CBA">
      <w:pPr>
        <w:spacing w:line="440" w:lineRule="exact"/>
        <w:outlineLvl w:val="0"/>
        <w:rPr>
          <w:rFonts w:ascii="黑体" w:eastAsia="黑体" w:hAnsi="Calibri"/>
          <w:spacing w:val="0"/>
          <w:sz w:val="28"/>
        </w:rPr>
      </w:pPr>
    </w:p>
    <w:p w:rsidR="004C2CBA" w:rsidRPr="00A530A3" w:rsidRDefault="00893AA2" w:rsidP="0086302A">
      <w:pPr>
        <w:tabs>
          <w:tab w:val="left" w:pos="2244"/>
        </w:tabs>
        <w:spacing w:line="440" w:lineRule="exact"/>
        <w:outlineLvl w:val="0"/>
        <w:rPr>
          <w:rFonts w:ascii="黑体" w:eastAsia="黑体" w:hAnsi="Calibri"/>
          <w:b/>
          <w:spacing w:val="0"/>
          <w:sz w:val="24"/>
          <w:szCs w:val="24"/>
        </w:rPr>
      </w:pPr>
      <w:proofErr w:type="gramStart"/>
      <w:r w:rsidRPr="008E187B">
        <w:rPr>
          <w:rFonts w:ascii="黑体" w:eastAsia="黑体" w:hAnsi="Calibri" w:hint="eastAsia"/>
          <w:spacing w:val="0"/>
          <w:sz w:val="28"/>
        </w:rPr>
        <w:t xml:space="preserve">1  </w:t>
      </w:r>
      <w:proofErr w:type="gramEnd"/>
      <w:del w:id="7" w:author="China" w:date="2025-11-28T08:08:00Z">
        <w:r w:rsidRPr="008E187B" w:rsidDel="00AC2522">
          <w:rPr>
            <w:rFonts w:ascii="黑体" w:eastAsia="黑体" w:hAnsi="Calibri" w:hint="eastAsia"/>
            <w:spacing w:val="0"/>
            <w:sz w:val="28"/>
          </w:rPr>
          <w:delText>范围</w:delText>
        </w:r>
      </w:del>
      <w:r w:rsidR="0086302A" w:rsidRPr="00A530A3">
        <w:rPr>
          <w:rFonts w:hint="eastAsia"/>
          <w:b/>
          <w:spacing w:val="0"/>
          <w:sz w:val="24"/>
          <w:szCs w:val="24"/>
        </w:rPr>
        <w:t>Scope</w:t>
      </w:r>
    </w:p>
    <w:p w:rsidR="004C2CBA" w:rsidRPr="008E187B" w:rsidDel="00AC2522" w:rsidRDefault="004C2CBA" w:rsidP="00ED7F99">
      <w:pPr>
        <w:spacing w:line="440" w:lineRule="exact"/>
        <w:outlineLvl w:val="0"/>
        <w:rPr>
          <w:del w:id="8" w:author="China" w:date="2025-11-28T08:08:00Z"/>
          <w:rFonts w:ascii="Calibri" w:hAnsi="Calibri"/>
          <w:spacing w:val="0"/>
          <w:sz w:val="28"/>
        </w:rPr>
      </w:pPr>
    </w:p>
    <w:p w:rsidR="004C2CBA" w:rsidRPr="008E187B" w:rsidRDefault="00893AA2" w:rsidP="00AC2522">
      <w:pPr>
        <w:pStyle w:val="a4"/>
        <w:numPr>
          <w:ilvl w:val="12"/>
          <w:numId w:val="0"/>
        </w:numPr>
        <w:rPr>
          <w:spacing w:val="0"/>
          <w:position w:val="0"/>
        </w:rPr>
        <w:pPrChange w:id="9" w:author="China" w:date="2025-11-28T08:08:00Z">
          <w:pPr>
            <w:pStyle w:val="a4"/>
            <w:numPr>
              <w:ilvl w:val="12"/>
            </w:numPr>
            <w:ind w:firstLineChars="200" w:firstLine="560"/>
          </w:pPr>
        </w:pPrChange>
      </w:pPr>
      <w:del w:id="10" w:author="China" w:date="2025-11-28T08:08:00Z">
        <w:r w:rsidRPr="00A530A3" w:rsidDel="00AC2522">
          <w:rPr>
            <w:rFonts w:hint="eastAsia"/>
            <w:spacing w:val="0"/>
            <w:position w:val="0"/>
          </w:rPr>
          <w:delText>本</w:delText>
        </w:r>
        <w:r w:rsidR="00A530A3" w:rsidRPr="00A530A3" w:rsidDel="00AC2522">
          <w:rPr>
            <w:rFonts w:ascii="Times New Roman" w:hAnsi="宋体" w:hint="eastAsia"/>
            <w:spacing w:val="0"/>
            <w:position w:val="0"/>
          </w:rPr>
          <w:delText>管理</w:delText>
        </w:r>
        <w:r w:rsidR="00A530A3" w:rsidRPr="00A530A3" w:rsidDel="00AC2522">
          <w:rPr>
            <w:rFonts w:ascii="Times New Roman" w:hint="eastAsia"/>
            <w:spacing w:val="0"/>
            <w:position w:val="0"/>
          </w:rPr>
          <w:delText>标准</w:delText>
        </w:r>
        <w:r w:rsidRPr="00A530A3" w:rsidDel="00AC2522">
          <w:rPr>
            <w:rFonts w:hint="eastAsia"/>
            <w:spacing w:val="0"/>
            <w:position w:val="0"/>
          </w:rPr>
          <w:delText>规定了工装数据集的来源、编</w:delText>
        </w:r>
        <w:r w:rsidRPr="008E187B" w:rsidDel="00AC2522">
          <w:rPr>
            <w:rFonts w:hint="eastAsia"/>
            <w:spacing w:val="0"/>
            <w:position w:val="0"/>
          </w:rPr>
          <w:delText>号方法、版次管理和发放方法。</w:delText>
        </w:r>
      </w:del>
    </w:p>
    <w:p w:rsidR="005E057B" w:rsidRPr="008E187B" w:rsidRDefault="005E057B" w:rsidP="00AC2522">
      <w:pPr>
        <w:spacing w:line="440" w:lineRule="exact"/>
        <w:ind w:firstLineChars="200" w:firstLine="480"/>
        <w:jc w:val="left"/>
        <w:rPr>
          <w:rFonts w:eastAsia="黑体"/>
          <w:spacing w:val="0"/>
          <w:sz w:val="24"/>
          <w:szCs w:val="24"/>
        </w:rPr>
        <w:pPrChange w:id="11" w:author="China" w:date="2025-11-28T08:08:00Z">
          <w:pPr>
            <w:spacing w:line="440" w:lineRule="exact"/>
            <w:jc w:val="left"/>
          </w:pPr>
        </w:pPrChange>
      </w:pPr>
      <w:r w:rsidRPr="008E187B">
        <w:rPr>
          <w:rFonts w:eastAsia="黑体"/>
          <w:spacing w:val="0"/>
          <w:sz w:val="24"/>
          <w:szCs w:val="24"/>
        </w:rPr>
        <w:t xml:space="preserve">This </w:t>
      </w:r>
      <w:r w:rsidR="001136F1">
        <w:rPr>
          <w:spacing w:val="0"/>
          <w:kern w:val="0"/>
          <w:sz w:val="24"/>
          <w:szCs w:val="24"/>
        </w:rPr>
        <w:t>management instruction</w:t>
      </w:r>
      <w:r w:rsidR="001136F1">
        <w:rPr>
          <w:rFonts w:hint="eastAsia"/>
          <w:spacing w:val="0"/>
          <w:kern w:val="0"/>
          <w:sz w:val="24"/>
          <w:szCs w:val="24"/>
        </w:rPr>
        <w:t xml:space="preserve"> </w:t>
      </w:r>
      <w:r w:rsidRPr="008E187B">
        <w:rPr>
          <w:rFonts w:eastAsia="黑体"/>
          <w:spacing w:val="0"/>
          <w:sz w:val="24"/>
          <w:szCs w:val="24"/>
        </w:rPr>
        <w:t>regulates the source</w:t>
      </w:r>
      <w:r w:rsidRPr="008E187B">
        <w:rPr>
          <w:rFonts w:eastAsia="黑体" w:hint="eastAsia"/>
          <w:spacing w:val="0"/>
          <w:sz w:val="24"/>
          <w:szCs w:val="24"/>
        </w:rPr>
        <w:t>,</w:t>
      </w:r>
      <w:r w:rsidRPr="008E187B">
        <w:rPr>
          <w:rFonts w:eastAsia="黑体"/>
          <w:spacing w:val="0"/>
          <w:sz w:val="24"/>
          <w:szCs w:val="24"/>
        </w:rPr>
        <w:t xml:space="preserve"> numbering </w:t>
      </w:r>
      <w:del w:id="12" w:author="China" w:date="2025-11-28T08:08:00Z">
        <w:r w:rsidRPr="008E187B" w:rsidDel="00AC2522">
          <w:rPr>
            <w:rFonts w:eastAsia="黑体"/>
            <w:spacing w:val="0"/>
            <w:sz w:val="24"/>
            <w:szCs w:val="24"/>
          </w:rPr>
          <w:delText xml:space="preserve">method </w:delText>
        </w:r>
        <w:r w:rsidRPr="008E187B" w:rsidDel="00AC2522">
          <w:rPr>
            <w:rFonts w:eastAsia="黑体" w:hint="eastAsia"/>
            <w:spacing w:val="0"/>
            <w:sz w:val="24"/>
            <w:szCs w:val="24"/>
          </w:rPr>
          <w:delText>,</w:delText>
        </w:r>
      </w:del>
      <w:ins w:id="13" w:author="China" w:date="2025-11-28T08:08:00Z">
        <w:r w:rsidR="00AC2522" w:rsidRPr="008E187B">
          <w:rPr>
            <w:rFonts w:eastAsia="黑体"/>
            <w:spacing w:val="0"/>
            <w:sz w:val="24"/>
            <w:szCs w:val="24"/>
          </w:rPr>
          <w:t>method,</w:t>
        </w:r>
      </w:ins>
      <w:r w:rsidRPr="008E187B">
        <w:rPr>
          <w:rFonts w:eastAsia="黑体" w:hint="eastAsia"/>
          <w:spacing w:val="0"/>
          <w:sz w:val="24"/>
          <w:szCs w:val="24"/>
        </w:rPr>
        <w:t xml:space="preserve"> </w:t>
      </w:r>
      <w:r w:rsidRPr="008E187B">
        <w:rPr>
          <w:rFonts w:eastAsia="黑体"/>
          <w:spacing w:val="0"/>
          <w:sz w:val="24"/>
          <w:szCs w:val="24"/>
        </w:rPr>
        <w:t>revision management and releasing method of tooling data</w:t>
      </w:r>
      <w:r w:rsidRPr="008E187B">
        <w:rPr>
          <w:rFonts w:eastAsia="黑体" w:hint="eastAsia"/>
          <w:spacing w:val="0"/>
          <w:sz w:val="24"/>
          <w:szCs w:val="24"/>
        </w:rPr>
        <w:t>set</w:t>
      </w:r>
      <w:r w:rsidRPr="008E187B">
        <w:rPr>
          <w:rFonts w:eastAsia="黑体"/>
          <w:spacing w:val="0"/>
          <w:sz w:val="24"/>
          <w:szCs w:val="24"/>
        </w:rPr>
        <w:t>.</w:t>
      </w:r>
    </w:p>
    <w:p w:rsidR="004C2CBA" w:rsidRPr="008E187B" w:rsidDel="00AC2522" w:rsidRDefault="00893AA2">
      <w:pPr>
        <w:numPr>
          <w:ilvl w:val="12"/>
          <w:numId w:val="0"/>
        </w:numPr>
        <w:tabs>
          <w:tab w:val="left" w:pos="4395"/>
        </w:tabs>
        <w:spacing w:line="440" w:lineRule="exact"/>
        <w:ind w:firstLineChars="200" w:firstLine="560"/>
        <w:rPr>
          <w:del w:id="14" w:author="China" w:date="2025-11-28T08:08:00Z"/>
          <w:rFonts w:ascii="Calibri" w:hAnsi="宋体"/>
          <w:spacing w:val="0"/>
          <w:sz w:val="28"/>
        </w:rPr>
      </w:pPr>
      <w:del w:id="15" w:author="China" w:date="2025-11-28T08:08:00Z">
        <w:r w:rsidRPr="008E187B" w:rsidDel="00AC2522">
          <w:rPr>
            <w:rFonts w:ascii="Calibri" w:hAnsi="宋体" w:hint="eastAsia"/>
            <w:spacing w:val="0"/>
            <w:sz w:val="28"/>
          </w:rPr>
          <w:delText>本</w:delText>
        </w:r>
        <w:r w:rsidR="00A530A3" w:rsidRPr="00A530A3" w:rsidDel="00AC2522">
          <w:rPr>
            <w:rFonts w:hAnsi="宋体" w:hint="eastAsia"/>
            <w:spacing w:val="0"/>
            <w:sz w:val="28"/>
          </w:rPr>
          <w:delText>管理</w:delText>
        </w:r>
        <w:r w:rsidR="00A530A3" w:rsidRPr="00A530A3" w:rsidDel="00AC2522">
          <w:rPr>
            <w:rFonts w:hint="eastAsia"/>
            <w:spacing w:val="0"/>
            <w:sz w:val="28"/>
          </w:rPr>
          <w:delText>标准</w:delText>
        </w:r>
        <w:r w:rsidRPr="008E187B" w:rsidDel="00AC2522">
          <w:rPr>
            <w:rFonts w:ascii="Calibri" w:hAnsi="宋体" w:hint="eastAsia"/>
            <w:spacing w:val="0"/>
            <w:sz w:val="28"/>
          </w:rPr>
          <w:delText>适用于民机</w:delText>
        </w:r>
        <w:r w:rsidR="00A530A3" w:rsidDel="00AC2522">
          <w:rPr>
            <w:rFonts w:ascii="Calibri" w:hAnsi="宋体" w:hint="eastAsia"/>
            <w:spacing w:val="0"/>
            <w:sz w:val="28"/>
          </w:rPr>
          <w:delText>项目</w:delText>
        </w:r>
        <w:r w:rsidRPr="008E187B" w:rsidDel="00AC2522">
          <w:rPr>
            <w:rFonts w:ascii="Calibri" w:hAnsi="宋体" w:hint="eastAsia"/>
            <w:spacing w:val="0"/>
            <w:sz w:val="28"/>
          </w:rPr>
          <w:delText>。</w:delText>
        </w:r>
      </w:del>
    </w:p>
    <w:p w:rsidR="005E057B" w:rsidRPr="00AC2522" w:rsidRDefault="005E057B" w:rsidP="00AC2522">
      <w:pPr>
        <w:spacing w:line="440" w:lineRule="exact"/>
        <w:ind w:firstLineChars="200" w:firstLine="480"/>
        <w:jc w:val="left"/>
        <w:rPr>
          <w:rFonts w:eastAsia="黑体"/>
          <w:spacing w:val="0"/>
          <w:sz w:val="24"/>
          <w:szCs w:val="24"/>
          <w:rPrChange w:id="16" w:author="China" w:date="2025-11-28T08:08:00Z">
            <w:rPr>
              <w:spacing w:val="0"/>
              <w:sz w:val="24"/>
              <w:szCs w:val="24"/>
            </w:rPr>
          </w:rPrChange>
        </w:rPr>
        <w:pPrChange w:id="17" w:author="China" w:date="2025-11-28T08:08:00Z">
          <w:pPr>
            <w:spacing w:line="440" w:lineRule="exact"/>
            <w:outlineLvl w:val="0"/>
          </w:pPr>
        </w:pPrChange>
      </w:pPr>
      <w:r w:rsidRPr="00AC2522">
        <w:rPr>
          <w:rFonts w:eastAsia="黑体"/>
          <w:spacing w:val="0"/>
          <w:sz w:val="24"/>
          <w:szCs w:val="24"/>
          <w:rPrChange w:id="18" w:author="China" w:date="2025-11-28T08:08:00Z">
            <w:rPr>
              <w:spacing w:val="0"/>
              <w:sz w:val="24"/>
              <w:szCs w:val="24"/>
            </w:rPr>
          </w:rPrChange>
        </w:rPr>
        <w:t xml:space="preserve">This </w:t>
      </w:r>
      <w:r w:rsidR="001136F1" w:rsidRPr="00AC2522">
        <w:rPr>
          <w:rFonts w:eastAsia="黑体"/>
          <w:spacing w:val="0"/>
          <w:sz w:val="24"/>
          <w:szCs w:val="24"/>
          <w:rPrChange w:id="19" w:author="China" w:date="2025-11-28T08:08:00Z">
            <w:rPr>
              <w:spacing w:val="0"/>
              <w:kern w:val="0"/>
              <w:sz w:val="24"/>
              <w:szCs w:val="24"/>
            </w:rPr>
          </w:rPrChange>
        </w:rPr>
        <w:t>management instruction</w:t>
      </w:r>
      <w:r w:rsidRPr="00AC2522">
        <w:rPr>
          <w:rFonts w:eastAsia="黑体"/>
          <w:spacing w:val="0"/>
          <w:sz w:val="24"/>
          <w:szCs w:val="24"/>
          <w:rPrChange w:id="20" w:author="China" w:date="2025-11-28T08:08:00Z">
            <w:rPr>
              <w:spacing w:val="0"/>
              <w:sz w:val="24"/>
              <w:szCs w:val="24"/>
            </w:rPr>
          </w:rPrChange>
        </w:rPr>
        <w:t xml:space="preserve"> is applicable to </w:t>
      </w:r>
      <w:r w:rsidR="000D022B" w:rsidRPr="00AC2522">
        <w:rPr>
          <w:rFonts w:eastAsia="黑体"/>
          <w:spacing w:val="0"/>
          <w:sz w:val="24"/>
          <w:szCs w:val="24"/>
          <w:rPrChange w:id="21" w:author="China" w:date="2025-11-28T08:08:00Z">
            <w:rPr>
              <w:spacing w:val="0"/>
              <w:sz w:val="24"/>
              <w:szCs w:val="24"/>
            </w:rPr>
          </w:rPrChange>
        </w:rPr>
        <w:t>commercial aircraft production.</w:t>
      </w:r>
    </w:p>
    <w:p w:rsidR="004C2CBA" w:rsidRPr="008E187B" w:rsidDel="00AC2522" w:rsidRDefault="00893AA2">
      <w:pPr>
        <w:spacing w:line="440" w:lineRule="exact"/>
        <w:ind w:firstLineChars="200" w:firstLine="560"/>
        <w:rPr>
          <w:del w:id="22" w:author="China" w:date="2025-11-28T08:08:00Z"/>
          <w:rFonts w:ascii="Calibri" w:hAnsi="宋体"/>
          <w:spacing w:val="0"/>
          <w:sz w:val="28"/>
        </w:rPr>
      </w:pPr>
      <w:del w:id="23" w:author="China" w:date="2025-11-28T08:08:00Z">
        <w:r w:rsidRPr="008E187B" w:rsidDel="00AC2522">
          <w:rPr>
            <w:rFonts w:ascii="Calibri" w:hAnsi="宋体" w:hint="eastAsia"/>
            <w:spacing w:val="0"/>
            <w:sz w:val="28"/>
          </w:rPr>
          <w:delText>本</w:delText>
        </w:r>
        <w:r w:rsidR="00A530A3" w:rsidRPr="00A530A3" w:rsidDel="00AC2522">
          <w:rPr>
            <w:rFonts w:hAnsi="宋体" w:hint="eastAsia"/>
            <w:spacing w:val="0"/>
            <w:sz w:val="28"/>
          </w:rPr>
          <w:delText>管理</w:delText>
        </w:r>
        <w:r w:rsidR="00A530A3" w:rsidRPr="00A530A3" w:rsidDel="00AC2522">
          <w:rPr>
            <w:rFonts w:hint="eastAsia"/>
            <w:spacing w:val="0"/>
            <w:sz w:val="28"/>
          </w:rPr>
          <w:delText>标准</w:delText>
        </w:r>
        <w:r w:rsidRPr="008E187B" w:rsidDel="00AC2522">
          <w:rPr>
            <w:rFonts w:ascii="Calibri" w:hAnsi="宋体" w:hint="eastAsia"/>
            <w:spacing w:val="0"/>
            <w:sz w:val="28"/>
          </w:rPr>
          <w:delText>依</w:delText>
        </w:r>
        <w:r w:rsidRPr="008E187B" w:rsidDel="00AC2522">
          <w:rPr>
            <w:rFonts w:hint="eastAsia"/>
            <w:spacing w:val="0"/>
            <w:sz w:val="28"/>
          </w:rPr>
          <w:delText>据</w:delText>
        </w:r>
        <w:r w:rsidRPr="008E187B" w:rsidDel="00AC2522">
          <w:rPr>
            <w:rFonts w:hint="eastAsia"/>
            <w:spacing w:val="0"/>
            <w:sz w:val="28"/>
          </w:rPr>
          <w:delText>GLC</w:delText>
        </w:r>
        <w:r w:rsidR="009F3A3E" w:rsidDel="00AC2522">
          <w:rPr>
            <w:rFonts w:hint="eastAsia"/>
            <w:spacing w:val="0"/>
            <w:sz w:val="28"/>
          </w:rPr>
          <w:delText>1407</w:delText>
        </w:r>
        <w:r w:rsidRPr="008E187B" w:rsidDel="00AC2522">
          <w:rPr>
            <w:rFonts w:hint="eastAsia"/>
            <w:spacing w:val="0"/>
            <w:sz w:val="28"/>
          </w:rPr>
          <w:delText>0202</w:delText>
        </w:r>
        <w:r w:rsidRPr="008E187B" w:rsidDel="00AC2522">
          <w:rPr>
            <w:rFonts w:ascii="Calibri" w:hAnsi="宋体" w:hint="eastAsia"/>
            <w:spacing w:val="0"/>
            <w:sz w:val="28"/>
          </w:rPr>
          <w:delText>要求制定。</w:delText>
        </w:r>
      </w:del>
    </w:p>
    <w:p w:rsidR="005E057B" w:rsidRPr="00AC2522" w:rsidRDefault="005E057B" w:rsidP="00AC2522">
      <w:pPr>
        <w:spacing w:line="440" w:lineRule="exact"/>
        <w:ind w:firstLineChars="200" w:firstLine="480"/>
        <w:jc w:val="left"/>
        <w:rPr>
          <w:rFonts w:eastAsia="黑体"/>
          <w:spacing w:val="0"/>
          <w:sz w:val="24"/>
          <w:szCs w:val="24"/>
          <w:rPrChange w:id="24" w:author="China" w:date="2025-11-28T08:08:00Z">
            <w:rPr>
              <w:rFonts w:ascii="Calibri" w:hAnsi="宋体"/>
              <w:spacing w:val="0"/>
              <w:sz w:val="28"/>
            </w:rPr>
          </w:rPrChange>
        </w:rPr>
        <w:pPrChange w:id="25" w:author="China" w:date="2025-11-28T08:08:00Z">
          <w:pPr>
            <w:spacing w:line="440" w:lineRule="exact"/>
            <w:outlineLvl w:val="0"/>
          </w:pPr>
        </w:pPrChange>
      </w:pPr>
      <w:r w:rsidRPr="00AC2522">
        <w:rPr>
          <w:rFonts w:eastAsia="黑体"/>
          <w:spacing w:val="0"/>
          <w:sz w:val="24"/>
          <w:szCs w:val="24"/>
          <w:rPrChange w:id="26" w:author="China" w:date="2025-11-28T08:08:00Z">
            <w:rPr>
              <w:spacing w:val="0"/>
              <w:sz w:val="24"/>
              <w:szCs w:val="24"/>
            </w:rPr>
          </w:rPrChange>
        </w:rPr>
        <w:t xml:space="preserve">This </w:t>
      </w:r>
      <w:r w:rsidR="001136F1" w:rsidRPr="00AC2522">
        <w:rPr>
          <w:rFonts w:eastAsia="黑体"/>
          <w:spacing w:val="0"/>
          <w:sz w:val="24"/>
          <w:szCs w:val="24"/>
          <w:rPrChange w:id="27" w:author="China" w:date="2025-11-28T08:08:00Z">
            <w:rPr>
              <w:spacing w:val="0"/>
              <w:kern w:val="0"/>
              <w:sz w:val="24"/>
              <w:szCs w:val="24"/>
            </w:rPr>
          </w:rPrChange>
        </w:rPr>
        <w:t>management instruction</w:t>
      </w:r>
      <w:r w:rsidRPr="00AC2522">
        <w:rPr>
          <w:rFonts w:eastAsia="黑体"/>
          <w:spacing w:val="0"/>
          <w:sz w:val="24"/>
          <w:szCs w:val="24"/>
          <w:rPrChange w:id="28" w:author="China" w:date="2025-11-28T08:08:00Z">
            <w:rPr>
              <w:spacing w:val="0"/>
              <w:sz w:val="24"/>
              <w:szCs w:val="24"/>
            </w:rPr>
          </w:rPrChange>
        </w:rPr>
        <w:t xml:space="preserve"> is developed according to the requirements of </w:t>
      </w:r>
      <w:r w:rsidRPr="00AC2522">
        <w:rPr>
          <w:rFonts w:eastAsia="黑体" w:hint="eastAsia"/>
          <w:spacing w:val="0"/>
          <w:sz w:val="24"/>
          <w:szCs w:val="24"/>
          <w:rPrChange w:id="29" w:author="China" w:date="2025-11-28T08:08:00Z">
            <w:rPr>
              <w:rFonts w:hint="eastAsia"/>
              <w:spacing w:val="0"/>
              <w:sz w:val="24"/>
              <w:szCs w:val="24"/>
            </w:rPr>
          </w:rPrChange>
        </w:rPr>
        <w:t>GLC</w:t>
      </w:r>
      <w:r w:rsidR="009F3A3E" w:rsidRPr="00AC2522">
        <w:rPr>
          <w:rFonts w:eastAsia="黑体" w:hint="eastAsia"/>
          <w:spacing w:val="0"/>
          <w:sz w:val="24"/>
          <w:szCs w:val="24"/>
          <w:rPrChange w:id="30" w:author="China" w:date="2025-11-28T08:08:00Z">
            <w:rPr>
              <w:rFonts w:hint="eastAsia"/>
              <w:spacing w:val="0"/>
              <w:sz w:val="24"/>
              <w:szCs w:val="24"/>
            </w:rPr>
          </w:rPrChange>
        </w:rPr>
        <w:t>1407</w:t>
      </w:r>
      <w:r w:rsidRPr="00AC2522">
        <w:rPr>
          <w:rFonts w:eastAsia="黑体" w:hint="eastAsia"/>
          <w:spacing w:val="0"/>
          <w:sz w:val="24"/>
          <w:szCs w:val="24"/>
          <w:rPrChange w:id="31" w:author="China" w:date="2025-11-28T08:08:00Z">
            <w:rPr>
              <w:rFonts w:hint="eastAsia"/>
              <w:spacing w:val="0"/>
              <w:sz w:val="24"/>
              <w:szCs w:val="24"/>
            </w:rPr>
          </w:rPrChange>
        </w:rPr>
        <w:t>0202</w:t>
      </w:r>
      <w:r w:rsidRPr="00AC2522">
        <w:rPr>
          <w:rFonts w:eastAsia="黑体"/>
          <w:spacing w:val="0"/>
          <w:sz w:val="24"/>
          <w:szCs w:val="24"/>
          <w:rPrChange w:id="32" w:author="China" w:date="2025-11-28T08:08:00Z">
            <w:rPr>
              <w:spacing w:val="0"/>
              <w:sz w:val="24"/>
              <w:szCs w:val="24"/>
            </w:rPr>
          </w:rPrChange>
        </w:rPr>
        <w:t>.</w:t>
      </w:r>
    </w:p>
    <w:p w:rsidR="004C2CBA" w:rsidRPr="008E187B" w:rsidRDefault="004C2CBA" w:rsidP="00ED7F99">
      <w:pPr>
        <w:spacing w:line="440" w:lineRule="exact"/>
        <w:outlineLvl w:val="0"/>
        <w:rPr>
          <w:rFonts w:ascii="Calibri" w:hAnsi="Calibri"/>
          <w:spacing w:val="0"/>
          <w:sz w:val="28"/>
        </w:rPr>
      </w:pPr>
    </w:p>
    <w:p w:rsidR="004C2CBA" w:rsidRPr="00A530A3" w:rsidRDefault="00893AA2">
      <w:pPr>
        <w:spacing w:line="440" w:lineRule="exact"/>
        <w:rPr>
          <w:b/>
          <w:spacing w:val="0"/>
          <w:sz w:val="24"/>
          <w:szCs w:val="24"/>
        </w:rPr>
      </w:pPr>
      <w:proofErr w:type="gramStart"/>
      <w:r w:rsidRPr="008E187B">
        <w:rPr>
          <w:rFonts w:ascii="Calibri" w:hAnsi="Calibri" w:hint="eastAsia"/>
          <w:spacing w:val="0"/>
          <w:sz w:val="28"/>
        </w:rPr>
        <w:t xml:space="preserve">2  </w:t>
      </w:r>
      <w:proofErr w:type="gramEnd"/>
      <w:del w:id="33" w:author="China" w:date="2025-11-28T08:09:00Z">
        <w:r w:rsidRPr="008E187B" w:rsidDel="00AC2522">
          <w:rPr>
            <w:rFonts w:ascii="黑体" w:eastAsia="黑体" w:hAnsi="Calibri" w:hint="eastAsia"/>
            <w:spacing w:val="0"/>
            <w:sz w:val="28"/>
          </w:rPr>
          <w:delText>引用文件</w:delText>
        </w:r>
      </w:del>
      <w:r w:rsidR="0002022E" w:rsidRPr="00A530A3">
        <w:rPr>
          <w:b/>
          <w:spacing w:val="0"/>
          <w:sz w:val="24"/>
          <w:szCs w:val="24"/>
        </w:rPr>
        <w:t>Reference Documents</w:t>
      </w:r>
    </w:p>
    <w:p w:rsidR="00DA6225" w:rsidRPr="008E187B" w:rsidRDefault="00DA6225" w:rsidP="00ED7F99">
      <w:pPr>
        <w:spacing w:line="440" w:lineRule="exact"/>
        <w:outlineLvl w:val="0"/>
        <w:rPr>
          <w:rFonts w:ascii="黑体" w:eastAsia="黑体" w:hAnsi="Calibri"/>
          <w:spacing w:val="0"/>
          <w:sz w:val="28"/>
        </w:rPr>
      </w:pPr>
    </w:p>
    <w:p w:rsidR="00DA6225" w:rsidRPr="008E187B" w:rsidDel="00AC2522" w:rsidRDefault="00DA6225" w:rsidP="00AC2522">
      <w:pPr>
        <w:spacing w:line="440" w:lineRule="exact"/>
        <w:ind w:firstLineChars="200" w:firstLine="560"/>
        <w:rPr>
          <w:del w:id="34" w:author="China" w:date="2025-11-28T08:09:00Z"/>
          <w:rFonts w:hAnsi="宋体"/>
          <w:spacing w:val="0"/>
          <w:sz w:val="28"/>
          <w:szCs w:val="22"/>
        </w:rPr>
        <w:pPrChange w:id="35" w:author="China" w:date="2025-11-28T08:09:00Z">
          <w:pPr>
            <w:spacing w:line="440" w:lineRule="exact"/>
            <w:ind w:firstLineChars="200" w:firstLine="560"/>
          </w:pPr>
        </w:pPrChange>
      </w:pPr>
      <w:del w:id="36" w:author="China" w:date="2025-11-28T08:09:00Z">
        <w:r w:rsidRPr="008E187B" w:rsidDel="00AC2522">
          <w:rPr>
            <w:rFonts w:hAnsi="宋体" w:hint="eastAsia"/>
            <w:spacing w:val="0"/>
            <w:sz w:val="28"/>
            <w:szCs w:val="22"/>
          </w:rPr>
          <w:delText>GLC</w:delText>
        </w:r>
        <w:r w:rsidR="009F3A3E" w:rsidDel="00AC2522">
          <w:rPr>
            <w:rFonts w:hAnsi="宋体" w:hint="eastAsia"/>
            <w:spacing w:val="0"/>
            <w:sz w:val="28"/>
            <w:szCs w:val="22"/>
          </w:rPr>
          <w:delText>1407</w:delText>
        </w:r>
        <w:r w:rsidRPr="008E187B" w:rsidDel="00AC2522">
          <w:rPr>
            <w:rFonts w:hAnsi="宋体" w:hint="eastAsia"/>
            <w:spacing w:val="0"/>
            <w:sz w:val="28"/>
            <w:szCs w:val="22"/>
          </w:rPr>
          <w:delText xml:space="preserve">0202  </w:delText>
        </w:r>
        <w:r w:rsidR="001113D3" w:rsidDel="00AC2522">
          <w:rPr>
            <w:rFonts w:hAnsi="宋体" w:hint="eastAsia"/>
            <w:spacing w:val="0"/>
            <w:sz w:val="28"/>
            <w:szCs w:val="22"/>
          </w:rPr>
          <w:delText>工装设计与更改</w:delText>
        </w:r>
      </w:del>
    </w:p>
    <w:p w:rsidR="0002022E" w:rsidRPr="008E187B" w:rsidRDefault="00AC2522" w:rsidP="00AC2522">
      <w:pPr>
        <w:spacing w:line="440" w:lineRule="exact"/>
        <w:ind w:firstLineChars="200" w:firstLine="480"/>
        <w:outlineLvl w:val="0"/>
        <w:rPr>
          <w:spacing w:val="0"/>
          <w:sz w:val="24"/>
          <w:szCs w:val="24"/>
        </w:rPr>
        <w:pPrChange w:id="37" w:author="China" w:date="2025-11-28T08:09:00Z">
          <w:pPr>
            <w:spacing w:line="440" w:lineRule="exact"/>
            <w:outlineLvl w:val="0"/>
          </w:pPr>
        </w:pPrChange>
      </w:pPr>
      <w:ins w:id="38" w:author="China" w:date="2025-11-28T08:09:00Z">
        <w:r w:rsidRPr="00AC2522">
          <w:rPr>
            <w:spacing w:val="0"/>
            <w:sz w:val="24"/>
            <w:szCs w:val="24"/>
          </w:rPr>
          <w:t>GLC14070202</w:t>
        </w:r>
      </w:ins>
      <w:del w:id="39" w:author="China" w:date="2025-11-28T08:09:00Z">
        <w:r w:rsidR="008530F7" w:rsidDel="00AC2522">
          <w:rPr>
            <w:rFonts w:hint="eastAsia"/>
            <w:spacing w:val="0"/>
            <w:sz w:val="24"/>
            <w:szCs w:val="24"/>
          </w:rPr>
          <w:delText xml:space="preserve">                  </w:delText>
        </w:r>
      </w:del>
      <w:r w:rsidR="008530F7">
        <w:rPr>
          <w:rFonts w:hint="eastAsia"/>
          <w:spacing w:val="0"/>
          <w:sz w:val="24"/>
          <w:szCs w:val="24"/>
        </w:rPr>
        <w:t xml:space="preserve">   </w:t>
      </w:r>
      <w:r w:rsidR="001113D3" w:rsidRPr="001113D3">
        <w:rPr>
          <w:spacing w:val="0"/>
          <w:sz w:val="24"/>
          <w:szCs w:val="24"/>
        </w:rPr>
        <w:t>Management Procedure for Design and Change of Tooling</w:t>
      </w:r>
    </w:p>
    <w:p w:rsidR="00F46039" w:rsidRPr="008E187B" w:rsidDel="00AC2522" w:rsidRDefault="00F46039" w:rsidP="00AC2522">
      <w:pPr>
        <w:spacing w:line="440" w:lineRule="exact"/>
        <w:ind w:firstLineChars="200" w:firstLine="560"/>
        <w:rPr>
          <w:del w:id="40" w:author="China" w:date="2025-11-28T08:09:00Z"/>
          <w:spacing w:val="0"/>
          <w:sz w:val="28"/>
        </w:rPr>
        <w:pPrChange w:id="41" w:author="China" w:date="2025-11-28T08:09:00Z">
          <w:pPr>
            <w:spacing w:line="440" w:lineRule="exact"/>
            <w:ind w:firstLine="539"/>
          </w:pPr>
        </w:pPrChange>
      </w:pPr>
      <w:del w:id="42" w:author="China" w:date="2025-11-28T08:09:00Z">
        <w:r w:rsidRPr="008E187B" w:rsidDel="00AC2522">
          <w:rPr>
            <w:spacing w:val="0"/>
            <w:sz w:val="28"/>
          </w:rPr>
          <w:delText>GLC231007</w:delText>
        </w:r>
        <w:r w:rsidRPr="008E187B" w:rsidDel="00AC2522">
          <w:rPr>
            <w:rFonts w:hint="eastAsia"/>
            <w:spacing w:val="0"/>
            <w:sz w:val="28"/>
          </w:rPr>
          <w:delText xml:space="preserve">  </w:delText>
        </w:r>
        <w:r w:rsidRPr="008E187B" w:rsidDel="00AC2522">
          <w:rPr>
            <w:rFonts w:hint="eastAsia"/>
            <w:spacing w:val="0"/>
            <w:sz w:val="28"/>
          </w:rPr>
          <w:delText>技术文件的管理要求</w:delText>
        </w:r>
      </w:del>
    </w:p>
    <w:p w:rsidR="00F46039" w:rsidRPr="008E187B" w:rsidRDefault="00AC2522" w:rsidP="00AC2522">
      <w:pPr>
        <w:spacing w:line="440" w:lineRule="exact"/>
        <w:ind w:firstLineChars="200" w:firstLine="480"/>
        <w:outlineLvl w:val="0"/>
        <w:rPr>
          <w:spacing w:val="0"/>
          <w:sz w:val="24"/>
          <w:szCs w:val="24"/>
        </w:rPr>
        <w:pPrChange w:id="43" w:author="China" w:date="2025-11-28T08:09:00Z">
          <w:pPr>
            <w:spacing w:line="440" w:lineRule="exact"/>
            <w:outlineLvl w:val="0"/>
          </w:pPr>
        </w:pPrChange>
      </w:pPr>
      <w:ins w:id="44" w:author="China" w:date="2025-11-28T08:09:00Z">
        <w:r w:rsidRPr="00AC2522">
          <w:rPr>
            <w:spacing w:val="0"/>
            <w:sz w:val="24"/>
            <w:szCs w:val="24"/>
          </w:rPr>
          <w:t>GLC231007</w:t>
        </w:r>
      </w:ins>
      <w:del w:id="45" w:author="China" w:date="2025-11-28T08:09:00Z">
        <w:r w:rsidR="008530F7" w:rsidDel="00AC2522">
          <w:rPr>
            <w:rFonts w:hint="eastAsia"/>
            <w:spacing w:val="0"/>
            <w:sz w:val="24"/>
            <w:szCs w:val="24"/>
          </w:rPr>
          <w:delText xml:space="preserve">               </w:delText>
        </w:r>
      </w:del>
      <w:r w:rsidR="008530F7">
        <w:rPr>
          <w:rFonts w:hint="eastAsia"/>
          <w:spacing w:val="0"/>
          <w:sz w:val="24"/>
          <w:szCs w:val="24"/>
        </w:rPr>
        <w:t xml:space="preserve">    </w:t>
      </w:r>
      <w:r w:rsidR="00F46039" w:rsidRPr="008E187B">
        <w:rPr>
          <w:spacing w:val="0"/>
          <w:sz w:val="24"/>
          <w:szCs w:val="24"/>
        </w:rPr>
        <w:t>Management requirement for Technical Document</w:t>
      </w:r>
    </w:p>
    <w:p w:rsidR="00DA6225" w:rsidRPr="008E187B" w:rsidDel="00AC2522" w:rsidRDefault="00DA6225" w:rsidP="00AC2522">
      <w:pPr>
        <w:spacing w:line="440" w:lineRule="exact"/>
        <w:ind w:firstLineChars="200" w:firstLine="560"/>
        <w:rPr>
          <w:del w:id="46" w:author="China" w:date="2025-11-28T08:09:00Z"/>
          <w:spacing w:val="0"/>
          <w:sz w:val="28"/>
        </w:rPr>
        <w:pPrChange w:id="47" w:author="China" w:date="2025-11-28T08:09:00Z">
          <w:pPr>
            <w:spacing w:line="440" w:lineRule="exact"/>
            <w:ind w:firstLine="539"/>
          </w:pPr>
        </w:pPrChange>
      </w:pPr>
      <w:del w:id="48" w:author="China" w:date="2025-11-28T08:09:00Z">
        <w:r w:rsidRPr="008E187B" w:rsidDel="00AC2522">
          <w:rPr>
            <w:rFonts w:hint="eastAsia"/>
            <w:spacing w:val="0"/>
            <w:sz w:val="28"/>
          </w:rPr>
          <w:delText xml:space="preserve">GLC231008  </w:delText>
        </w:r>
        <w:r w:rsidRPr="008E187B" w:rsidDel="00AC2522">
          <w:rPr>
            <w:rFonts w:hint="eastAsia"/>
            <w:spacing w:val="0"/>
            <w:sz w:val="28"/>
          </w:rPr>
          <w:delText>质量记录管理程序</w:delText>
        </w:r>
      </w:del>
    </w:p>
    <w:p w:rsidR="0002022E" w:rsidRPr="008E187B" w:rsidRDefault="00AC2522" w:rsidP="00AC2522">
      <w:pPr>
        <w:spacing w:line="440" w:lineRule="exact"/>
        <w:ind w:firstLineChars="200" w:firstLine="480"/>
        <w:outlineLvl w:val="0"/>
        <w:rPr>
          <w:spacing w:val="0"/>
          <w:sz w:val="24"/>
          <w:szCs w:val="24"/>
        </w:rPr>
        <w:pPrChange w:id="49" w:author="China" w:date="2025-11-28T08:09:00Z">
          <w:pPr>
            <w:spacing w:line="440" w:lineRule="exact"/>
            <w:outlineLvl w:val="0"/>
          </w:pPr>
        </w:pPrChange>
      </w:pPr>
      <w:ins w:id="50" w:author="China" w:date="2025-11-28T08:09:00Z">
        <w:r w:rsidRPr="00AC2522">
          <w:rPr>
            <w:spacing w:val="0"/>
            <w:sz w:val="24"/>
            <w:szCs w:val="24"/>
          </w:rPr>
          <w:t>GLC231008</w:t>
        </w:r>
      </w:ins>
      <w:del w:id="51" w:author="China" w:date="2025-11-28T08:09:00Z">
        <w:r w:rsidR="008530F7" w:rsidDel="00AC2522">
          <w:rPr>
            <w:rFonts w:hint="eastAsia"/>
            <w:spacing w:val="0"/>
            <w:sz w:val="24"/>
            <w:szCs w:val="24"/>
          </w:rPr>
          <w:delText xml:space="preserve">               </w:delText>
        </w:r>
      </w:del>
      <w:r w:rsidR="008530F7">
        <w:rPr>
          <w:rFonts w:hint="eastAsia"/>
          <w:spacing w:val="0"/>
          <w:sz w:val="24"/>
          <w:szCs w:val="24"/>
        </w:rPr>
        <w:t xml:space="preserve">    </w:t>
      </w:r>
      <w:r w:rsidR="0002022E" w:rsidRPr="008E187B">
        <w:rPr>
          <w:rFonts w:hint="eastAsia"/>
          <w:spacing w:val="0"/>
          <w:sz w:val="24"/>
          <w:szCs w:val="24"/>
        </w:rPr>
        <w:t>Management Procedure for Quality Records</w:t>
      </w:r>
    </w:p>
    <w:p w:rsidR="004C2CBA" w:rsidRPr="008E187B" w:rsidRDefault="004C2CBA" w:rsidP="00ED7F99">
      <w:pPr>
        <w:spacing w:line="440" w:lineRule="exact"/>
        <w:outlineLvl w:val="0"/>
        <w:rPr>
          <w:rFonts w:ascii="Calibri" w:hAnsi="Calibri"/>
          <w:spacing w:val="0"/>
          <w:sz w:val="28"/>
        </w:rPr>
      </w:pPr>
    </w:p>
    <w:p w:rsidR="00161301" w:rsidRPr="00A530A3" w:rsidRDefault="00893AA2" w:rsidP="00161301">
      <w:pPr>
        <w:spacing w:line="440" w:lineRule="exact"/>
        <w:outlineLvl w:val="0"/>
        <w:rPr>
          <w:b/>
          <w:spacing w:val="0"/>
          <w:sz w:val="24"/>
          <w:szCs w:val="24"/>
        </w:rPr>
      </w:pPr>
      <w:proofErr w:type="gramStart"/>
      <w:r w:rsidRPr="008E187B">
        <w:rPr>
          <w:rFonts w:ascii="黑体" w:eastAsia="黑体" w:hAnsi="Calibri" w:hint="eastAsia"/>
          <w:spacing w:val="0"/>
          <w:sz w:val="28"/>
        </w:rPr>
        <w:t xml:space="preserve">3  </w:t>
      </w:r>
      <w:proofErr w:type="gramEnd"/>
      <w:del w:id="52" w:author="China" w:date="2025-11-28T08:09:00Z">
        <w:r w:rsidRPr="008E187B" w:rsidDel="00AC2522">
          <w:rPr>
            <w:rFonts w:ascii="黑体" w:eastAsia="黑体" w:hAnsi="Calibri" w:hint="eastAsia"/>
            <w:spacing w:val="0"/>
            <w:sz w:val="28"/>
          </w:rPr>
          <w:delText>表格</w:delText>
        </w:r>
      </w:del>
      <w:r w:rsidR="00161301" w:rsidRPr="00A530A3">
        <w:rPr>
          <w:b/>
          <w:spacing w:val="0"/>
          <w:sz w:val="24"/>
          <w:szCs w:val="24"/>
        </w:rPr>
        <w:t>Forms</w:t>
      </w:r>
    </w:p>
    <w:p w:rsidR="00161301" w:rsidRPr="008E187B" w:rsidDel="00AC2522" w:rsidRDefault="00161301" w:rsidP="00ED7F99">
      <w:pPr>
        <w:spacing w:line="440" w:lineRule="exact"/>
        <w:outlineLvl w:val="0"/>
        <w:rPr>
          <w:del w:id="53" w:author="China" w:date="2025-11-28T08:09:00Z"/>
          <w:rFonts w:ascii="黑体" w:eastAsia="黑体" w:hAnsi="Calibri"/>
          <w:spacing w:val="0"/>
          <w:sz w:val="28"/>
        </w:rPr>
      </w:pPr>
    </w:p>
    <w:p w:rsidR="004C2CBA" w:rsidRPr="008E187B" w:rsidRDefault="00161301" w:rsidP="00AC2522">
      <w:pPr>
        <w:spacing w:line="440" w:lineRule="exact"/>
        <w:rPr>
          <w:spacing w:val="0"/>
          <w:sz w:val="28"/>
        </w:rPr>
        <w:pPrChange w:id="54" w:author="China" w:date="2025-11-28T08:09:00Z">
          <w:pPr>
            <w:spacing w:line="440" w:lineRule="exact"/>
            <w:ind w:firstLine="539"/>
          </w:pPr>
        </w:pPrChange>
      </w:pPr>
      <w:del w:id="55" w:author="China" w:date="2025-11-28T08:09:00Z">
        <w:r w:rsidRPr="008E187B" w:rsidDel="00AC2522">
          <w:rPr>
            <w:rFonts w:hint="eastAsia"/>
            <w:spacing w:val="0"/>
            <w:sz w:val="28"/>
          </w:rPr>
          <w:delText>无</w:delText>
        </w:r>
      </w:del>
    </w:p>
    <w:p w:rsidR="00161301" w:rsidRPr="008E187B" w:rsidRDefault="00161301" w:rsidP="00A530A3">
      <w:pPr>
        <w:spacing w:line="440" w:lineRule="exact"/>
        <w:ind w:firstLineChars="200" w:firstLine="480"/>
        <w:outlineLvl w:val="0"/>
        <w:rPr>
          <w:spacing w:val="0"/>
          <w:sz w:val="24"/>
          <w:szCs w:val="24"/>
        </w:rPr>
      </w:pPr>
      <w:r w:rsidRPr="008E187B">
        <w:rPr>
          <w:rFonts w:hint="eastAsia"/>
          <w:spacing w:val="0"/>
          <w:sz w:val="24"/>
          <w:szCs w:val="24"/>
        </w:rPr>
        <w:t>None</w:t>
      </w:r>
    </w:p>
    <w:p w:rsidR="004C2CBA" w:rsidRPr="008E187B" w:rsidRDefault="004C2CBA" w:rsidP="00ED7F99">
      <w:pPr>
        <w:spacing w:line="440" w:lineRule="exact"/>
        <w:outlineLvl w:val="0"/>
        <w:rPr>
          <w:rFonts w:ascii="Calibri" w:hAnsi="Calibri"/>
          <w:spacing w:val="0"/>
          <w:sz w:val="28"/>
        </w:rPr>
      </w:pPr>
    </w:p>
    <w:p w:rsidR="00161301" w:rsidRPr="00A530A3" w:rsidRDefault="00893AA2" w:rsidP="00161301">
      <w:pPr>
        <w:spacing w:line="440" w:lineRule="exact"/>
        <w:outlineLvl w:val="0"/>
        <w:rPr>
          <w:b/>
          <w:spacing w:val="0"/>
          <w:sz w:val="24"/>
          <w:szCs w:val="24"/>
        </w:rPr>
      </w:pPr>
      <w:proofErr w:type="gramStart"/>
      <w:r w:rsidRPr="008E187B">
        <w:rPr>
          <w:rFonts w:ascii="黑体" w:eastAsia="黑体" w:hAnsi="Calibri"/>
          <w:spacing w:val="0"/>
          <w:sz w:val="28"/>
        </w:rPr>
        <w:t xml:space="preserve">4  </w:t>
      </w:r>
      <w:proofErr w:type="gramEnd"/>
      <w:del w:id="56" w:author="China" w:date="2025-11-28T08:09:00Z">
        <w:r w:rsidRPr="008E187B" w:rsidDel="00AC2522">
          <w:rPr>
            <w:rFonts w:ascii="黑体" w:eastAsia="黑体" w:hAnsi="Calibri" w:hint="eastAsia"/>
            <w:spacing w:val="0"/>
            <w:sz w:val="28"/>
          </w:rPr>
          <w:delText>术语和定义</w:delText>
        </w:r>
      </w:del>
      <w:r w:rsidR="00161301" w:rsidRPr="00A530A3">
        <w:rPr>
          <w:b/>
          <w:spacing w:val="0"/>
          <w:sz w:val="24"/>
          <w:szCs w:val="24"/>
        </w:rPr>
        <w:t>Terms and Definitions</w:t>
      </w:r>
    </w:p>
    <w:p w:rsidR="00161301" w:rsidRPr="008E187B" w:rsidDel="00AC2522" w:rsidRDefault="00161301" w:rsidP="00ED7F99">
      <w:pPr>
        <w:spacing w:line="440" w:lineRule="exact"/>
        <w:outlineLvl w:val="0"/>
        <w:rPr>
          <w:del w:id="57" w:author="China" w:date="2025-11-28T08:09:00Z"/>
          <w:rFonts w:ascii="Calibri" w:hAnsi="Calibri"/>
          <w:spacing w:val="0"/>
          <w:sz w:val="28"/>
        </w:rPr>
      </w:pPr>
    </w:p>
    <w:p w:rsidR="004C2CBA" w:rsidRPr="008E187B" w:rsidRDefault="00893AA2" w:rsidP="00AC2522">
      <w:pPr>
        <w:spacing w:line="440" w:lineRule="exact"/>
        <w:rPr>
          <w:rFonts w:ascii="Calibri" w:hAnsi="Calibri"/>
          <w:spacing w:val="0"/>
          <w:sz w:val="28"/>
        </w:rPr>
        <w:pPrChange w:id="58" w:author="China" w:date="2025-11-28T08:09:00Z">
          <w:pPr>
            <w:spacing w:line="440" w:lineRule="exact"/>
            <w:ind w:firstLineChars="200" w:firstLine="560"/>
          </w:pPr>
        </w:pPrChange>
      </w:pPr>
      <w:del w:id="59" w:author="China" w:date="2025-11-28T08:09:00Z">
        <w:r w:rsidRPr="008E187B" w:rsidDel="00AC2522">
          <w:rPr>
            <w:rFonts w:ascii="Calibri" w:hAnsi="Calibri" w:hint="eastAsia"/>
            <w:spacing w:val="0"/>
            <w:sz w:val="28"/>
          </w:rPr>
          <w:delText>无</w:delText>
        </w:r>
      </w:del>
    </w:p>
    <w:p w:rsidR="00161301" w:rsidRPr="008E187B" w:rsidRDefault="00161301" w:rsidP="00A530A3">
      <w:pPr>
        <w:spacing w:line="440" w:lineRule="exact"/>
        <w:ind w:firstLineChars="200" w:firstLine="480"/>
        <w:outlineLvl w:val="0"/>
        <w:rPr>
          <w:spacing w:val="0"/>
          <w:sz w:val="24"/>
          <w:szCs w:val="24"/>
        </w:rPr>
      </w:pPr>
      <w:r w:rsidRPr="008E187B">
        <w:rPr>
          <w:rFonts w:hint="eastAsia"/>
          <w:spacing w:val="0"/>
          <w:sz w:val="24"/>
          <w:szCs w:val="24"/>
        </w:rPr>
        <w:t>None</w:t>
      </w:r>
    </w:p>
    <w:p w:rsidR="00161301" w:rsidRPr="008E187B" w:rsidRDefault="00161301" w:rsidP="00ED7F99">
      <w:pPr>
        <w:spacing w:line="440" w:lineRule="exact"/>
        <w:outlineLvl w:val="0"/>
        <w:rPr>
          <w:rFonts w:ascii="Calibri" w:hAnsi="Calibri"/>
          <w:spacing w:val="0"/>
          <w:sz w:val="28"/>
        </w:rPr>
      </w:pPr>
    </w:p>
    <w:p w:rsidR="00161301" w:rsidRPr="00A530A3" w:rsidRDefault="00893AA2" w:rsidP="00161301">
      <w:pPr>
        <w:spacing w:line="440" w:lineRule="exact"/>
        <w:rPr>
          <w:b/>
          <w:spacing w:val="0"/>
          <w:sz w:val="24"/>
          <w:szCs w:val="24"/>
        </w:rPr>
      </w:pPr>
      <w:proofErr w:type="gramStart"/>
      <w:r w:rsidRPr="008E187B">
        <w:rPr>
          <w:rFonts w:ascii="黑体" w:eastAsia="黑体" w:hAnsi="Calibri" w:hint="eastAsia"/>
          <w:spacing w:val="0"/>
          <w:sz w:val="28"/>
        </w:rPr>
        <w:t>5</w:t>
      </w:r>
      <w:r w:rsidR="00A530A3">
        <w:rPr>
          <w:rFonts w:ascii="黑体" w:eastAsia="黑体" w:hAnsi="Calibri" w:hint="eastAsia"/>
          <w:spacing w:val="0"/>
          <w:sz w:val="28"/>
        </w:rPr>
        <w:t xml:space="preserve">  </w:t>
      </w:r>
      <w:proofErr w:type="gramEnd"/>
      <w:del w:id="60" w:author="China" w:date="2025-11-28T08:10:00Z">
        <w:r w:rsidRPr="008E187B" w:rsidDel="00AC2522">
          <w:rPr>
            <w:rFonts w:ascii="黑体" w:eastAsia="黑体" w:hAnsi="Calibri" w:hint="eastAsia"/>
            <w:spacing w:val="0"/>
            <w:sz w:val="28"/>
          </w:rPr>
          <w:delText>规定</w:delText>
        </w:r>
      </w:del>
      <w:r w:rsidR="00161301" w:rsidRPr="00A530A3">
        <w:rPr>
          <w:b/>
          <w:spacing w:val="0"/>
          <w:sz w:val="24"/>
          <w:szCs w:val="24"/>
        </w:rPr>
        <w:t>Responsibilities</w:t>
      </w:r>
    </w:p>
    <w:p w:rsidR="004C2CBA" w:rsidRPr="008E187B" w:rsidRDefault="004C2CBA" w:rsidP="00ED7F99">
      <w:pPr>
        <w:spacing w:line="440" w:lineRule="exact"/>
        <w:outlineLvl w:val="0"/>
        <w:rPr>
          <w:rFonts w:ascii="黑体" w:eastAsia="黑体" w:hAnsi="Calibri"/>
          <w:spacing w:val="0"/>
          <w:sz w:val="28"/>
        </w:rPr>
      </w:pPr>
    </w:p>
    <w:p w:rsidR="00161301" w:rsidRPr="00A530A3" w:rsidRDefault="00893AA2" w:rsidP="00161301">
      <w:pPr>
        <w:spacing w:line="440" w:lineRule="exact"/>
        <w:ind w:left="980" w:hangingChars="350" w:hanging="980"/>
        <w:rPr>
          <w:b/>
          <w:spacing w:val="0"/>
          <w:sz w:val="24"/>
          <w:szCs w:val="24"/>
        </w:rPr>
      </w:pPr>
      <w:proofErr w:type="gramStart"/>
      <w:r w:rsidRPr="008E187B">
        <w:rPr>
          <w:rFonts w:ascii="黑体" w:eastAsia="黑体" w:hint="eastAsia"/>
          <w:spacing w:val="0"/>
          <w:sz w:val="28"/>
        </w:rPr>
        <w:t>5</w:t>
      </w:r>
      <w:r w:rsidRPr="008E187B">
        <w:rPr>
          <w:rFonts w:ascii="黑体" w:eastAsia="黑体"/>
          <w:spacing w:val="0"/>
          <w:sz w:val="28"/>
        </w:rPr>
        <w:t>.1</w:t>
      </w:r>
      <w:r w:rsidRPr="008E187B">
        <w:rPr>
          <w:rFonts w:ascii="黑体" w:eastAsia="黑体" w:hint="eastAsia"/>
          <w:spacing w:val="0"/>
          <w:sz w:val="28"/>
        </w:rPr>
        <w:t xml:space="preserve">  </w:t>
      </w:r>
      <w:proofErr w:type="gramEnd"/>
      <w:del w:id="61" w:author="China" w:date="2025-11-28T08:10:00Z">
        <w:r w:rsidRPr="008E187B" w:rsidDel="00AC2522">
          <w:rPr>
            <w:rFonts w:ascii="黑体" w:eastAsia="黑体" w:hint="eastAsia"/>
            <w:spacing w:val="0"/>
            <w:sz w:val="28"/>
          </w:rPr>
          <w:delText>工装数据集来源</w:delText>
        </w:r>
      </w:del>
      <w:r w:rsidR="00161301" w:rsidRPr="00A530A3">
        <w:rPr>
          <w:rFonts w:hint="eastAsia"/>
          <w:b/>
          <w:spacing w:val="0"/>
          <w:sz w:val="24"/>
          <w:szCs w:val="24"/>
        </w:rPr>
        <w:t>S</w:t>
      </w:r>
      <w:r w:rsidR="00161301" w:rsidRPr="00A530A3">
        <w:rPr>
          <w:b/>
          <w:spacing w:val="0"/>
          <w:sz w:val="24"/>
          <w:szCs w:val="24"/>
        </w:rPr>
        <w:t>ource of the tooling dataset</w:t>
      </w:r>
    </w:p>
    <w:p w:rsidR="004C2CBA" w:rsidRPr="008E187B" w:rsidDel="00AC2522" w:rsidRDefault="00893AA2" w:rsidP="00AC2522">
      <w:pPr>
        <w:spacing w:line="440" w:lineRule="exact"/>
        <w:ind w:firstLineChars="200" w:firstLine="560"/>
        <w:rPr>
          <w:del w:id="62" w:author="China" w:date="2025-11-28T08:10:00Z"/>
          <w:rFonts w:ascii="宋体" w:hAnsi="宋体"/>
          <w:spacing w:val="0"/>
          <w:sz w:val="28"/>
        </w:rPr>
        <w:pPrChange w:id="63" w:author="China" w:date="2025-11-28T08:10:00Z">
          <w:pPr>
            <w:spacing w:line="440" w:lineRule="exact"/>
            <w:ind w:firstLineChars="200" w:firstLine="560"/>
          </w:pPr>
        </w:pPrChange>
      </w:pPr>
      <w:del w:id="64" w:author="China" w:date="2025-11-28T08:10:00Z">
        <w:r w:rsidRPr="008E187B" w:rsidDel="00AC2522">
          <w:rPr>
            <w:rFonts w:ascii="宋体" w:hAnsi="宋体"/>
            <w:spacing w:val="0"/>
            <w:sz w:val="28"/>
          </w:rPr>
          <w:delText>工装数据集主要来源于顾客提供、自行设计、翻译设计、翻译复制</w:delText>
        </w:r>
        <w:r w:rsidRPr="008E187B" w:rsidDel="00AC2522">
          <w:rPr>
            <w:rFonts w:ascii="宋体" w:hAnsi="宋体" w:hint="eastAsia"/>
            <w:spacing w:val="0"/>
            <w:sz w:val="28"/>
          </w:rPr>
          <w:delText>等。</w:delText>
        </w:r>
      </w:del>
    </w:p>
    <w:p w:rsidR="00161301" w:rsidRPr="008E187B" w:rsidRDefault="00161301" w:rsidP="00AC2522">
      <w:pPr>
        <w:spacing w:line="440" w:lineRule="exact"/>
        <w:ind w:firstLineChars="200" w:firstLine="480"/>
        <w:outlineLvl w:val="0"/>
        <w:rPr>
          <w:spacing w:val="0"/>
          <w:sz w:val="24"/>
          <w:szCs w:val="24"/>
        </w:rPr>
        <w:pPrChange w:id="65" w:author="China" w:date="2025-11-28T08:10:00Z">
          <w:pPr>
            <w:spacing w:line="440" w:lineRule="exact"/>
            <w:outlineLvl w:val="0"/>
          </w:pPr>
        </w:pPrChange>
      </w:pPr>
      <w:r w:rsidRPr="008E187B">
        <w:rPr>
          <w:rFonts w:hint="eastAsia"/>
          <w:spacing w:val="0"/>
          <w:sz w:val="24"/>
          <w:szCs w:val="24"/>
        </w:rPr>
        <w:t>T</w:t>
      </w:r>
      <w:r w:rsidRPr="008E187B">
        <w:rPr>
          <w:spacing w:val="0"/>
          <w:sz w:val="24"/>
          <w:szCs w:val="24"/>
        </w:rPr>
        <w:t>he tooling dataset mainly come from customers, Self-design, Translation Design, Translation and Duplication, etc.</w:t>
      </w:r>
    </w:p>
    <w:p w:rsidR="004C2CBA" w:rsidRPr="00A530A3" w:rsidRDefault="00893AA2">
      <w:pPr>
        <w:spacing w:line="440" w:lineRule="exact"/>
        <w:jc w:val="left"/>
        <w:rPr>
          <w:b/>
          <w:spacing w:val="0"/>
          <w:sz w:val="24"/>
          <w:szCs w:val="24"/>
        </w:rPr>
      </w:pPr>
      <w:proofErr w:type="gramStart"/>
      <w:r w:rsidRPr="008E187B">
        <w:rPr>
          <w:rFonts w:ascii="黑体" w:eastAsia="黑体" w:hAnsi="宋体" w:hint="eastAsia"/>
          <w:spacing w:val="0"/>
          <w:sz w:val="28"/>
          <w:szCs w:val="28"/>
        </w:rPr>
        <w:t xml:space="preserve">5.2  </w:t>
      </w:r>
      <w:proofErr w:type="gramEnd"/>
      <w:del w:id="66" w:author="China" w:date="2025-11-28T08:10:00Z">
        <w:r w:rsidRPr="008E187B" w:rsidDel="00AC2522">
          <w:rPr>
            <w:rFonts w:ascii="黑体" w:eastAsia="黑体" w:hAnsi="宋体" w:hint="eastAsia"/>
            <w:spacing w:val="0"/>
            <w:sz w:val="28"/>
            <w:szCs w:val="28"/>
          </w:rPr>
          <w:delText>编号原则</w:delText>
        </w:r>
      </w:del>
      <w:r w:rsidR="00161301" w:rsidRPr="00A530A3">
        <w:rPr>
          <w:b/>
          <w:spacing w:val="0"/>
          <w:sz w:val="24"/>
          <w:szCs w:val="24"/>
        </w:rPr>
        <w:t>Numbering method of the tooling dataset</w:t>
      </w:r>
    </w:p>
    <w:p w:rsidR="004C2CBA" w:rsidRPr="008E187B" w:rsidDel="00AC2522" w:rsidRDefault="00893AA2" w:rsidP="00AC2522">
      <w:pPr>
        <w:spacing w:line="440" w:lineRule="exact"/>
        <w:ind w:firstLineChars="200" w:firstLine="560"/>
        <w:rPr>
          <w:del w:id="67" w:author="China" w:date="2025-11-28T08:10:00Z"/>
          <w:rFonts w:ascii="宋体" w:hAnsi="宋体"/>
          <w:spacing w:val="0"/>
          <w:sz w:val="28"/>
          <w:szCs w:val="28"/>
        </w:rPr>
        <w:pPrChange w:id="68" w:author="China" w:date="2025-11-28T08:10:00Z">
          <w:pPr>
            <w:spacing w:line="440" w:lineRule="exact"/>
            <w:ind w:firstLineChars="200" w:firstLine="560"/>
          </w:pPr>
        </w:pPrChange>
      </w:pPr>
      <w:del w:id="69" w:author="China" w:date="2025-11-28T08:10:00Z">
        <w:r w:rsidRPr="008E187B" w:rsidDel="00AC2522">
          <w:rPr>
            <w:rFonts w:ascii="宋体" w:hAnsi="宋体" w:hint="eastAsia"/>
            <w:spacing w:val="0"/>
            <w:sz w:val="28"/>
            <w:szCs w:val="28"/>
          </w:rPr>
          <w:delText>每一个功能独立的工装都应</w:delText>
        </w:r>
        <w:r w:rsidR="00592DF3" w:rsidRPr="008E187B" w:rsidDel="00AC2522">
          <w:rPr>
            <w:rFonts w:ascii="宋体" w:hAnsi="宋体" w:hint="eastAsia"/>
            <w:spacing w:val="0"/>
            <w:sz w:val="28"/>
            <w:szCs w:val="28"/>
          </w:rPr>
          <w:delText>有</w:delText>
        </w:r>
        <w:r w:rsidRPr="008E187B" w:rsidDel="00AC2522">
          <w:rPr>
            <w:rFonts w:ascii="宋体" w:hAnsi="宋体" w:hint="eastAsia"/>
            <w:spacing w:val="0"/>
            <w:sz w:val="28"/>
            <w:szCs w:val="28"/>
          </w:rPr>
          <w:delText>单独的工装图号，效率工装图号相同，但应有单独的系列号加以区分。每套工装数据集只能有一个图号，不得重复使用，作废的图号不得再用。</w:delText>
        </w:r>
      </w:del>
    </w:p>
    <w:p w:rsidR="00592DF3" w:rsidRPr="008E187B" w:rsidRDefault="00592DF3" w:rsidP="00AC2522">
      <w:pPr>
        <w:spacing w:line="440" w:lineRule="exact"/>
        <w:ind w:firstLineChars="200" w:firstLine="480"/>
        <w:outlineLvl w:val="0"/>
        <w:rPr>
          <w:spacing w:val="0"/>
          <w:sz w:val="24"/>
          <w:szCs w:val="24"/>
        </w:rPr>
        <w:pPrChange w:id="70" w:author="China" w:date="2025-11-28T08:10:00Z">
          <w:pPr>
            <w:spacing w:line="440" w:lineRule="exact"/>
            <w:outlineLvl w:val="0"/>
          </w:pPr>
        </w:pPrChange>
      </w:pPr>
      <w:r w:rsidRPr="008E187B">
        <w:rPr>
          <w:rFonts w:hint="eastAsia"/>
          <w:spacing w:val="0"/>
          <w:sz w:val="24"/>
          <w:szCs w:val="24"/>
        </w:rPr>
        <w:t xml:space="preserve">Each tooling with independent functions shall have a separate tooling drawing </w:t>
      </w:r>
      <w:r w:rsidRPr="008E187B">
        <w:rPr>
          <w:spacing w:val="0"/>
          <w:sz w:val="24"/>
          <w:szCs w:val="24"/>
        </w:rPr>
        <w:t>number</w:t>
      </w:r>
      <w:r w:rsidRPr="008E187B">
        <w:rPr>
          <w:rFonts w:hint="eastAsia"/>
          <w:spacing w:val="0"/>
          <w:sz w:val="24"/>
          <w:szCs w:val="24"/>
        </w:rPr>
        <w:t xml:space="preserve">. The efficiency tooling drawing number is the same, but it should be distinguished by a separate serial number. </w:t>
      </w:r>
      <w:r w:rsidRPr="008E187B">
        <w:rPr>
          <w:spacing w:val="0"/>
          <w:sz w:val="24"/>
          <w:szCs w:val="24"/>
        </w:rPr>
        <w:t>Only one single number is available for every set of tooling drawings, with no repeated use allowed. An obsolete drawing number shall no longer be used.</w:t>
      </w:r>
    </w:p>
    <w:p w:rsidR="008F11E6" w:rsidRPr="00A530A3" w:rsidRDefault="008F11E6" w:rsidP="008F11E6">
      <w:pPr>
        <w:spacing w:line="440" w:lineRule="exact"/>
        <w:rPr>
          <w:b/>
          <w:spacing w:val="0"/>
          <w:sz w:val="24"/>
          <w:szCs w:val="24"/>
        </w:rPr>
      </w:pPr>
      <w:proofErr w:type="gramStart"/>
      <w:r w:rsidRPr="008E187B">
        <w:rPr>
          <w:rFonts w:ascii="黑体" w:eastAsia="黑体" w:hAnsi="宋体" w:hint="eastAsia"/>
          <w:spacing w:val="0"/>
          <w:sz w:val="28"/>
          <w:szCs w:val="28"/>
        </w:rPr>
        <w:lastRenderedPageBreak/>
        <w:t xml:space="preserve">5.3  </w:t>
      </w:r>
      <w:proofErr w:type="gramEnd"/>
      <w:del w:id="71" w:author="China" w:date="2025-11-28T08:10:00Z">
        <w:r w:rsidRPr="008E187B" w:rsidDel="00AC2522">
          <w:rPr>
            <w:rFonts w:ascii="黑体" w:eastAsia="黑体" w:hAnsi="宋体" w:hint="eastAsia"/>
            <w:spacing w:val="0"/>
            <w:sz w:val="28"/>
            <w:szCs w:val="28"/>
          </w:rPr>
          <w:delText>编号方法</w:delText>
        </w:r>
      </w:del>
      <w:r w:rsidR="00592DF3" w:rsidRPr="00A530A3">
        <w:rPr>
          <w:b/>
          <w:spacing w:val="0"/>
          <w:sz w:val="24"/>
          <w:szCs w:val="24"/>
        </w:rPr>
        <w:t>Numbering Method</w:t>
      </w:r>
    </w:p>
    <w:p w:rsidR="008F11E6" w:rsidRPr="008E187B" w:rsidRDefault="008F11E6" w:rsidP="008F11E6">
      <w:pPr>
        <w:spacing w:line="440" w:lineRule="exact"/>
        <w:ind w:firstLineChars="200" w:firstLine="560"/>
        <w:rPr>
          <w:rFonts w:ascii="宋体" w:hAnsi="宋体"/>
          <w:spacing w:val="0"/>
          <w:sz w:val="28"/>
          <w:szCs w:val="28"/>
        </w:rPr>
      </w:pPr>
      <w:r w:rsidRPr="008E187B">
        <w:rPr>
          <w:rFonts w:ascii="宋体" w:hAnsi="宋体" w:hint="eastAsia"/>
          <w:spacing w:val="0"/>
          <w:sz w:val="28"/>
          <w:szCs w:val="28"/>
        </w:rPr>
        <w:t>□-</w:t>
      </w:r>
      <w:r w:rsidRPr="008E187B">
        <w:rPr>
          <w:spacing w:val="0"/>
          <w:sz w:val="28"/>
          <w:szCs w:val="28"/>
        </w:rPr>
        <w:t>ZH</w:t>
      </w:r>
      <w:r w:rsidRPr="008E187B">
        <w:rPr>
          <w:rFonts w:ascii="宋体" w:hAnsi="宋体" w:hint="eastAsia"/>
          <w:spacing w:val="0"/>
          <w:sz w:val="28"/>
          <w:szCs w:val="28"/>
        </w:rPr>
        <w:t>-□□□□-</w:t>
      </w:r>
      <w:r w:rsidRPr="008E187B">
        <w:rPr>
          <w:spacing w:val="0"/>
          <w:sz w:val="28"/>
          <w:szCs w:val="28"/>
        </w:rPr>
        <w:t>S</w:t>
      </w:r>
      <w:r w:rsidRPr="008E187B">
        <w:rPr>
          <w:rFonts w:ascii="宋体" w:hAnsi="宋体" w:hint="eastAsia"/>
          <w:spacing w:val="0"/>
          <w:sz w:val="28"/>
          <w:szCs w:val="28"/>
        </w:rPr>
        <w:t>□</w:t>
      </w:r>
      <w:r w:rsidRPr="008E187B">
        <w:rPr>
          <w:spacing w:val="0"/>
          <w:sz w:val="28"/>
          <w:szCs w:val="28"/>
        </w:rPr>
        <w:t>N</w:t>
      </w:r>
    </w:p>
    <w:p w:rsidR="008F6345" w:rsidRPr="008E187B" w:rsidRDefault="007A0DEE" w:rsidP="00AC2522">
      <w:pPr>
        <w:spacing w:line="320" w:lineRule="exact"/>
        <w:rPr>
          <w:spacing w:val="0"/>
          <w:sz w:val="28"/>
          <w:szCs w:val="28"/>
        </w:rPr>
        <w:pPrChange w:id="72" w:author="China" w:date="2025-11-28T08:10:00Z">
          <w:pPr>
            <w:spacing w:line="320" w:lineRule="exact"/>
            <w:ind w:firstLineChars="1400" w:firstLine="3920"/>
          </w:pPr>
        </w:pPrChange>
      </w:pPr>
      <w:r>
        <w:rPr>
          <w:rFonts w:ascii="宋体" w:hAnsi="宋体"/>
          <w:noProof/>
          <w:spacing w:val="0"/>
          <w:sz w:val="28"/>
          <w:szCs w:val="28"/>
        </w:rPr>
        <mc:AlternateContent>
          <mc:Choice Requires="wpg">
            <w:drawing>
              <wp:anchor distT="0" distB="0" distL="114300" distR="114300" simplePos="0" relativeHeight="251698176" behindDoc="0" locked="0" layoutInCell="1" allowOverlap="1" wp14:anchorId="02EDCD06" wp14:editId="77DF1AD2">
                <wp:simplePos x="0" y="0"/>
                <wp:positionH relativeFrom="column">
                  <wp:posOffset>370205</wp:posOffset>
                </wp:positionH>
                <wp:positionV relativeFrom="paragraph">
                  <wp:posOffset>3175</wp:posOffset>
                </wp:positionV>
                <wp:extent cx="1901825" cy="2637790"/>
                <wp:effectExtent l="13970" t="9525" r="8255" b="10160"/>
                <wp:wrapNone/>
                <wp:docPr id="4" name="Group 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1825" cy="2637790"/>
                          <a:chOff x="1717" y="2255"/>
                          <a:chExt cx="2995" cy="4154"/>
                        </a:xfrm>
                      </wpg:grpSpPr>
                      <wps:wsp>
                        <wps:cNvPr id="7" name="Line 521"/>
                        <wps:cNvCnPr>
                          <a:cxnSpLocks noChangeShapeType="1"/>
                        </wps:cNvCnPr>
                        <wps:spPr bwMode="auto">
                          <a:xfrm flipH="1">
                            <a:off x="1820" y="2259"/>
                            <a:ext cx="0" cy="4139"/>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9" name="Line 522"/>
                        <wps:cNvCnPr>
                          <a:cxnSpLocks noChangeShapeType="1"/>
                        </wps:cNvCnPr>
                        <wps:spPr bwMode="auto">
                          <a:xfrm flipH="1">
                            <a:off x="1821" y="6409"/>
                            <a:ext cx="289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523"/>
                        <wps:cNvCnPr>
                          <a:cxnSpLocks noChangeShapeType="1"/>
                        </wps:cNvCnPr>
                        <wps:spPr bwMode="auto">
                          <a:xfrm flipH="1">
                            <a:off x="2279" y="5731"/>
                            <a:ext cx="238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Line 524"/>
                        <wps:cNvCnPr>
                          <a:cxnSpLocks noChangeShapeType="1"/>
                        </wps:cNvCnPr>
                        <wps:spPr bwMode="auto">
                          <a:xfrm flipH="1">
                            <a:off x="3048" y="4931"/>
                            <a:ext cx="16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Line 525"/>
                        <wps:cNvCnPr>
                          <a:cxnSpLocks noChangeShapeType="1"/>
                        </wps:cNvCnPr>
                        <wps:spPr bwMode="auto">
                          <a:xfrm flipH="1">
                            <a:off x="3344" y="4480"/>
                            <a:ext cx="130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Line 526"/>
                        <wps:cNvCnPr>
                          <a:cxnSpLocks noChangeShapeType="1"/>
                        </wps:cNvCnPr>
                        <wps:spPr bwMode="auto">
                          <a:xfrm flipH="1">
                            <a:off x="3628" y="3862"/>
                            <a:ext cx="1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527"/>
                        <wps:cNvCnPr>
                          <a:cxnSpLocks noChangeShapeType="1"/>
                        </wps:cNvCnPr>
                        <wps:spPr bwMode="auto">
                          <a:xfrm flipH="1">
                            <a:off x="3960" y="3510"/>
                            <a:ext cx="62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528"/>
                        <wps:cNvCnPr>
                          <a:cxnSpLocks noChangeShapeType="1"/>
                        </wps:cNvCnPr>
                        <wps:spPr bwMode="auto">
                          <a:xfrm flipV="1">
                            <a:off x="3629" y="2260"/>
                            <a:ext cx="0" cy="1587"/>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6" name="Line 529"/>
                        <wps:cNvCnPr>
                          <a:cxnSpLocks noChangeShapeType="1"/>
                        </wps:cNvCnPr>
                        <wps:spPr bwMode="auto">
                          <a:xfrm flipV="1">
                            <a:off x="3340" y="2260"/>
                            <a:ext cx="0" cy="2211"/>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7" name="Line 530"/>
                        <wps:cNvCnPr>
                          <a:cxnSpLocks noChangeShapeType="1"/>
                        </wps:cNvCnPr>
                        <wps:spPr bwMode="auto">
                          <a:xfrm flipV="1">
                            <a:off x="3049" y="2256"/>
                            <a:ext cx="0" cy="2665"/>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 name="Line 531"/>
                        <wps:cNvCnPr>
                          <a:cxnSpLocks noChangeShapeType="1"/>
                        </wps:cNvCnPr>
                        <wps:spPr bwMode="auto">
                          <a:xfrm flipV="1">
                            <a:off x="2278" y="2257"/>
                            <a:ext cx="0" cy="3458"/>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9" name="Line 532"/>
                        <wps:cNvCnPr>
                          <a:cxnSpLocks noChangeShapeType="1"/>
                        </wps:cNvCnPr>
                        <wps:spPr bwMode="auto">
                          <a:xfrm flipV="1">
                            <a:off x="3960" y="2260"/>
                            <a:ext cx="0" cy="1247"/>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20" name="Line 533"/>
                        <wps:cNvCnPr>
                          <a:cxnSpLocks noChangeShapeType="1"/>
                        </wps:cNvCnPr>
                        <wps:spPr bwMode="auto">
                          <a:xfrm flipV="1">
                            <a:off x="4188" y="2256"/>
                            <a:ext cx="0" cy="794"/>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21" name="Line 534"/>
                        <wps:cNvCnPr>
                          <a:cxnSpLocks noChangeShapeType="1"/>
                        </wps:cNvCnPr>
                        <wps:spPr bwMode="auto">
                          <a:xfrm flipH="1" flipV="1">
                            <a:off x="4187" y="3052"/>
                            <a:ext cx="3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535"/>
                        <wps:cNvCnPr>
                          <a:cxnSpLocks noChangeShapeType="1"/>
                        </wps:cNvCnPr>
                        <wps:spPr bwMode="auto">
                          <a:xfrm flipH="1">
                            <a:off x="4434" y="2540"/>
                            <a:ext cx="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536"/>
                        <wps:cNvCnPr>
                          <a:cxnSpLocks noChangeShapeType="1"/>
                        </wps:cNvCnPr>
                        <wps:spPr bwMode="auto">
                          <a:xfrm flipV="1">
                            <a:off x="4434" y="2260"/>
                            <a:ext cx="0" cy="283"/>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24" name="Line 537"/>
                        <wps:cNvCnPr>
                          <a:cxnSpLocks noChangeShapeType="1"/>
                        </wps:cNvCnPr>
                        <wps:spPr bwMode="auto">
                          <a:xfrm flipH="1">
                            <a:off x="2762" y="5379"/>
                            <a:ext cx="19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538"/>
                        <wps:cNvCnPr>
                          <a:cxnSpLocks noChangeShapeType="1"/>
                        </wps:cNvCnPr>
                        <wps:spPr bwMode="auto">
                          <a:xfrm flipV="1">
                            <a:off x="2760" y="2256"/>
                            <a:ext cx="0" cy="3118"/>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26" name="Line 539"/>
                        <wps:cNvCnPr>
                          <a:cxnSpLocks noChangeShapeType="1"/>
                        </wps:cNvCnPr>
                        <wps:spPr bwMode="auto">
                          <a:xfrm>
                            <a:off x="1717" y="2255"/>
                            <a:ext cx="2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Line 540"/>
                        <wps:cNvCnPr>
                          <a:cxnSpLocks noChangeShapeType="1"/>
                        </wps:cNvCnPr>
                        <wps:spPr bwMode="auto">
                          <a:xfrm>
                            <a:off x="2167" y="2257"/>
                            <a:ext cx="2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Line 541"/>
                        <wps:cNvCnPr>
                          <a:cxnSpLocks noChangeShapeType="1"/>
                        </wps:cNvCnPr>
                        <wps:spPr bwMode="auto">
                          <a:xfrm>
                            <a:off x="2674" y="2257"/>
                            <a:ext cx="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Line 542"/>
                        <wps:cNvCnPr>
                          <a:cxnSpLocks noChangeShapeType="1"/>
                        </wps:cNvCnPr>
                        <wps:spPr bwMode="auto">
                          <a:xfrm>
                            <a:off x="2954" y="2257"/>
                            <a:ext cx="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 name="Line 543"/>
                        <wps:cNvCnPr>
                          <a:cxnSpLocks noChangeShapeType="1"/>
                        </wps:cNvCnPr>
                        <wps:spPr bwMode="auto">
                          <a:xfrm>
                            <a:off x="3247" y="2257"/>
                            <a:ext cx="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Line 544"/>
                        <wps:cNvCnPr>
                          <a:cxnSpLocks noChangeShapeType="1"/>
                        </wps:cNvCnPr>
                        <wps:spPr bwMode="auto">
                          <a:xfrm>
                            <a:off x="3541" y="2257"/>
                            <a:ext cx="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Line 545"/>
                        <wps:cNvCnPr>
                          <a:cxnSpLocks noChangeShapeType="1"/>
                        </wps:cNvCnPr>
                        <wps:spPr bwMode="auto">
                          <a:xfrm>
                            <a:off x="3877" y="2257"/>
                            <a:ext cx="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Line 546"/>
                        <wps:cNvCnPr>
                          <a:cxnSpLocks noChangeShapeType="1"/>
                        </wps:cNvCnPr>
                        <wps:spPr bwMode="auto">
                          <a:xfrm>
                            <a:off x="4101" y="2257"/>
                            <a:ext cx="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Line 547"/>
                        <wps:cNvCnPr>
                          <a:cxnSpLocks noChangeShapeType="1"/>
                        </wps:cNvCnPr>
                        <wps:spPr bwMode="auto">
                          <a:xfrm>
                            <a:off x="4339" y="2257"/>
                            <a:ext cx="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2FED055" id="Group 548" o:spid="_x0000_s1026" style="position:absolute;left:0;text-align:left;margin-left:29.15pt;margin-top:.25pt;width:149.75pt;height:207.7pt;z-index:251698176" coordorigin="1717,2255" coordsize="2995,4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">
                <v:line id="Line 521" o:spid="_x0000_s1027" style="position:absolute;flip:x;visibility:visible;mso-wrap-style:square" from="1820,2259" to="1820,63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7pE8MAAADaAAAADwAAAGRycy9kb3ducmV2LnhtbESPQWsCMRSE74L/ITyhN83WQtWtUUQQ&#10;LKXYrkKvj81zs3Tzsiapu/33TUHwOMzMN8xy3dtGXMmH2rGCx0kGgrh0uuZKwem4G89BhIissXFM&#10;Cn4pwHo1HCwx167jT7oWsRIJwiFHBSbGNpcylIYsholriZN3dt5iTNJXUnvsEtw2cpplz9JizWnB&#10;YEtbQ+V38WMVTA/ZU7Uo3/3HObydLtvOHL9ee6UeRv3mBUSkPt7Dt/ZeK5jB/5V0A+Tq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u6RPDAAAA2gAAAA8AAAAAAAAAAAAA&#10;AAAAoQIAAGRycy9kb3ducmV2LnhtbFBLBQYAAAAABAAEAPkAAACRAwAAAAA=&#10;">
                  <v:stroke startarrowwidth="narrow" startarrowlength="short" endarrowwidth="narrow" endarrowlength="short"/>
                </v:line>
                <v:line id="Line 522" o:spid="_x0000_s1028" style="position:absolute;flip:x;visibility:visible;mso-wrap-style:square" from="1821,6409" to="4712,6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pPEcQAAADaAAAADwAAAGRycy9kb3ducmV2LnhtbESPQWsCMRSE74X+h/AKvRTNtkjR1ShS&#10;KHjwUisr3p6b52bZzcs2ibr990YQPA4z8w0zW/S2FWfyoXas4H2YgSAuna65UrD9/R6MQYSIrLF1&#10;TAr+KcBi/vw0w1y7C//QeRMrkSAcclRgYuxyKUNpyGIYuo44eUfnLcYkfSW1x0uC21Z+ZNmntFhz&#10;WjDY0ZehstmcrAI5Xr/9+eVh1BTNbjcxRVl0+7VSry/9cgoiUh8f4Xt7pRVM4HYl3QA5v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Kk8RxAAAANoAAAAPAAAAAAAAAAAA&#10;AAAAAKECAABkcnMvZG93bnJldi54bWxQSwUGAAAAAAQABAD5AAAAkgMAAAAA&#10;"/>
                <v:line id="Line 523" o:spid="_x0000_s1029" style="position:absolute;flip:x;visibility:visible;mso-wrap-style:square" from="2279,5731" to="4660,57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0MiY8YAAADbAAAADwAAAGRycy9kb3ducmV2LnhtbESPQUsDMRCF74L/IYzgRWxWEWm3TUsp&#10;CB56sZYtvY2b6WbZzWSbxHb9985B8DbDe/PeN4vV6Ht1oZjawAaeJgUo4jrYlhsD+8+3xymolJEt&#10;9oHJwA8lWC1vbxZY2nDlD7rscqMkhFOJBlzOQ6l1qh15TJMwEIt2CtFjljU22ka8Srjv9XNRvGqP&#10;LUuDw4E2jupu9+0N6On24RzXXy9d1R0OM1fV1XDcGnN/N67noDKN+d/8d/1uBV/o5Rc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dDImPGAAAA2wAAAA8AAAAAAAAA&#10;AAAAAAAAoQIAAGRycy9kb3ducmV2LnhtbFBLBQYAAAAABAAEAPkAAACUAwAAAAA=&#10;"/>
                <v:line id="Line 524" o:spid="_x0000_s1030" style="position:absolute;flip:x;visibility:visible;mso-wrap-style:square" from="3048,4931" to="4692,49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H+MMAAADbAAAADwAAAGRycy9kb3ducmV2LnhtbERPTWsCMRC9C/0PYYRepGYtpdjVKFIo&#10;ePCilRVv42bcLLuZbJOo679vCgVv83ifM1/2thVX8qF2rGAyzkAQl07XXCnYf3+9TEGEiKyxdUwK&#10;7hRguXgazDHX7sZbuu5iJVIIhxwVmBi7XMpQGrIYxq4jTtzZeYsxQV9J7fGWwm0rX7PsXVqsOTUY&#10;7OjTUNnsLlaBnG5GP351emuK5nD4MEVZdMeNUs/DfjUDEamPD/G/e63T/An8/ZIOkI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gPh/jDAAAA2wAAAA8AAAAAAAAAAAAA&#10;AAAAoQIAAGRycy9kb3ducmV2LnhtbFBLBQYAAAAABAAEAPkAAACRAwAAAAA=&#10;"/>
                <v:line id="Line 525" o:spid="_x0000_s1031" style="position:absolute;flip:x;visibility:visible;mso-wrap-style:square" from="3344,4480" to="4648,4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0Zj8MAAADbAAAADwAAAGRycy9kb3ducmV2LnhtbERPTWsCMRC9C/6HMIVeRLOVUnRrFCkI&#10;PXiplRVv0810s+xmsiZRt/++EQRv83ifs1j1thUX8qF2rOBlkoEgLp2uuVKw/96MZyBCRNbYOiYF&#10;fxRgtRwOFphrd+UvuuxiJVIIhxwVmBi7XMpQGrIYJq4jTtyv8xZjgr6S2uM1hdtWTrPsTVqsOTUY&#10;7OjDUNnszlaBnG1HJ7/+eW2K5nCYm6IsuuNWqeenfv0OIlIfH+K7+1On+VO4/ZIOkM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dGY/DAAAA2wAAAA8AAAAAAAAAAAAA&#10;AAAAoQIAAGRycy9kb3ducmV2LnhtbFBLBQYAAAAABAAEAPkAAACRAwAAAAA=&#10;"/>
                <v:line id="Line 526" o:spid="_x0000_s1032" style="position:absolute;flip:x;visibility:visible;mso-wrap-style:square" from="3628,3862" to="4648,3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G8FMMAAADbAAAADwAAAGRycy9kb3ducmV2LnhtbERPTWsCMRC9F/wPYYReSs3aFrGrUUQQ&#10;PHipykpv0824WXYzWZOo23/fFAq9zeN9znzZ21bcyIfasYLxKANBXDpdc6XgeNg8T0GEiKyxdUwK&#10;vinAcjF4mGOu3Z0/6LaPlUghHHJUYGLscilDachiGLmOOHFn5y3GBH0ltcd7CretfMmyibRYc2ow&#10;2NHaUNnsr1aBnO6eLn719dYUzen0boqy6D53Sj0O+9UMRKQ+/ov/3Fud5r/C7y/pALn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eRvBTDAAAA2wAAAA8AAAAAAAAAAAAA&#10;AAAAoQIAAGRycy9kb3ducmV2LnhtbFBLBQYAAAAABAAEAPkAAACRAwAAAAA=&#10;"/>
                <v:line id="Line 527" o:spid="_x0000_s1033" style="position:absolute;flip:x;visibility:visible;mso-wrap-style:square" from="3960,3510" to="4584,3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gkYMMAAADbAAAADwAAAGRycy9kb3ducmV2LnhtbERPTWsCMRC9F/ofwgi9lJptEbGrUaQg&#10;9OClKivexs24WXYz2SZRt/++EQRv83ifM1v0thUX8qF2rOB9mIEgLp2uuVKw267eJiBCRNbYOiYF&#10;fxRgMX9+mmGu3ZV/6LKJlUghHHJUYGLscilDachiGLqOOHEn5y3GBH0ltcdrCret/MiysbRYc2ow&#10;2NGXobLZnK0COVm//vrlcdQUzX7/aYqy6A5rpV4G/XIKIlIfH+K7+1un+SO4/ZIOkP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h4JGDDAAAA2wAAAA8AAAAAAAAAAAAA&#10;AAAAoQIAAGRycy9kb3ducmV2LnhtbFBLBQYAAAAABAAEAPkAAACRAwAAAAA=&#10;"/>
                <v:line id="Line 528" o:spid="_x0000_s1034" style="position:absolute;flip:y;visibility:visible;mso-wrap-style:square" from="3629,2260" to="3629,38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gCpsIAAADbAAAADwAAAGRycy9kb3ducmV2LnhtbERP22oCMRB9L/gPYYS+1ayWFl2NIoKg&#10;lFJv4OuwGTeLm8maRHf7902h0Lc5nOvMFp2txYN8qBwrGA4yEMSF0xWXCk7H9csYRIjIGmvHpOCb&#10;AizmvacZ5tq1vKfHIZYihXDIUYGJscmlDIUhi2HgGuLEXZy3GBP0pdQe2xRuaznKsndpseLUYLCh&#10;laHierhbBaOv7LWcFJ9+dwkfp9uqNcfztlPqud8tpyAidfFf/Ofe6DT/DX5/SQfI+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rgCpsIAAADbAAAADwAAAAAAAAAAAAAA&#10;AAChAgAAZHJzL2Rvd25yZXYueG1sUEsFBgAAAAAEAAQA+QAAAJADAAAAAA==&#10;">
                  <v:stroke startarrowwidth="narrow" startarrowlength="short" endarrowwidth="narrow" endarrowlength="short"/>
                </v:line>
                <v:line id="Line 529" o:spid="_x0000_s1035" style="position:absolute;flip:y;visibility:visible;mso-wrap-style:square" from="3340,2260" to="3340,4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qc0cIAAADbAAAADwAAAGRycy9kb3ducmV2LnhtbERP32vCMBB+H/g/hBN8m+kUZHamMgRB&#10;kbFNBV+P5tqUNZeaRNv998tgsLf7+H7eaj3YVtzJh8axgqdpBoK4dLrhWsH5tH18BhEissbWMSn4&#10;pgDrYvSwwly7nj/pfoy1SCEcclRgYuxyKUNpyGKYuo44cZXzFmOCvpbaY5/CbStnWbaQFhtODQY7&#10;2hgqv443q2D2ns3rZfnmP6pwOF83vTld9oNSk/Hw+gIi0hD/xX/unU7zF/D7SzpAFj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mqc0cIAAADbAAAADwAAAAAAAAAAAAAA&#10;AAChAgAAZHJzL2Rvd25yZXYueG1sUEsFBgAAAAAEAAQA+QAAAJADAAAAAA==&#10;">
                  <v:stroke startarrowwidth="narrow" startarrowlength="short" endarrowwidth="narrow" endarrowlength="short"/>
                </v:line>
                <v:line id="Line 530" o:spid="_x0000_s1036" style="position:absolute;flip:y;visibility:visible;mso-wrap-style:square" from="3049,2256" to="3049,4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Y5SsIAAADbAAAADwAAAGRycy9kb3ducmV2LnhtbERP22oCMRB9L/gPYYS+1awWWl2NIoKg&#10;lFJv4OuwGTeLm8maRHf7902h0Lc5nOvMFp2txYN8qBwrGA4yEMSF0xWXCk7H9csYRIjIGmvHpOCb&#10;AizmvacZ5tq1vKfHIZYihXDIUYGJscmlDIUhi2HgGuLEXZy3GBP0pdQe2xRuaznKsjdpseLUYLCh&#10;laHierhbBaOv7LWcFJ9+dwkfp9uqNcfztlPqud8tpyAidfFf/Ofe6DT/HX5/SQfI+Q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SY5SsIAAADbAAAADwAAAAAAAAAAAAAA&#10;AAChAgAAZHJzL2Rvd25yZXYueG1sUEsFBgAAAAAEAAQA+QAAAJADAAAAAA==&#10;">
                  <v:stroke startarrowwidth="narrow" startarrowlength="short" endarrowwidth="narrow" endarrowlength="short"/>
                </v:line>
                <v:line id="Line 531" o:spid="_x0000_s1037" style="position:absolute;flip:y;visibility:visible;mso-wrap-style:square" from="2278,2257" to="2278,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mtOMUAAADbAAAADwAAAGRycy9kb3ducmV2LnhtbESPQUsDMRCF74L/IYzgzc1aoejatJRC&#10;oSJFbQteh810s3QzWZPYXf+9cyj0NsN78943s8XoO3WmmNrABh6LEhRxHWzLjYHDfv3wDCplZItd&#10;YDLwRwkW89ubGVY2DPxF511ulIRwqtCAy7mvtE61I4+pCD2xaMcQPWZZY6NtxEHCfacnZTnVHluW&#10;Boc9rRzVp92vNzD5KJ+al3obP4/p/fCzGtz++2005v5uXL6CyjTmq/lyvbGCL7Dyiwyg5/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LmtOMUAAADbAAAADwAAAAAAAAAA&#10;AAAAAAChAgAAZHJzL2Rvd25yZXYueG1sUEsFBgAAAAAEAAQA+QAAAJMDAAAAAA==&#10;">
                  <v:stroke startarrowwidth="narrow" startarrowlength="short" endarrowwidth="narrow" endarrowlength="short"/>
                </v:line>
                <v:line id="Line 532" o:spid="_x0000_s1038" style="position:absolute;flip:y;visibility:visible;mso-wrap-style:square" from="3960,2260" to="3960,3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Io8EAAADbAAAADwAAAGRycy9kb3ducmV2LnhtbERPTWsCMRC9F/wPYQRvNatCqVujFEFQ&#10;pNiq0OuwGTdLN5M1ie76740g9DaP9zmzRWdrcSUfKscKRsMMBHHhdMWlguNh9foOIkRkjbVjUnCj&#10;AIt572WGuXYt/9B1H0uRQjjkqMDE2ORShsKQxTB0DXHiTs5bjAn6UmqPbQq3tRxn2Zu0WHFqMNjQ&#10;0lDxt79YBeNdNimnxZf/PoXt8bxszeF30yk16HefHyAidfFf/HSvdZo/hccv6QA5v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9QijwQAAANsAAAAPAAAAAAAAAAAAAAAA&#10;AKECAABkcnMvZG93bnJldi54bWxQSwUGAAAAAAQABAD5AAAAjwMAAAAA&#10;">
                  <v:stroke startarrowwidth="narrow" startarrowlength="short" endarrowwidth="narrow" endarrowlength="short"/>
                </v:line>
                <v:line id="Line 533" o:spid="_x0000_s1039" style="position:absolute;flip:y;visibility:visible;mso-wrap-style:square" from="4188,2256" to="4188,3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Nrg8EAAADbAAAADwAAAGRycy9kb3ducmV2LnhtbERPTUsDMRC9C/6HMII3N2uFomvTUgqF&#10;ihS1LXgdNtPN0s1kTWJ3/ffOodDj433PFqPv1JliagMbeCxKUMR1sC03Bg779cMzqJSRLXaBycAf&#10;JVjMb29mWNkw8Bedd7lREsKpQgMu577SOtWOPKYi9MTCHUP0mAXGRtuIg4T7Tk/Kcqo9tiwNDnta&#10;OapPu19vYPJRPjUv9TZ+HtP74Wc1uP3322jM/d24fAWVacxX8cW9seKT9fJFfoCe/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o2uDwQAAANsAAAAPAAAAAAAAAAAAAAAA&#10;AKECAABkcnMvZG93bnJldi54bWxQSwUGAAAAAAQABAD5AAAAjwMAAAAA&#10;">
                  <v:stroke startarrowwidth="narrow" startarrowlength="short" endarrowwidth="narrow" endarrowlength="short"/>
                </v:line>
                <v:line id="Line 534" o:spid="_x0000_s1040" style="position:absolute;flip:x y;visibility:visible;mso-wrap-style:square" from="4187,3052" to="4584,3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3vrsIAAADbAAAADwAAAGRycy9kb3ducmV2LnhtbESPQYvCMBSE7wv+h/AEL8uati4iXaOI&#10;oHhSVl32+miebbF5KU201V9vBMHjMDPfMNN5ZypxpcaVlhXEwwgEcWZ1ybmC42H1NQHhPLLGyjIp&#10;uJGD+az3McVU25Z/6br3uQgQdikqKLyvUyldVpBBN7Q1cfBOtjHog2xyqRtsA9xUMomisTRYclgo&#10;sKZlQdl5fzEKkLf30aSN6Vuu6d8l293n4u+k1KDfLX5AeOr8O/xqb7SCJIbnl/AD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m3vrsIAAADbAAAADwAAAAAAAAAAAAAA&#10;AAChAgAAZHJzL2Rvd25yZXYueG1sUEsFBgAAAAAEAAQA+QAAAJADAAAAAA==&#10;"/>
                <v:line id="Line 535" o:spid="_x0000_s1041" style="position:absolute;flip:x;visibility:visible;mso-wrap-style:square" from="4434,2540" to="4604,2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HTMsUAAADbAAAADwAAAGRycy9kb3ducmV2LnhtbESPQWsCMRSE74X+h/AKXkrNdpFiV6NI&#10;QfDgpbas9PbcvG6W3bxsk6jbf28EweMwM98w8+VgO3EiHxrHCl7HGQjiyumGawXfX+uXKYgQkTV2&#10;jknBPwVYLh4f5lhod+ZPOu1iLRKEQ4EKTIx9IWWoDFkMY9cTJ+/XeYsxSV9L7fGc4LaTeZa9SYsN&#10;pwWDPX0Yqtrd0SqQ0+3zn18dJm3Z7vfvpqzK/mer1OhpWM1ARBriPXxrb7SCPIfrl/QD5OI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rHTMsUAAADbAAAADwAAAAAAAAAA&#10;AAAAAAChAgAAZHJzL2Rvd25yZXYueG1sUEsFBgAAAAAEAAQA+QAAAJMDAAAAAA==&#10;"/>
                <v:line id="Line 536" o:spid="_x0000_s1042" style="position:absolute;flip:y;visibility:visible;mso-wrap-style:square" from="4434,2260" to="4434,2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H19MMAAADbAAAADwAAAGRycy9kb3ducmV2LnhtbESP3WoCMRSE7wt9h3AKvatZFaRdjSJC&#10;wSJi/YHeHjbHzeLmZJtEd317IwheDjPfDDOZdbYWF/Khcqyg38tAEBdOV1wqOOy/Pz5BhIissXZM&#10;Cq4UYDZ9fZlgrl3LW7rsYilSCYccFZgYm1zKUBiyGHquIU7e0XmLMUlfSu2xTeW2loMsG0mLFacF&#10;gw0tDBWn3dkqGGyyYflVrP3vMawO/4vW7P9+OqXe37r5GESkLj7DD3qpEzeE+5f0A+T0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xx9fTDAAAA2wAAAA8AAAAAAAAAAAAA&#10;AAAAoQIAAGRycy9kb3ducmV2LnhtbFBLBQYAAAAABAAEAPkAAACRAwAAAAA=&#10;">
                  <v:stroke startarrowwidth="narrow" startarrowlength="short" endarrowwidth="narrow" endarrowlength="short"/>
                </v:line>
                <v:line id="Line 537" o:spid="_x0000_s1043" style="position:absolute;flip:x;visibility:visible;mso-wrap-style:square" from="2762,5379" to="4690,53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Tu3cUAAADbAAAADwAAAGRycy9kb3ducmV2LnhtbESPQWsCMRSE70L/Q3iFXkSzihRdjSKC&#10;0IOX2rLi7bl5bpbdvKxJqtt/3xQKPQ4z8w2z2vS2FXfyoXasYDLOQBCXTtdcKfj82I/mIEJE1tg6&#10;JgXfFGCzfhqsMNfuwe90P8ZKJAiHHBWYGLtcylAashjGriNO3tV5izFJX0nt8ZHgtpXTLHuVFmtO&#10;CwY72hkqm+OXVSDnh+HNby+zpmhOp4UpyqI7H5R6ee63SxCR+vgf/mu/aQXTG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hTu3cUAAADbAAAADwAAAAAAAAAA&#10;AAAAAAChAgAAZHJzL2Rvd25yZXYueG1sUEsFBgAAAAAEAAQA+QAAAJMDAAAAAA==&#10;"/>
                <v:line id="Line 538" o:spid="_x0000_s1044" style="position:absolute;flip:y;visibility:visible;mso-wrap-style:square" from="2760,2256" to="2760,53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TIG8QAAADbAAAADwAAAGRycy9kb3ducmV2LnhtbESP3WoCMRSE7wu+QzhC72pWS4uuRhFB&#10;UEqpf+DtYXPcLG5O1iS627dvCoVeDjPfDDNbdLYWD/KhcqxgOMhAEBdOV1wqOB3XL2MQISJrrB2T&#10;gm8KsJj3nmaYa9fynh6HWIpUwiFHBSbGJpcyFIYshoFriJN3cd5iTNKXUntsU7mt5SjL3qXFitOC&#10;wYZWhorr4W4VjL6y13JSfPrdJXycbqvWHM/bTqnnfrecgojUxf/wH73RiXuD3y/pB8j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1MgbxAAAANsAAAAPAAAAAAAAAAAA&#10;AAAAAKECAABkcnMvZG93bnJldi54bWxQSwUGAAAAAAQABAD5AAAAkgMAAAAA&#10;">
                  <v:stroke startarrowwidth="narrow" startarrowlength="short" endarrowwidth="narrow" endarrowlength="short"/>
                </v:line>
                <v:line id="Line 539" o:spid="_x0000_s1045" style="position:absolute;visibility:visible;mso-wrap-style:square" from="1717,2255" to="1944,2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j82sUAAADbAAAADwAAAGRycy9kb3ducmV2LnhtbESPQWvCQBSE74L/YXlCb7rRQijRVUQp&#10;aA+lWkGPz+wziWbfht1tkv77bqHQ4zAz3zCLVW9q0ZLzlWUF00kCgji3uuJCwenzdfwCwgdkjbVl&#10;UvBNHlbL4WCBmbYdH6g9hkJECPsMFZQhNJmUPi/JoJ/Yhjh6N+sMhihdIbXDLsJNLWdJkkqDFceF&#10;EhvalJQ/jl9GwfvzR9qu92+7/rxPr/n2cL3cO6fU06hfz0EE6sN/+K+90wpmK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ej82sUAAADbAAAADwAAAAAAAAAA&#10;AAAAAAChAgAAZHJzL2Rvd25yZXYueG1sUEsFBgAAAAAEAAQA+QAAAJMDAAAAAA==&#10;"/>
                <v:line id="Line 540" o:spid="_x0000_s1046" style="position:absolute;visibility:visible;mso-wrap-style:square" from="2167,2257" to="2394,2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ZQcYAAADbAAAADwAAAGRycy9kb3ducmV2LnhtbESPQWvCQBSE7wX/w/IEb3VThbR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qkWUHGAAAA2wAAAA8AAAAAAAAA&#10;AAAAAAAAoQIAAGRycy9kb3ducmV2LnhtbFBLBQYAAAAABAAEAPkAAACUAwAAAAA=&#10;"/>
                <v:line id="Line 541" o:spid="_x0000_s1047" style="position:absolute;visibility:visible;mso-wrap-style:square" from="2674,2257" to="2844,2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vNM8IAAADbAAAADwAAAGRycy9kb3ducmV2LnhtbERPy2rCQBTdF/oPwy24qxMVQomOIpaC&#10;uij1Abq8Zq5JNHMnzIxJ+vedRcHl4bxni97UoiXnK8sKRsMEBHFudcWFguPh6/0DhA/IGmvLpOCX&#10;PCzmry8zzLTteEftPhQihrDPUEEZQpNJ6fOSDPqhbYgjd7XOYIjQFVI77GK4qeU4SVJpsOLYUGJD&#10;q5Ly+/5hFHxPftJ2udmu+9MmveSfu8v51jmlBm/9cgoiUB+e4n/3WisYx7H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vNM8IAAADbAAAADwAAAAAAAAAAAAAA&#10;AAChAgAAZHJzL2Rvd25yZXYueG1sUEsFBgAAAAAEAAQA+QAAAJADAAAAAA==&#10;"/>
                <v:line id="Line 542" o:spid="_x0000_s1048" style="position:absolute;visibility:visible;mso-wrap-style:square" from="2954,2257" to="3124,2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doqMYAAADbAAAADwAAAGRycy9kb3ducmV2LnhtbESPQWvCQBSE7wX/w/IEb3VThdBGVxFL&#10;QT2Uagt6fGafSWr2bdhdk/TfdwtCj8PMfMPMl72pRUvOV5YVPI0TEMS51RUXCr4+3x6fQfiArLG2&#10;TAp+yMNyMXiYY6Ztx3tqD6EQEcI+QwVlCE0mpc9LMujHtiGO3sU6gyFKV0jtsItwU8tJkqTSYMVx&#10;ocSG1iXl18PNKHiffqTtarvb9Mdtes5f9+fTd+eUGg371QxEoD78h+/tjVYweY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3aKjGAAAA2wAAAA8AAAAAAAAA&#10;AAAAAAAAoQIAAGRycy9kb3ducmV2LnhtbFBLBQYAAAAABAAEAPkAAACUAwAAAAA=&#10;"/>
                <v:line id="Line 543" o:spid="_x0000_s1049" style="position:absolute;visibility:visible;mso-wrap-style:square" from="3247,2257" to="3417,2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line id="Line 544" o:spid="_x0000_s1050" style="position:absolute;visibility:visible;mso-wrap-style:square" from="3541,2257" to="3711,2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jyc8UAAADbAAAADwAAAGRycy9kb3ducmV2LnhtbESPT2vCQBTE7wW/w/IK3urGCkFSV5FK&#10;QXso/oP2+My+Jmmzb8PumsRv7wqCx2FmfsPMFr2pRUvOV5YVjEcJCOLc6ooLBcfDx8sUhA/IGmvL&#10;pOBCHhbzwdMMM2073lG7D4WIEPYZKihDaDIpfV6SQT+yDXH0fq0zGKJ0hdQOuwg3tXxNklQarDgu&#10;lNjQe0n5//5sFHxNtmm73Hyu++9NespXu9PPX+eUGj73yzcQgfrwCN/ba61gMobbl/gD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9jyc8UAAADbAAAADwAAAAAAAAAA&#10;AAAAAAChAgAAZHJzL2Rvd25yZXYueG1sUEsFBgAAAAAEAAQA+QAAAJMDAAAAAA==&#10;"/>
                <v:line id="Line 545" o:spid="_x0000_s1051" style="position:absolute;visibility:visible;mso-wrap-style:square" from="3877,2257" to="4047,2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BMUAAADbAAAADwAAAGRycy9kb3ducmV2LnhtbESPQWvCQBSE70L/w/IK3nSjQiipq4gi&#10;aA9FbaE9PrOvSdrs27C7JvHfu0LB4zAz3zDzZW9q0ZLzlWUFk3ECgji3uuJCwefHdvQCwgdkjbVl&#10;UnAlD8vF02COmbYdH6k9hUJECPsMFZQhNJmUPi/JoB/bhjh6P9YZDFG6QmqHXYSbWk6TJJUGK44L&#10;JTa0Lin/O12MgvfZIW1X+7dd/7VPz/nmeP7+7ZxSw+d+9QoiUB8e4f/2TiuYTeH+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wpsBMUAAADbAAAADwAAAAAAAAAA&#10;AAAAAAChAgAAZHJzL2Rvd25yZXYueG1sUEsFBgAAAAAEAAQA+QAAAJMDAAAAAA==&#10;"/>
                <v:line id="Line 546" o:spid="_x0000_s1052" style="position:absolute;visibility:visible;mso-wrap-style:square" from="4101,2257" to="4271,2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bJn8UAAADbAAAADwAAAGRycy9kb3ducmV2LnhtbESPQWvCQBSE7wX/w/IK3uqmDQRJXUWU&#10;gvZQ1Bba4zP7mqRm34bdNYn/3hWEHoeZ+YaZLQbTiI6cry0reJ4kIIgLq2suFXx9vj1NQfiArLGx&#10;TAou5GExHz3MMNe25z11h1CKCGGfo4IqhDaX0hcVGfQT2xJH79c6gyFKV0rtsI9w08iXJMmkwZrj&#10;QoUtrSoqToezUfCR7rJuuX3fDN/b7Fis98efv94pNX4clq8gAg3hP3xvb7SCNIXbl/gD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EbJn8UAAADbAAAADwAAAAAAAAAA&#10;AAAAAAChAgAAZHJzL2Rvd25yZXYueG1sUEsFBgAAAAAEAAQA+QAAAJMDAAAAAA==&#10;"/>
                <v:line id="Line 547" o:spid="_x0000_s1053" style="position:absolute;visibility:visible;mso-wrap-style:square" from="4339,2257" to="4509,22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9R68YAAADbAAAADwAAAGRycy9kb3ducmV2LnhtbESPT2vCQBTE74LfYXlCb7qxliCpq4il&#10;oD2U+gfa4zP7mkSzb8PuNkm/fbcgeBxm5jfMYtWbWrTkfGVZwXSSgCDOra64UHA6vo7nIHxA1lhb&#10;JgW/5GG1HA4WmGnb8Z7aQyhEhLDPUEEZQpNJ6fOSDPqJbYij922dwRClK6R22EW4qeVjkqTSYMVx&#10;ocSGNiXl18OPUfA++0jb9e5t23/u0nP+sj9/XTqn1MOoXz+DCNSHe/jW3moFsyf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vUevGAAAA2wAAAA8AAAAAAAAA&#10;AAAAAAAAoQIAAGRycy9kb3ducmV2LnhtbFBLBQYAAAAABAAEAPkAAACUAwAAAAA=&#10;"/>
              </v:group>
            </w:pict>
          </mc:Fallback>
        </mc:AlternateContent>
      </w:r>
      <w:del w:id="73" w:author="China" w:date="2025-11-28T08:10:00Z">
        <w:r w:rsidR="008F11E6" w:rsidRPr="008E187B" w:rsidDel="00AC2522">
          <w:rPr>
            <w:rFonts w:ascii="宋体" w:hAnsi="宋体" w:hint="eastAsia"/>
            <w:spacing w:val="0"/>
            <w:sz w:val="28"/>
            <w:szCs w:val="28"/>
          </w:rPr>
          <w:delText>生产厂自制工装代码(非自制工装不编此项)</w:delText>
        </w:r>
      </w:del>
    </w:p>
    <w:p w:rsidR="008F11E6" w:rsidRPr="008E187B" w:rsidRDefault="008F6345" w:rsidP="008F6345">
      <w:pPr>
        <w:spacing w:line="240" w:lineRule="exact"/>
        <w:ind w:firstLineChars="2200" w:firstLine="3960"/>
        <w:rPr>
          <w:rFonts w:ascii="黑体" w:eastAsia="黑体" w:hAnsi="宋体"/>
          <w:spacing w:val="0"/>
          <w:sz w:val="18"/>
          <w:szCs w:val="18"/>
        </w:rPr>
      </w:pPr>
      <w:r w:rsidRPr="008E187B">
        <w:rPr>
          <w:rFonts w:hint="eastAsia"/>
          <w:spacing w:val="0"/>
          <w:sz w:val="18"/>
          <w:szCs w:val="18"/>
        </w:rPr>
        <w:t>Shop</w:t>
      </w:r>
      <w:r w:rsidRPr="008E187B">
        <w:rPr>
          <w:spacing w:val="0"/>
          <w:sz w:val="18"/>
          <w:szCs w:val="18"/>
        </w:rPr>
        <w:t xml:space="preserve">'s self-made tooling code (non-self-made tooling </w:t>
      </w:r>
      <w:r w:rsidRPr="008E187B">
        <w:rPr>
          <w:rFonts w:hint="eastAsia"/>
          <w:spacing w:val="0"/>
          <w:sz w:val="18"/>
          <w:szCs w:val="18"/>
        </w:rPr>
        <w:t>is not applicable to</w:t>
      </w:r>
      <w:r w:rsidRPr="008E187B">
        <w:rPr>
          <w:spacing w:val="0"/>
          <w:sz w:val="18"/>
          <w:szCs w:val="18"/>
        </w:rPr>
        <w:t xml:space="preserve"> this item)</w:t>
      </w:r>
    </w:p>
    <w:p w:rsidR="008F11E6" w:rsidRPr="008E187B" w:rsidRDefault="008F11E6" w:rsidP="008F11E6">
      <w:pPr>
        <w:spacing w:line="440" w:lineRule="exact"/>
        <w:ind w:firstLineChars="1400" w:firstLine="3920"/>
        <w:rPr>
          <w:spacing w:val="0"/>
          <w:sz w:val="24"/>
          <w:szCs w:val="24"/>
        </w:rPr>
      </w:pPr>
      <w:del w:id="74" w:author="China" w:date="2025-11-28T08:10:00Z">
        <w:r w:rsidRPr="008E187B" w:rsidDel="00AC2522">
          <w:rPr>
            <w:rFonts w:ascii="宋体" w:hAnsi="宋体" w:hint="eastAsia"/>
            <w:spacing w:val="0"/>
            <w:sz w:val="28"/>
            <w:szCs w:val="28"/>
          </w:rPr>
          <w:delText>申请单位代号</w:delText>
        </w:r>
      </w:del>
      <w:r w:rsidR="008F6345" w:rsidRPr="008E187B">
        <w:rPr>
          <w:spacing w:val="0"/>
          <w:sz w:val="24"/>
          <w:szCs w:val="24"/>
        </w:rPr>
        <w:t>Code of designing and requesting</w:t>
      </w:r>
      <w:r w:rsidR="008F6345" w:rsidRPr="008E187B">
        <w:rPr>
          <w:rFonts w:hint="eastAsia"/>
          <w:spacing w:val="0"/>
          <w:sz w:val="24"/>
          <w:szCs w:val="24"/>
        </w:rPr>
        <w:t xml:space="preserve"> </w:t>
      </w:r>
      <w:r w:rsidR="008F6345" w:rsidRPr="008E187B">
        <w:rPr>
          <w:spacing w:val="0"/>
          <w:sz w:val="24"/>
          <w:szCs w:val="24"/>
        </w:rPr>
        <w:t>department</w:t>
      </w:r>
    </w:p>
    <w:p w:rsidR="008F11E6" w:rsidRPr="008E187B" w:rsidRDefault="008F11E6" w:rsidP="008F11E6">
      <w:pPr>
        <w:spacing w:line="440" w:lineRule="exact"/>
        <w:ind w:firstLineChars="1400" w:firstLine="3920"/>
        <w:rPr>
          <w:spacing w:val="0"/>
          <w:sz w:val="24"/>
          <w:szCs w:val="24"/>
        </w:rPr>
      </w:pPr>
      <w:del w:id="75" w:author="China" w:date="2025-11-28T08:11:00Z">
        <w:r w:rsidRPr="008E187B" w:rsidDel="00AC2522">
          <w:rPr>
            <w:rFonts w:ascii="宋体" w:hAnsi="宋体" w:hint="eastAsia"/>
            <w:spacing w:val="0"/>
            <w:sz w:val="28"/>
            <w:szCs w:val="28"/>
          </w:rPr>
          <w:delText>公司的英文缩写代号</w:delText>
        </w:r>
      </w:del>
      <w:r w:rsidR="008F6345" w:rsidRPr="008E187B">
        <w:rPr>
          <w:spacing w:val="0"/>
          <w:sz w:val="24"/>
          <w:szCs w:val="24"/>
        </w:rPr>
        <w:t>English initial of SAC</w:t>
      </w:r>
      <w:r w:rsidR="008F6345" w:rsidRPr="008E187B">
        <w:rPr>
          <w:rFonts w:hint="eastAsia"/>
          <w:spacing w:val="0"/>
          <w:sz w:val="24"/>
          <w:szCs w:val="24"/>
        </w:rPr>
        <w:t>C</w:t>
      </w:r>
    </w:p>
    <w:p w:rsidR="00D6786D" w:rsidRPr="00AC2522" w:rsidDel="00AC2522" w:rsidRDefault="00AC2522" w:rsidP="00AC2522">
      <w:pPr>
        <w:spacing w:line="440" w:lineRule="exact"/>
        <w:ind w:firstLineChars="1400" w:firstLine="3360"/>
        <w:rPr>
          <w:del w:id="76" w:author="China" w:date="2025-11-28T08:11:00Z"/>
          <w:spacing w:val="0"/>
          <w:sz w:val="24"/>
          <w:szCs w:val="24"/>
          <w:rPrChange w:id="77" w:author="China" w:date="2025-11-28T08:13:00Z">
            <w:rPr>
              <w:del w:id="78" w:author="China" w:date="2025-11-28T08:11:00Z"/>
              <w:rFonts w:ascii="宋体" w:hAnsi="宋体"/>
              <w:noProof/>
              <w:spacing w:val="0"/>
              <w:sz w:val="28"/>
              <w:szCs w:val="28"/>
            </w:rPr>
          </w:rPrChange>
        </w:rPr>
        <w:pPrChange w:id="79" w:author="China" w:date="2025-11-28T08:13:00Z">
          <w:pPr>
            <w:spacing w:line="320" w:lineRule="exact"/>
            <w:ind w:firstLineChars="1400" w:firstLine="3360"/>
          </w:pPr>
        </w:pPrChange>
      </w:pPr>
      <w:ins w:id="80" w:author="China" w:date="2025-11-28T08:13:00Z">
        <w:r>
          <w:rPr>
            <w:rFonts w:hint="eastAsia"/>
            <w:spacing w:val="0"/>
            <w:sz w:val="24"/>
            <w:szCs w:val="24"/>
          </w:rPr>
          <w:t xml:space="preserve"> </w:t>
        </w:r>
        <w:r>
          <w:rPr>
            <w:spacing w:val="0"/>
            <w:sz w:val="24"/>
            <w:szCs w:val="24"/>
          </w:rPr>
          <w:t xml:space="preserve">   </w:t>
        </w:r>
      </w:ins>
      <w:del w:id="81" w:author="China" w:date="2025-11-28T08:11:00Z">
        <w:r w:rsidR="008F11E6" w:rsidRPr="00AC2522" w:rsidDel="00AC2522">
          <w:rPr>
            <w:rFonts w:hint="eastAsia"/>
            <w:spacing w:val="0"/>
            <w:sz w:val="24"/>
            <w:szCs w:val="24"/>
            <w:rPrChange w:id="82" w:author="China" w:date="2025-11-28T08:13:00Z">
              <w:rPr>
                <w:rFonts w:ascii="宋体" w:hAnsi="宋体" w:hint="eastAsia"/>
                <w:noProof/>
                <w:spacing w:val="0"/>
                <w:sz w:val="28"/>
                <w:szCs w:val="28"/>
              </w:rPr>
            </w:rPrChange>
          </w:rPr>
          <w:delText>工装识别号（生产装配号）</w:delText>
        </w:r>
      </w:del>
    </w:p>
    <w:p w:rsidR="008F11E6" w:rsidRPr="00AC2522" w:rsidRDefault="008F6345" w:rsidP="00AC2522">
      <w:pPr>
        <w:spacing w:line="440" w:lineRule="exact"/>
        <w:ind w:firstLineChars="1400" w:firstLine="3360"/>
        <w:rPr>
          <w:spacing w:val="0"/>
          <w:sz w:val="24"/>
          <w:szCs w:val="24"/>
          <w:rPrChange w:id="83" w:author="China" w:date="2025-11-28T08:13:00Z">
            <w:rPr>
              <w:spacing w:val="0"/>
              <w:sz w:val="18"/>
              <w:szCs w:val="18"/>
            </w:rPr>
          </w:rPrChange>
        </w:rPr>
        <w:pPrChange w:id="84" w:author="China" w:date="2025-11-28T08:13:00Z">
          <w:pPr>
            <w:spacing w:line="240" w:lineRule="exact"/>
            <w:ind w:firstLineChars="2200" w:firstLine="3960"/>
          </w:pPr>
        </w:pPrChange>
      </w:pPr>
      <w:r w:rsidRPr="00AC2522">
        <w:rPr>
          <w:spacing w:val="0"/>
          <w:sz w:val="24"/>
          <w:szCs w:val="24"/>
          <w:rPrChange w:id="85" w:author="China" w:date="2025-11-28T08:13:00Z">
            <w:rPr>
              <w:spacing w:val="0"/>
              <w:sz w:val="18"/>
              <w:szCs w:val="18"/>
            </w:rPr>
          </w:rPrChange>
        </w:rPr>
        <w:t>Tooling Identifier (Assembly code in</w:t>
      </w:r>
      <w:r w:rsidRPr="00AC2522">
        <w:rPr>
          <w:rFonts w:hint="eastAsia"/>
          <w:spacing w:val="0"/>
          <w:sz w:val="24"/>
          <w:szCs w:val="24"/>
          <w:rPrChange w:id="86" w:author="China" w:date="2025-11-28T08:13:00Z">
            <w:rPr>
              <w:rFonts w:hint="eastAsia"/>
              <w:spacing w:val="0"/>
              <w:sz w:val="18"/>
              <w:szCs w:val="18"/>
            </w:rPr>
          </w:rPrChange>
        </w:rPr>
        <w:t xml:space="preserve"> </w:t>
      </w:r>
      <w:r w:rsidRPr="00AC2522">
        <w:rPr>
          <w:spacing w:val="0"/>
          <w:sz w:val="24"/>
          <w:szCs w:val="24"/>
          <w:rPrChange w:id="87" w:author="China" w:date="2025-11-28T08:13:00Z">
            <w:rPr>
              <w:spacing w:val="0"/>
              <w:sz w:val="18"/>
              <w:szCs w:val="18"/>
            </w:rPr>
          </w:rPrChange>
        </w:rPr>
        <w:t>production)</w:t>
      </w:r>
    </w:p>
    <w:p w:rsidR="008F11E6" w:rsidRPr="008E187B" w:rsidRDefault="008F11E6" w:rsidP="008F11E6">
      <w:pPr>
        <w:spacing w:line="440" w:lineRule="exact"/>
        <w:ind w:firstLineChars="1400" w:firstLine="3920"/>
        <w:rPr>
          <w:spacing w:val="0"/>
          <w:sz w:val="24"/>
          <w:szCs w:val="24"/>
        </w:rPr>
      </w:pPr>
      <w:del w:id="88" w:author="China" w:date="2025-11-28T08:11:00Z">
        <w:r w:rsidRPr="008E187B" w:rsidDel="00AC2522">
          <w:rPr>
            <w:rFonts w:ascii="宋体" w:hAnsi="宋体" w:hint="eastAsia"/>
            <w:spacing w:val="0"/>
            <w:sz w:val="28"/>
            <w:szCs w:val="28"/>
          </w:rPr>
          <w:delText>工装类别代码</w:delText>
        </w:r>
      </w:del>
      <w:r w:rsidR="008F6345" w:rsidRPr="008E187B">
        <w:rPr>
          <w:spacing w:val="0"/>
          <w:sz w:val="24"/>
          <w:szCs w:val="24"/>
        </w:rPr>
        <w:t>Tooling Type Code</w:t>
      </w:r>
    </w:p>
    <w:p w:rsidR="008F11E6" w:rsidRPr="008E187B" w:rsidRDefault="008F11E6" w:rsidP="008F11E6">
      <w:pPr>
        <w:spacing w:line="440" w:lineRule="exact"/>
        <w:ind w:firstLineChars="1400" w:firstLine="3920"/>
        <w:rPr>
          <w:spacing w:val="0"/>
          <w:sz w:val="24"/>
          <w:szCs w:val="24"/>
        </w:rPr>
      </w:pPr>
      <w:del w:id="89" w:author="China" w:date="2025-11-28T08:11:00Z">
        <w:r w:rsidRPr="008E187B" w:rsidDel="00AC2522">
          <w:rPr>
            <w:rFonts w:ascii="宋体" w:hAnsi="宋体" w:hint="eastAsia"/>
            <w:spacing w:val="0"/>
            <w:sz w:val="28"/>
            <w:szCs w:val="28"/>
          </w:rPr>
          <w:delText>工装用途首码</w:delText>
        </w:r>
      </w:del>
      <w:r w:rsidR="008F6345" w:rsidRPr="008E187B">
        <w:rPr>
          <w:spacing w:val="0"/>
          <w:sz w:val="24"/>
          <w:szCs w:val="24"/>
        </w:rPr>
        <w:t>Prefix indicating tooling purposes</w:t>
      </w:r>
    </w:p>
    <w:p w:rsidR="008F11E6" w:rsidRPr="008E187B" w:rsidRDefault="008F11E6" w:rsidP="008F11E6">
      <w:pPr>
        <w:spacing w:line="440" w:lineRule="exact"/>
        <w:ind w:firstLineChars="1400" w:firstLine="3920"/>
        <w:rPr>
          <w:spacing w:val="0"/>
          <w:sz w:val="24"/>
          <w:szCs w:val="24"/>
        </w:rPr>
      </w:pPr>
      <w:del w:id="90" w:author="China" w:date="2025-11-28T08:11:00Z">
        <w:r w:rsidRPr="008E187B" w:rsidDel="00AC2522">
          <w:rPr>
            <w:rFonts w:ascii="宋体" w:hAnsi="宋体" w:hint="eastAsia"/>
            <w:spacing w:val="0"/>
            <w:sz w:val="28"/>
            <w:szCs w:val="28"/>
          </w:rPr>
          <w:delText>工装顺序号</w:delText>
        </w:r>
      </w:del>
      <w:r w:rsidR="008F6345" w:rsidRPr="008E187B">
        <w:rPr>
          <w:spacing w:val="0"/>
          <w:sz w:val="24"/>
          <w:szCs w:val="24"/>
        </w:rPr>
        <w:t>Tooling sequential number</w:t>
      </w:r>
    </w:p>
    <w:p w:rsidR="00D6786D" w:rsidRPr="00AC2522" w:rsidDel="00AC2522" w:rsidRDefault="00AC2522" w:rsidP="00AC2522">
      <w:pPr>
        <w:spacing w:line="440" w:lineRule="exact"/>
        <w:ind w:firstLineChars="1400" w:firstLine="3360"/>
        <w:rPr>
          <w:del w:id="91" w:author="China" w:date="2025-11-28T08:11:00Z"/>
          <w:spacing w:val="0"/>
          <w:sz w:val="24"/>
          <w:szCs w:val="24"/>
          <w:rPrChange w:id="92" w:author="China" w:date="2025-11-28T08:12:00Z">
            <w:rPr>
              <w:del w:id="93" w:author="China" w:date="2025-11-28T08:11:00Z"/>
              <w:rFonts w:ascii="宋体" w:hAnsi="宋体"/>
              <w:noProof/>
              <w:spacing w:val="0"/>
              <w:sz w:val="28"/>
              <w:szCs w:val="28"/>
            </w:rPr>
          </w:rPrChange>
        </w:rPr>
        <w:pPrChange w:id="94" w:author="China" w:date="2025-11-28T08:12:00Z">
          <w:pPr>
            <w:spacing w:line="320" w:lineRule="exact"/>
            <w:ind w:firstLineChars="1400" w:firstLine="3360"/>
          </w:pPr>
        </w:pPrChange>
      </w:pPr>
      <w:ins w:id="95" w:author="China" w:date="2025-11-28T08:12:00Z">
        <w:r>
          <w:rPr>
            <w:rFonts w:hint="eastAsia"/>
            <w:spacing w:val="0"/>
            <w:sz w:val="24"/>
            <w:szCs w:val="24"/>
          </w:rPr>
          <w:t xml:space="preserve">  </w:t>
        </w:r>
        <w:r>
          <w:rPr>
            <w:spacing w:val="0"/>
            <w:sz w:val="24"/>
            <w:szCs w:val="24"/>
          </w:rPr>
          <w:t xml:space="preserve">   </w:t>
        </w:r>
      </w:ins>
      <w:del w:id="96" w:author="China" w:date="2025-11-28T08:11:00Z">
        <w:r w:rsidR="008F11E6" w:rsidRPr="00AC2522" w:rsidDel="00AC2522">
          <w:rPr>
            <w:rFonts w:hint="eastAsia"/>
            <w:spacing w:val="0"/>
            <w:sz w:val="24"/>
            <w:szCs w:val="24"/>
            <w:rPrChange w:id="97" w:author="China" w:date="2025-11-28T08:12:00Z">
              <w:rPr>
                <w:rFonts w:ascii="宋体" w:hAnsi="宋体" w:hint="eastAsia"/>
                <w:noProof/>
                <w:spacing w:val="0"/>
                <w:sz w:val="28"/>
                <w:szCs w:val="28"/>
              </w:rPr>
            </w:rPrChange>
          </w:rPr>
          <w:delText>组合夹具代号</w:delText>
        </w:r>
        <w:r w:rsidR="008F11E6" w:rsidRPr="00AC2522" w:rsidDel="00AC2522">
          <w:rPr>
            <w:rFonts w:hint="eastAsia"/>
            <w:spacing w:val="0"/>
            <w:sz w:val="24"/>
            <w:szCs w:val="24"/>
            <w:rPrChange w:id="98" w:author="China" w:date="2025-11-28T08:12:00Z">
              <w:rPr>
                <w:rFonts w:ascii="宋体" w:hAnsi="宋体" w:hint="eastAsia"/>
                <w:noProof/>
                <w:spacing w:val="0"/>
                <w:sz w:val="28"/>
                <w:szCs w:val="28"/>
              </w:rPr>
            </w:rPrChange>
          </w:rPr>
          <w:delText>(</w:delText>
        </w:r>
        <w:r w:rsidR="008F11E6" w:rsidRPr="00AC2522" w:rsidDel="00AC2522">
          <w:rPr>
            <w:rFonts w:hint="eastAsia"/>
            <w:spacing w:val="0"/>
            <w:sz w:val="24"/>
            <w:szCs w:val="24"/>
            <w:rPrChange w:id="99" w:author="China" w:date="2025-11-28T08:12:00Z">
              <w:rPr>
                <w:rFonts w:ascii="宋体" w:hAnsi="宋体" w:hint="eastAsia"/>
                <w:noProof/>
                <w:spacing w:val="0"/>
                <w:sz w:val="28"/>
                <w:szCs w:val="28"/>
              </w:rPr>
            </w:rPrChange>
          </w:rPr>
          <w:delText>为通用工装时用</w:delText>
        </w:r>
        <w:r w:rsidR="008F11E6" w:rsidRPr="00AC2522" w:rsidDel="00AC2522">
          <w:rPr>
            <w:spacing w:val="0"/>
            <w:sz w:val="24"/>
            <w:szCs w:val="24"/>
            <w:rPrChange w:id="100" w:author="China" w:date="2025-11-28T08:12:00Z">
              <w:rPr>
                <w:rFonts w:ascii="宋体" w:hAnsi="宋体"/>
                <w:noProof/>
                <w:spacing w:val="0"/>
                <w:sz w:val="28"/>
                <w:szCs w:val="28"/>
              </w:rPr>
            </w:rPrChange>
          </w:rPr>
          <w:delText>T</w:delText>
        </w:r>
        <w:r w:rsidR="008F11E6" w:rsidRPr="00AC2522" w:rsidDel="00AC2522">
          <w:rPr>
            <w:rFonts w:hint="eastAsia"/>
            <w:spacing w:val="0"/>
            <w:sz w:val="24"/>
            <w:szCs w:val="24"/>
            <w:rPrChange w:id="101" w:author="China" w:date="2025-11-28T08:12:00Z">
              <w:rPr>
                <w:rFonts w:ascii="宋体" w:hAnsi="宋体" w:hint="eastAsia"/>
                <w:noProof/>
                <w:spacing w:val="0"/>
                <w:sz w:val="28"/>
                <w:szCs w:val="28"/>
              </w:rPr>
            </w:rPrChange>
          </w:rPr>
          <w:delText>代替</w:delText>
        </w:r>
        <w:r w:rsidR="008F11E6" w:rsidRPr="00AC2522" w:rsidDel="00AC2522">
          <w:rPr>
            <w:spacing w:val="0"/>
            <w:sz w:val="24"/>
            <w:szCs w:val="24"/>
            <w:rPrChange w:id="102" w:author="China" w:date="2025-11-28T08:12:00Z">
              <w:rPr>
                <w:rFonts w:ascii="宋体" w:hAnsi="宋体"/>
                <w:noProof/>
                <w:spacing w:val="0"/>
                <w:sz w:val="28"/>
                <w:szCs w:val="28"/>
              </w:rPr>
            </w:rPrChange>
          </w:rPr>
          <w:delText>ZH</w:delText>
        </w:r>
        <w:r w:rsidR="008F11E6" w:rsidRPr="00AC2522" w:rsidDel="00AC2522">
          <w:rPr>
            <w:rFonts w:hint="eastAsia"/>
            <w:spacing w:val="0"/>
            <w:sz w:val="24"/>
            <w:szCs w:val="24"/>
            <w:rPrChange w:id="103" w:author="China" w:date="2025-11-28T08:12:00Z">
              <w:rPr>
                <w:rFonts w:ascii="宋体" w:hAnsi="宋体" w:hint="eastAsia"/>
                <w:noProof/>
                <w:spacing w:val="0"/>
                <w:sz w:val="28"/>
                <w:szCs w:val="28"/>
              </w:rPr>
            </w:rPrChange>
          </w:rPr>
          <w:delText>)</w:delText>
        </w:r>
      </w:del>
    </w:p>
    <w:p w:rsidR="008F11E6" w:rsidRPr="00AC2522" w:rsidRDefault="006776CE" w:rsidP="00AC2522">
      <w:pPr>
        <w:spacing w:line="440" w:lineRule="exact"/>
        <w:ind w:firstLineChars="1400" w:firstLine="3360"/>
        <w:rPr>
          <w:spacing w:val="0"/>
          <w:sz w:val="24"/>
          <w:szCs w:val="24"/>
          <w:rPrChange w:id="104" w:author="China" w:date="2025-11-28T08:12:00Z">
            <w:rPr>
              <w:spacing w:val="0"/>
              <w:sz w:val="18"/>
              <w:szCs w:val="18"/>
            </w:rPr>
          </w:rPrChange>
        </w:rPr>
        <w:pPrChange w:id="105" w:author="China" w:date="2025-11-28T08:12:00Z">
          <w:pPr>
            <w:spacing w:line="240" w:lineRule="exact"/>
            <w:ind w:firstLineChars="2200" w:firstLine="3960"/>
          </w:pPr>
        </w:pPrChange>
      </w:pPr>
      <w:r w:rsidRPr="00AC2522">
        <w:rPr>
          <w:spacing w:val="0"/>
          <w:sz w:val="24"/>
          <w:szCs w:val="24"/>
          <w:rPrChange w:id="106" w:author="China" w:date="2025-11-28T08:12:00Z">
            <w:rPr>
              <w:spacing w:val="0"/>
              <w:sz w:val="18"/>
              <w:szCs w:val="18"/>
            </w:rPr>
          </w:rPrChange>
        </w:rPr>
        <w:t>Code of a setting-up fixture</w:t>
      </w:r>
    </w:p>
    <w:p w:rsidR="006776CE" w:rsidRPr="008E187B" w:rsidRDefault="008F11E6" w:rsidP="00AC2522">
      <w:pPr>
        <w:spacing w:beforeLines="80" w:before="192" w:line="440" w:lineRule="exact"/>
        <w:ind w:firstLineChars="1400" w:firstLine="3920"/>
        <w:rPr>
          <w:spacing w:val="0"/>
          <w:sz w:val="24"/>
          <w:szCs w:val="24"/>
        </w:rPr>
        <w:pPrChange w:id="107" w:author="China" w:date="2025-11-28T08:12:00Z">
          <w:pPr>
            <w:spacing w:line="440" w:lineRule="exact"/>
            <w:ind w:firstLineChars="1400" w:firstLine="3920"/>
          </w:pPr>
        </w:pPrChange>
      </w:pPr>
      <w:del w:id="108" w:author="China" w:date="2025-11-28T08:11:00Z">
        <w:r w:rsidRPr="008E187B" w:rsidDel="00AC2522">
          <w:rPr>
            <w:rFonts w:ascii="宋体" w:hAnsi="宋体" w:hint="eastAsia"/>
            <w:spacing w:val="0"/>
            <w:sz w:val="28"/>
            <w:szCs w:val="28"/>
          </w:rPr>
          <w:delText>项目代码</w:delText>
        </w:r>
      </w:del>
      <w:r w:rsidR="006776CE" w:rsidRPr="008E187B">
        <w:rPr>
          <w:spacing w:val="0"/>
          <w:sz w:val="24"/>
          <w:szCs w:val="24"/>
        </w:rPr>
        <w:t>Program Code</w:t>
      </w:r>
    </w:p>
    <w:p w:rsidR="004C2CBA" w:rsidRPr="008E187B" w:rsidDel="00CC417D" w:rsidRDefault="00893AA2" w:rsidP="008F11E6">
      <w:pPr>
        <w:spacing w:line="440" w:lineRule="exact"/>
        <w:rPr>
          <w:del w:id="109" w:author="China" w:date="2025-11-28T08:13:00Z"/>
          <w:rFonts w:hAnsi="宋体"/>
          <w:spacing w:val="0"/>
          <w:sz w:val="28"/>
        </w:rPr>
      </w:pPr>
      <w:r w:rsidRPr="008E187B">
        <w:rPr>
          <w:rFonts w:ascii="黑体" w:eastAsia="黑体" w:hAnsi="宋体" w:hint="eastAsia"/>
          <w:spacing w:val="0"/>
          <w:sz w:val="28"/>
          <w:szCs w:val="28"/>
        </w:rPr>
        <w:t xml:space="preserve">5.3.1  </w:t>
      </w:r>
      <w:del w:id="110" w:author="China" w:date="2025-11-28T08:13:00Z">
        <w:r w:rsidRPr="008E187B" w:rsidDel="00CC417D">
          <w:rPr>
            <w:rFonts w:hAnsi="宋体" w:hint="eastAsia"/>
            <w:spacing w:val="0"/>
            <w:sz w:val="28"/>
          </w:rPr>
          <w:delText>设计、申请单位代号按公司机构代码的规定执行。</w:delText>
        </w:r>
      </w:del>
    </w:p>
    <w:p w:rsidR="00592DF3" w:rsidRPr="008E187B" w:rsidRDefault="00592DF3" w:rsidP="00CC417D">
      <w:pPr>
        <w:spacing w:line="440" w:lineRule="exact"/>
        <w:rPr>
          <w:spacing w:val="0"/>
          <w:sz w:val="24"/>
          <w:szCs w:val="24"/>
        </w:rPr>
        <w:pPrChange w:id="111" w:author="China" w:date="2025-11-28T08:13:00Z">
          <w:pPr>
            <w:spacing w:line="440" w:lineRule="exact"/>
            <w:outlineLvl w:val="0"/>
          </w:pPr>
        </w:pPrChange>
      </w:pPr>
      <w:r w:rsidRPr="008E187B">
        <w:rPr>
          <w:spacing w:val="0"/>
          <w:sz w:val="24"/>
          <w:szCs w:val="24"/>
        </w:rPr>
        <w:t>The codes of designing and requesting departments shall accord with Corporate Organizations Codes</w:t>
      </w:r>
      <w:r w:rsidRPr="008E187B">
        <w:rPr>
          <w:rFonts w:hint="eastAsia"/>
          <w:spacing w:val="0"/>
          <w:sz w:val="24"/>
          <w:szCs w:val="24"/>
        </w:rPr>
        <w:t>.</w:t>
      </w:r>
    </w:p>
    <w:p w:rsidR="004C2CBA" w:rsidRPr="008E187B" w:rsidDel="00CC417D" w:rsidRDefault="00893AA2">
      <w:pPr>
        <w:spacing w:line="440" w:lineRule="exact"/>
        <w:rPr>
          <w:del w:id="112" w:author="China" w:date="2025-11-28T08:13:00Z"/>
          <w:spacing w:val="0"/>
          <w:sz w:val="28"/>
        </w:rPr>
      </w:pPr>
      <w:r w:rsidRPr="008E187B">
        <w:rPr>
          <w:rFonts w:ascii="黑体" w:eastAsia="黑体" w:hAnsi="宋体" w:hint="eastAsia"/>
          <w:spacing w:val="0"/>
          <w:sz w:val="28"/>
          <w:szCs w:val="28"/>
        </w:rPr>
        <w:t xml:space="preserve">5.3.2  </w:t>
      </w:r>
      <w:del w:id="113" w:author="China" w:date="2025-11-28T08:13:00Z">
        <w:r w:rsidRPr="008E187B" w:rsidDel="00CC417D">
          <w:rPr>
            <w:spacing w:val="0"/>
            <w:sz w:val="28"/>
          </w:rPr>
          <w:delText>工装识别号：是工程图号和分号，也可以是规定的其它图号和分号。同一工装重新设计，原工装不作废，在工装识别号后加</w:delText>
        </w:r>
        <w:r w:rsidRPr="008E187B" w:rsidDel="00CC417D">
          <w:rPr>
            <w:spacing w:val="0"/>
            <w:sz w:val="28"/>
          </w:rPr>
          <w:delText>A</w:delText>
        </w:r>
        <w:r w:rsidRPr="008E187B" w:rsidDel="00CC417D">
          <w:rPr>
            <w:spacing w:val="0"/>
            <w:sz w:val="28"/>
          </w:rPr>
          <w:delText>、</w:delText>
        </w:r>
        <w:r w:rsidRPr="008E187B" w:rsidDel="00CC417D">
          <w:rPr>
            <w:spacing w:val="0"/>
            <w:sz w:val="28"/>
          </w:rPr>
          <w:delText>B</w:delText>
        </w:r>
        <w:r w:rsidRPr="008E187B" w:rsidDel="00CC417D">
          <w:rPr>
            <w:spacing w:val="0"/>
            <w:sz w:val="28"/>
          </w:rPr>
          <w:delText>、</w:delText>
        </w:r>
        <w:r w:rsidRPr="008E187B" w:rsidDel="00CC417D">
          <w:rPr>
            <w:spacing w:val="0"/>
            <w:sz w:val="28"/>
          </w:rPr>
          <w:delText>C</w:delText>
        </w:r>
        <w:r w:rsidR="00DA6225" w:rsidRPr="008E187B" w:rsidDel="00CC417D">
          <w:rPr>
            <w:rFonts w:hint="eastAsia"/>
            <w:spacing w:val="0"/>
            <w:sz w:val="28"/>
          </w:rPr>
          <w:delText>等</w:delText>
        </w:r>
        <w:r w:rsidRPr="008E187B" w:rsidDel="00CC417D">
          <w:rPr>
            <w:spacing w:val="0"/>
            <w:sz w:val="28"/>
          </w:rPr>
          <w:delText>。</w:delText>
        </w:r>
      </w:del>
    </w:p>
    <w:p w:rsidR="00592DF3" w:rsidRPr="008E187B" w:rsidRDefault="00592DF3" w:rsidP="00CC417D">
      <w:pPr>
        <w:spacing w:line="440" w:lineRule="exact"/>
        <w:rPr>
          <w:spacing w:val="0"/>
          <w:sz w:val="24"/>
          <w:szCs w:val="24"/>
        </w:rPr>
        <w:pPrChange w:id="114" w:author="China" w:date="2025-11-28T08:13:00Z">
          <w:pPr>
            <w:spacing w:line="440" w:lineRule="exact"/>
            <w:outlineLvl w:val="0"/>
          </w:pPr>
        </w:pPrChange>
      </w:pPr>
      <w:r w:rsidRPr="008E187B">
        <w:rPr>
          <w:spacing w:val="0"/>
          <w:sz w:val="24"/>
          <w:szCs w:val="24"/>
        </w:rPr>
        <w:t xml:space="preserve">Tooling Identifier: referred to the engineering drawing number and semicolon. It can also be other drawing numbers and semicolons as specified. Redesign of the same tool shall not obsolete the original tooling, and the tooling identifier is to be suffixed with </w:t>
      </w:r>
      <w:r w:rsidRPr="008E187B">
        <w:rPr>
          <w:rFonts w:hint="eastAsia"/>
          <w:spacing w:val="0"/>
          <w:sz w:val="24"/>
          <w:szCs w:val="24"/>
        </w:rPr>
        <w:t>A</w:t>
      </w:r>
      <w:del w:id="115" w:author="China" w:date="2025-11-28T08:13:00Z">
        <w:r w:rsidRPr="008E187B" w:rsidDel="00CC417D">
          <w:rPr>
            <w:rFonts w:hint="eastAsia"/>
            <w:spacing w:val="0"/>
            <w:sz w:val="24"/>
            <w:szCs w:val="24"/>
          </w:rPr>
          <w:delText>,B,C</w:delText>
        </w:r>
      </w:del>
      <w:ins w:id="116" w:author="China" w:date="2025-11-28T08:13:00Z">
        <w:r w:rsidR="00CC417D" w:rsidRPr="008E187B">
          <w:rPr>
            <w:spacing w:val="0"/>
            <w:sz w:val="24"/>
            <w:szCs w:val="24"/>
          </w:rPr>
          <w:t>, B</w:t>
        </w:r>
        <w:proofErr w:type="gramStart"/>
        <w:r w:rsidR="00CC417D" w:rsidRPr="008E187B">
          <w:rPr>
            <w:spacing w:val="0"/>
            <w:sz w:val="24"/>
            <w:szCs w:val="24"/>
          </w:rPr>
          <w:t>,C</w:t>
        </w:r>
      </w:ins>
      <w:proofErr w:type="gramEnd"/>
      <w:r w:rsidRPr="008E187B">
        <w:rPr>
          <w:spacing w:val="0"/>
          <w:sz w:val="24"/>
          <w:szCs w:val="24"/>
        </w:rPr>
        <w:t>……</w:t>
      </w:r>
    </w:p>
    <w:p w:rsidR="004C2CBA" w:rsidRPr="008E187B" w:rsidDel="00CC417D" w:rsidRDefault="00893AA2">
      <w:pPr>
        <w:spacing w:line="440" w:lineRule="exact"/>
        <w:rPr>
          <w:del w:id="117" w:author="China" w:date="2025-11-28T08:13:00Z"/>
          <w:spacing w:val="0"/>
          <w:sz w:val="28"/>
        </w:rPr>
      </w:pPr>
      <w:r w:rsidRPr="008E187B">
        <w:rPr>
          <w:rFonts w:ascii="黑体" w:eastAsia="黑体" w:hAnsi="宋体" w:hint="eastAsia"/>
          <w:spacing w:val="0"/>
          <w:sz w:val="28"/>
          <w:szCs w:val="28"/>
        </w:rPr>
        <w:t xml:space="preserve">5.3.3  </w:t>
      </w:r>
      <w:del w:id="118" w:author="China" w:date="2025-11-28T08:13:00Z">
        <w:r w:rsidRPr="008E187B" w:rsidDel="00CC417D">
          <w:rPr>
            <w:rFonts w:hint="eastAsia"/>
            <w:spacing w:val="0"/>
            <w:sz w:val="28"/>
          </w:rPr>
          <w:delText>工装类别代码：是由一组表示该工装功能或它所执行的工作种类的字母组成，通常是工装英文名称的缩写</w:delText>
        </w:r>
        <w:r w:rsidRPr="008E187B" w:rsidDel="00CC417D">
          <w:rPr>
            <w:spacing w:val="0"/>
            <w:sz w:val="28"/>
          </w:rPr>
          <w:delText>（见附录</w:delText>
        </w:r>
        <w:r w:rsidRPr="008E187B" w:rsidDel="00CC417D">
          <w:rPr>
            <w:spacing w:val="0"/>
            <w:sz w:val="28"/>
          </w:rPr>
          <w:delText>A</w:delText>
        </w:r>
        <w:r w:rsidRPr="008E187B" w:rsidDel="00CC417D">
          <w:rPr>
            <w:spacing w:val="0"/>
            <w:sz w:val="28"/>
          </w:rPr>
          <w:delText>）。</w:delText>
        </w:r>
      </w:del>
    </w:p>
    <w:p w:rsidR="00592DF3" w:rsidRPr="008E187B" w:rsidRDefault="00592DF3" w:rsidP="00CC417D">
      <w:pPr>
        <w:spacing w:line="440" w:lineRule="exact"/>
        <w:rPr>
          <w:spacing w:val="0"/>
          <w:sz w:val="24"/>
          <w:szCs w:val="24"/>
        </w:rPr>
        <w:pPrChange w:id="119" w:author="China" w:date="2025-11-28T08:13:00Z">
          <w:pPr>
            <w:spacing w:line="440" w:lineRule="exact"/>
            <w:outlineLvl w:val="0"/>
          </w:pPr>
        </w:pPrChange>
      </w:pPr>
      <w:r w:rsidRPr="008E187B">
        <w:rPr>
          <w:spacing w:val="0"/>
          <w:sz w:val="24"/>
          <w:szCs w:val="24"/>
        </w:rPr>
        <w:t>Tooling Type Code: consisting of a group of letters indicating the function of this tool</w:t>
      </w:r>
      <w:r w:rsidRPr="008E187B">
        <w:rPr>
          <w:rFonts w:hint="eastAsia"/>
          <w:spacing w:val="0"/>
          <w:sz w:val="24"/>
          <w:szCs w:val="24"/>
        </w:rPr>
        <w:t>ing</w:t>
      </w:r>
      <w:r w:rsidRPr="008E187B">
        <w:rPr>
          <w:spacing w:val="0"/>
          <w:sz w:val="24"/>
          <w:szCs w:val="24"/>
        </w:rPr>
        <w:t xml:space="preserve"> or the type of work this tool</w:t>
      </w:r>
      <w:r w:rsidRPr="008E187B">
        <w:rPr>
          <w:rFonts w:hint="eastAsia"/>
          <w:spacing w:val="0"/>
          <w:sz w:val="24"/>
          <w:szCs w:val="24"/>
        </w:rPr>
        <w:t>ing</w:t>
      </w:r>
      <w:r w:rsidRPr="008E187B">
        <w:rPr>
          <w:spacing w:val="0"/>
          <w:sz w:val="24"/>
          <w:szCs w:val="24"/>
        </w:rPr>
        <w:t xml:space="preserve"> performs. It is usually the acronym of the English tool</w:t>
      </w:r>
      <w:r w:rsidRPr="008E187B">
        <w:rPr>
          <w:rFonts w:hint="eastAsia"/>
          <w:spacing w:val="0"/>
          <w:sz w:val="24"/>
          <w:szCs w:val="24"/>
        </w:rPr>
        <w:t>ing</w:t>
      </w:r>
      <w:r w:rsidRPr="008E187B">
        <w:rPr>
          <w:spacing w:val="0"/>
          <w:sz w:val="24"/>
          <w:szCs w:val="24"/>
        </w:rPr>
        <w:t xml:space="preserve"> nomenclature (refer to Appendix A).</w:t>
      </w:r>
    </w:p>
    <w:p w:rsidR="004C2CBA" w:rsidRPr="008E187B" w:rsidDel="00CC417D" w:rsidRDefault="00893AA2">
      <w:pPr>
        <w:spacing w:line="440" w:lineRule="exact"/>
        <w:rPr>
          <w:del w:id="120" w:author="China" w:date="2025-11-28T08:14:00Z"/>
          <w:spacing w:val="0"/>
          <w:sz w:val="28"/>
        </w:rPr>
      </w:pPr>
      <w:r w:rsidRPr="008E187B">
        <w:rPr>
          <w:rFonts w:ascii="黑体" w:eastAsia="黑体" w:hAnsi="宋体" w:hint="eastAsia"/>
          <w:spacing w:val="0"/>
          <w:sz w:val="28"/>
          <w:szCs w:val="28"/>
        </w:rPr>
        <w:t xml:space="preserve">5.3.4  </w:t>
      </w:r>
      <w:del w:id="121" w:author="China" w:date="2025-11-28T08:14:00Z">
        <w:r w:rsidRPr="008E187B" w:rsidDel="00CC417D">
          <w:rPr>
            <w:rFonts w:hint="eastAsia"/>
            <w:spacing w:val="0"/>
            <w:sz w:val="28"/>
          </w:rPr>
          <w:delText>工装用途首码：表示工装的用途（</w:delText>
        </w:r>
        <w:r w:rsidRPr="008E187B" w:rsidDel="00CC417D">
          <w:rPr>
            <w:spacing w:val="0"/>
            <w:sz w:val="28"/>
          </w:rPr>
          <w:delText>见附录</w:delText>
        </w:r>
        <w:r w:rsidRPr="008E187B" w:rsidDel="00CC417D">
          <w:rPr>
            <w:spacing w:val="0"/>
            <w:sz w:val="28"/>
          </w:rPr>
          <w:delText>B</w:delText>
        </w:r>
        <w:r w:rsidRPr="008E187B" w:rsidDel="00CC417D">
          <w:rPr>
            <w:spacing w:val="0"/>
            <w:sz w:val="28"/>
          </w:rPr>
          <w:delText>）</w:delText>
        </w:r>
        <w:r w:rsidRPr="008E187B" w:rsidDel="00CC417D">
          <w:rPr>
            <w:rFonts w:hint="eastAsia"/>
            <w:spacing w:val="0"/>
            <w:sz w:val="28"/>
          </w:rPr>
          <w:delText>。</w:delText>
        </w:r>
      </w:del>
    </w:p>
    <w:p w:rsidR="00592DF3" w:rsidRPr="008E187B" w:rsidRDefault="00592DF3" w:rsidP="00CC417D">
      <w:pPr>
        <w:spacing w:line="440" w:lineRule="exact"/>
        <w:rPr>
          <w:spacing w:val="0"/>
          <w:sz w:val="24"/>
          <w:szCs w:val="24"/>
        </w:rPr>
        <w:pPrChange w:id="122" w:author="China" w:date="2025-11-28T08:14:00Z">
          <w:pPr>
            <w:spacing w:line="440" w:lineRule="exact"/>
            <w:outlineLvl w:val="0"/>
          </w:pPr>
        </w:pPrChange>
      </w:pPr>
      <w:r w:rsidRPr="008E187B">
        <w:rPr>
          <w:spacing w:val="0"/>
          <w:sz w:val="24"/>
          <w:szCs w:val="24"/>
        </w:rPr>
        <w:t>Tooling Purpose Prefix: indicating the purpose of the tool</w:t>
      </w:r>
      <w:r w:rsidRPr="008E187B">
        <w:rPr>
          <w:rFonts w:hint="eastAsia"/>
          <w:spacing w:val="0"/>
          <w:sz w:val="24"/>
          <w:szCs w:val="24"/>
        </w:rPr>
        <w:t>ing</w:t>
      </w:r>
      <w:r w:rsidRPr="008E187B">
        <w:rPr>
          <w:spacing w:val="0"/>
          <w:sz w:val="24"/>
          <w:szCs w:val="24"/>
        </w:rPr>
        <w:t xml:space="preserve"> (Refer to Appendix B).</w:t>
      </w:r>
    </w:p>
    <w:p w:rsidR="004C2CBA" w:rsidRPr="008E187B" w:rsidDel="00CC417D" w:rsidRDefault="00893AA2">
      <w:pPr>
        <w:spacing w:line="440" w:lineRule="exact"/>
        <w:rPr>
          <w:del w:id="123" w:author="China" w:date="2025-11-28T08:14:00Z"/>
          <w:spacing w:val="0"/>
          <w:sz w:val="28"/>
        </w:rPr>
      </w:pPr>
      <w:r w:rsidRPr="008E187B">
        <w:rPr>
          <w:rFonts w:ascii="黑体" w:eastAsia="黑体" w:hAnsi="宋体" w:hint="eastAsia"/>
          <w:spacing w:val="0"/>
          <w:sz w:val="28"/>
          <w:szCs w:val="28"/>
        </w:rPr>
        <w:t xml:space="preserve">5.3.5  </w:t>
      </w:r>
      <w:del w:id="124" w:author="China" w:date="2025-11-28T08:14:00Z">
        <w:r w:rsidRPr="008E187B" w:rsidDel="00CC417D">
          <w:rPr>
            <w:rFonts w:hint="eastAsia"/>
            <w:spacing w:val="0"/>
            <w:sz w:val="28"/>
          </w:rPr>
          <w:delText>工装顺序号：</w:delText>
        </w:r>
        <w:r w:rsidRPr="008E187B" w:rsidDel="00CC417D">
          <w:rPr>
            <w:rFonts w:ascii="宋体" w:hAnsi="宋体" w:hint="eastAsia"/>
            <w:spacing w:val="0"/>
            <w:sz w:val="28"/>
            <w:szCs w:val="28"/>
          </w:rPr>
          <w:delText>通用工装从</w:delText>
        </w:r>
        <w:r w:rsidRPr="008E187B" w:rsidDel="00CC417D">
          <w:rPr>
            <w:spacing w:val="0"/>
            <w:sz w:val="28"/>
            <w:szCs w:val="28"/>
          </w:rPr>
          <w:delText>0001</w:delText>
        </w:r>
        <w:r w:rsidRPr="008E187B" w:rsidDel="00CC417D">
          <w:rPr>
            <w:rFonts w:ascii="宋体" w:hAnsi="宋体" w:hint="eastAsia"/>
            <w:spacing w:val="0"/>
            <w:sz w:val="28"/>
            <w:szCs w:val="28"/>
          </w:rPr>
          <w:delText>顺延，省略工装识别号、工装类别代码、工装用途首码。</w:delText>
        </w:r>
        <w:r w:rsidRPr="008E187B" w:rsidDel="00CC417D">
          <w:rPr>
            <w:rFonts w:hint="eastAsia"/>
            <w:spacing w:val="0"/>
            <w:sz w:val="28"/>
          </w:rPr>
          <w:delText>当一系列工装都有相同的工装类别代码，且用于同一个零件</w:delText>
        </w:r>
        <w:r w:rsidRPr="008E187B" w:rsidDel="00CC417D">
          <w:rPr>
            <w:spacing w:val="0"/>
            <w:sz w:val="28"/>
          </w:rPr>
          <w:delText>的不同工序时，附加序列首号表示使用顺序，用</w:delText>
        </w:r>
        <w:r w:rsidRPr="008E187B" w:rsidDel="00CC417D">
          <w:rPr>
            <w:spacing w:val="0"/>
            <w:sz w:val="28"/>
          </w:rPr>
          <w:delText>2</w:delText>
        </w:r>
        <w:r w:rsidRPr="008E187B" w:rsidDel="00CC417D">
          <w:rPr>
            <w:spacing w:val="0"/>
            <w:sz w:val="28"/>
          </w:rPr>
          <w:delText>，</w:delText>
        </w:r>
        <w:r w:rsidRPr="008E187B" w:rsidDel="00CC417D">
          <w:rPr>
            <w:spacing w:val="0"/>
            <w:sz w:val="28"/>
          </w:rPr>
          <w:delText>3</w:delText>
        </w:r>
        <w:r w:rsidRPr="008E187B" w:rsidDel="00CC417D">
          <w:rPr>
            <w:spacing w:val="0"/>
            <w:sz w:val="28"/>
          </w:rPr>
          <w:delText>，</w:delText>
        </w:r>
        <w:r w:rsidRPr="008E187B" w:rsidDel="00CC417D">
          <w:rPr>
            <w:spacing w:val="0"/>
            <w:sz w:val="28"/>
          </w:rPr>
          <w:delText>4</w:delText>
        </w:r>
        <w:r w:rsidRPr="008E187B" w:rsidDel="00CC417D">
          <w:rPr>
            <w:rFonts w:hint="eastAsia"/>
            <w:spacing w:val="0"/>
            <w:sz w:val="28"/>
          </w:rPr>
          <w:delText>等</w:delText>
        </w:r>
        <w:r w:rsidRPr="008E187B" w:rsidDel="00CC417D">
          <w:rPr>
            <w:spacing w:val="0"/>
            <w:sz w:val="28"/>
          </w:rPr>
          <w:delText>（第</w:delText>
        </w:r>
        <w:r w:rsidRPr="008E187B" w:rsidDel="00CC417D">
          <w:rPr>
            <w:spacing w:val="0"/>
            <w:sz w:val="28"/>
          </w:rPr>
          <w:delText>1</w:delText>
        </w:r>
        <w:r w:rsidRPr="008E187B" w:rsidDel="00CC417D">
          <w:rPr>
            <w:spacing w:val="0"/>
            <w:sz w:val="28"/>
          </w:rPr>
          <w:delText>号工装顺序号</w:delText>
        </w:r>
        <w:r w:rsidRPr="008E187B" w:rsidDel="00CC417D">
          <w:rPr>
            <w:spacing w:val="0"/>
            <w:sz w:val="28"/>
          </w:rPr>
          <w:delText>1</w:delText>
        </w:r>
        <w:r w:rsidRPr="008E187B" w:rsidDel="00CC417D">
          <w:rPr>
            <w:spacing w:val="0"/>
            <w:sz w:val="28"/>
          </w:rPr>
          <w:delText>省略）。如：</w:delText>
        </w:r>
      </w:del>
    </w:p>
    <w:p w:rsidR="00592DF3" w:rsidRPr="008E187B" w:rsidRDefault="00592DF3">
      <w:pPr>
        <w:spacing w:line="440" w:lineRule="exact"/>
        <w:rPr>
          <w:spacing w:val="0"/>
          <w:sz w:val="24"/>
          <w:szCs w:val="24"/>
        </w:rPr>
      </w:pPr>
      <w:r w:rsidRPr="008E187B">
        <w:rPr>
          <w:rFonts w:eastAsia="黑体"/>
          <w:spacing w:val="0"/>
          <w:szCs w:val="28"/>
        </w:rPr>
        <w:t>T</w:t>
      </w:r>
      <w:r w:rsidRPr="008E187B">
        <w:rPr>
          <w:spacing w:val="0"/>
          <w:sz w:val="24"/>
          <w:szCs w:val="24"/>
        </w:rPr>
        <w:t>ooling Sequential Number: When a series of tooling bear the same tooling type code, and are used in different operations of the same part, then the Tooling Sequential Number is supplied additionally to show the sequence of operations with 2, 3, 4……(Sequential No 1 is omitted). Example:</w:t>
      </w:r>
    </w:p>
    <w:p w:rsidR="004C2CBA" w:rsidRPr="008E187B" w:rsidDel="00CC417D" w:rsidRDefault="00893AA2" w:rsidP="00CC417D">
      <w:pPr>
        <w:spacing w:line="440" w:lineRule="exact"/>
        <w:ind w:firstLineChars="200" w:firstLine="560"/>
        <w:rPr>
          <w:del w:id="125" w:author="China" w:date="2025-11-28T08:14:00Z"/>
          <w:spacing w:val="0"/>
          <w:sz w:val="28"/>
          <w:szCs w:val="28"/>
        </w:rPr>
        <w:pPrChange w:id="126" w:author="China" w:date="2025-11-28T08:14:00Z">
          <w:pPr>
            <w:spacing w:line="440" w:lineRule="exact"/>
            <w:ind w:firstLineChars="200" w:firstLine="560"/>
          </w:pPr>
        </w:pPrChange>
      </w:pPr>
      <w:del w:id="127" w:author="China" w:date="2025-11-28T08:14:00Z">
        <w:r w:rsidRPr="008E187B" w:rsidDel="00CC417D">
          <w:rPr>
            <w:rFonts w:hAnsi="宋体"/>
            <w:spacing w:val="0"/>
            <w:sz w:val="28"/>
            <w:szCs w:val="28"/>
          </w:rPr>
          <w:delText>第</w:delText>
        </w:r>
        <w:r w:rsidRPr="008E187B" w:rsidDel="00CC417D">
          <w:rPr>
            <w:spacing w:val="0"/>
            <w:sz w:val="28"/>
            <w:szCs w:val="28"/>
          </w:rPr>
          <w:delText>1</w:delText>
        </w:r>
        <w:r w:rsidRPr="008E187B" w:rsidDel="00CC417D">
          <w:rPr>
            <w:rFonts w:hAnsi="宋体"/>
            <w:spacing w:val="0"/>
            <w:sz w:val="28"/>
            <w:szCs w:val="28"/>
          </w:rPr>
          <w:delText>号工装</w:delText>
        </w:r>
        <w:r w:rsidRPr="008E187B" w:rsidDel="00CC417D">
          <w:rPr>
            <w:rFonts w:hAnsi="宋体" w:hint="eastAsia"/>
            <w:spacing w:val="0"/>
            <w:sz w:val="28"/>
            <w:szCs w:val="28"/>
          </w:rPr>
          <w:delText>：</w:delText>
        </w:r>
        <w:r w:rsidRPr="008E187B" w:rsidDel="00CC417D">
          <w:rPr>
            <w:spacing w:val="0"/>
            <w:sz w:val="28"/>
            <w:szCs w:val="28"/>
          </w:rPr>
          <w:delText>FAJ5-50000-1</w:delText>
        </w:r>
      </w:del>
    </w:p>
    <w:p w:rsidR="00592DF3" w:rsidRPr="008E187B" w:rsidRDefault="00592DF3" w:rsidP="00CC417D">
      <w:pPr>
        <w:spacing w:line="440" w:lineRule="exact"/>
        <w:ind w:firstLineChars="200" w:firstLine="480"/>
        <w:outlineLvl w:val="0"/>
        <w:rPr>
          <w:spacing w:val="0"/>
          <w:sz w:val="24"/>
          <w:szCs w:val="24"/>
        </w:rPr>
        <w:pPrChange w:id="128" w:author="China" w:date="2025-11-28T08:14:00Z">
          <w:pPr>
            <w:spacing w:line="440" w:lineRule="exact"/>
            <w:outlineLvl w:val="0"/>
          </w:pPr>
        </w:pPrChange>
      </w:pPr>
      <w:r w:rsidRPr="008E187B">
        <w:rPr>
          <w:spacing w:val="0"/>
          <w:sz w:val="24"/>
          <w:szCs w:val="24"/>
        </w:rPr>
        <w:t>Tool</w:t>
      </w:r>
      <w:r w:rsidRPr="008E187B">
        <w:rPr>
          <w:rFonts w:hint="eastAsia"/>
          <w:spacing w:val="0"/>
          <w:sz w:val="24"/>
          <w:szCs w:val="24"/>
        </w:rPr>
        <w:t xml:space="preserve">ing </w:t>
      </w:r>
      <w:r w:rsidRPr="008E187B">
        <w:rPr>
          <w:spacing w:val="0"/>
          <w:sz w:val="24"/>
          <w:szCs w:val="24"/>
        </w:rPr>
        <w:t xml:space="preserve">No. 1: </w:t>
      </w:r>
      <w:r w:rsidRPr="008E187B">
        <w:rPr>
          <w:rFonts w:hint="eastAsia"/>
          <w:spacing w:val="0"/>
          <w:sz w:val="24"/>
          <w:szCs w:val="24"/>
        </w:rPr>
        <w:t>FAJ5-50000-1</w:t>
      </w:r>
    </w:p>
    <w:p w:rsidR="004C2CBA" w:rsidRPr="008E187B" w:rsidDel="00CC417D" w:rsidRDefault="00893AA2" w:rsidP="00CC417D">
      <w:pPr>
        <w:spacing w:line="440" w:lineRule="exact"/>
        <w:ind w:firstLineChars="200" w:firstLine="560"/>
        <w:rPr>
          <w:del w:id="129" w:author="China" w:date="2025-11-28T08:14:00Z"/>
          <w:spacing w:val="0"/>
          <w:sz w:val="28"/>
          <w:szCs w:val="28"/>
        </w:rPr>
        <w:pPrChange w:id="130" w:author="China" w:date="2025-11-28T08:14:00Z">
          <w:pPr>
            <w:spacing w:line="440" w:lineRule="exact"/>
            <w:ind w:firstLineChars="200" w:firstLine="560"/>
          </w:pPr>
        </w:pPrChange>
      </w:pPr>
      <w:del w:id="131" w:author="China" w:date="2025-11-28T08:14:00Z">
        <w:r w:rsidRPr="008E187B" w:rsidDel="00CC417D">
          <w:rPr>
            <w:rFonts w:hAnsi="宋体"/>
            <w:spacing w:val="0"/>
            <w:sz w:val="28"/>
            <w:szCs w:val="28"/>
          </w:rPr>
          <w:delText>第</w:delText>
        </w:r>
        <w:r w:rsidRPr="008E187B" w:rsidDel="00CC417D">
          <w:rPr>
            <w:spacing w:val="0"/>
            <w:sz w:val="28"/>
            <w:szCs w:val="28"/>
          </w:rPr>
          <w:delText>2</w:delText>
        </w:r>
        <w:r w:rsidRPr="008E187B" w:rsidDel="00CC417D">
          <w:rPr>
            <w:rFonts w:hAnsi="宋体"/>
            <w:spacing w:val="0"/>
            <w:sz w:val="28"/>
            <w:szCs w:val="28"/>
          </w:rPr>
          <w:delText>号工装</w:delText>
        </w:r>
        <w:r w:rsidRPr="008E187B" w:rsidDel="00CC417D">
          <w:rPr>
            <w:rFonts w:hAnsi="宋体" w:hint="eastAsia"/>
            <w:spacing w:val="0"/>
            <w:sz w:val="28"/>
            <w:szCs w:val="28"/>
          </w:rPr>
          <w:delText>：</w:delText>
        </w:r>
        <w:r w:rsidRPr="008E187B" w:rsidDel="00CC417D">
          <w:rPr>
            <w:spacing w:val="0"/>
            <w:sz w:val="28"/>
            <w:szCs w:val="28"/>
          </w:rPr>
          <w:delText>2FAJ5-50000-1</w:delText>
        </w:r>
      </w:del>
    </w:p>
    <w:p w:rsidR="00592DF3" w:rsidRPr="008E187B" w:rsidRDefault="00592DF3" w:rsidP="00CC417D">
      <w:pPr>
        <w:spacing w:line="440" w:lineRule="exact"/>
        <w:ind w:firstLineChars="200" w:firstLine="480"/>
        <w:outlineLvl w:val="0"/>
        <w:rPr>
          <w:spacing w:val="0"/>
          <w:sz w:val="24"/>
          <w:szCs w:val="24"/>
        </w:rPr>
        <w:pPrChange w:id="132" w:author="China" w:date="2025-11-28T08:14:00Z">
          <w:pPr>
            <w:spacing w:line="440" w:lineRule="exact"/>
            <w:outlineLvl w:val="0"/>
          </w:pPr>
        </w:pPrChange>
      </w:pPr>
      <w:r w:rsidRPr="008E187B">
        <w:rPr>
          <w:spacing w:val="0"/>
          <w:sz w:val="24"/>
          <w:szCs w:val="24"/>
        </w:rPr>
        <w:t>Tool</w:t>
      </w:r>
      <w:r w:rsidRPr="008E187B">
        <w:rPr>
          <w:rFonts w:hint="eastAsia"/>
          <w:spacing w:val="0"/>
          <w:sz w:val="24"/>
          <w:szCs w:val="24"/>
        </w:rPr>
        <w:t>ing</w:t>
      </w:r>
      <w:r w:rsidRPr="008E187B">
        <w:rPr>
          <w:spacing w:val="0"/>
          <w:sz w:val="24"/>
          <w:szCs w:val="24"/>
        </w:rPr>
        <w:t xml:space="preserve"> No. 2: 2</w:t>
      </w:r>
      <w:r w:rsidRPr="008E187B">
        <w:rPr>
          <w:rFonts w:hint="eastAsia"/>
          <w:spacing w:val="0"/>
          <w:sz w:val="24"/>
          <w:szCs w:val="24"/>
        </w:rPr>
        <w:t>FAJ5-50000-1</w:t>
      </w:r>
    </w:p>
    <w:p w:rsidR="004C2CBA" w:rsidRPr="008E187B" w:rsidDel="00CC417D" w:rsidRDefault="00893AA2" w:rsidP="00CC417D">
      <w:pPr>
        <w:spacing w:line="440" w:lineRule="exact"/>
        <w:ind w:firstLineChars="200" w:firstLine="560"/>
        <w:rPr>
          <w:del w:id="133" w:author="China" w:date="2025-11-28T08:14:00Z"/>
          <w:spacing w:val="0"/>
          <w:sz w:val="28"/>
          <w:szCs w:val="28"/>
        </w:rPr>
        <w:pPrChange w:id="134" w:author="China" w:date="2025-11-28T08:14:00Z">
          <w:pPr>
            <w:spacing w:line="440" w:lineRule="exact"/>
            <w:ind w:firstLineChars="200" w:firstLine="560"/>
          </w:pPr>
        </w:pPrChange>
      </w:pPr>
      <w:del w:id="135" w:author="China" w:date="2025-11-28T08:14:00Z">
        <w:r w:rsidRPr="008E187B" w:rsidDel="00CC417D">
          <w:rPr>
            <w:rFonts w:hAnsi="宋体"/>
            <w:spacing w:val="0"/>
            <w:sz w:val="28"/>
            <w:szCs w:val="28"/>
          </w:rPr>
          <w:delText>第</w:delText>
        </w:r>
        <w:r w:rsidRPr="008E187B" w:rsidDel="00CC417D">
          <w:rPr>
            <w:spacing w:val="0"/>
            <w:sz w:val="28"/>
            <w:szCs w:val="28"/>
          </w:rPr>
          <w:delText>3</w:delText>
        </w:r>
        <w:r w:rsidRPr="008E187B" w:rsidDel="00CC417D">
          <w:rPr>
            <w:rFonts w:hAnsi="宋体"/>
            <w:spacing w:val="0"/>
            <w:sz w:val="28"/>
            <w:szCs w:val="28"/>
          </w:rPr>
          <w:delText>号工装</w:delText>
        </w:r>
        <w:r w:rsidRPr="008E187B" w:rsidDel="00CC417D">
          <w:rPr>
            <w:rFonts w:hAnsi="宋体" w:hint="eastAsia"/>
            <w:spacing w:val="0"/>
            <w:sz w:val="28"/>
            <w:szCs w:val="28"/>
          </w:rPr>
          <w:delText>：</w:delText>
        </w:r>
        <w:r w:rsidRPr="008E187B" w:rsidDel="00CC417D">
          <w:rPr>
            <w:spacing w:val="0"/>
            <w:sz w:val="28"/>
            <w:szCs w:val="28"/>
          </w:rPr>
          <w:delText>3FAJ5-50000-1</w:delText>
        </w:r>
      </w:del>
    </w:p>
    <w:p w:rsidR="00592DF3" w:rsidRPr="008E187B" w:rsidRDefault="00592DF3" w:rsidP="00CC417D">
      <w:pPr>
        <w:spacing w:line="440" w:lineRule="exact"/>
        <w:ind w:firstLineChars="200" w:firstLine="480"/>
        <w:outlineLvl w:val="0"/>
        <w:rPr>
          <w:spacing w:val="0"/>
          <w:sz w:val="24"/>
          <w:szCs w:val="24"/>
        </w:rPr>
        <w:pPrChange w:id="136" w:author="China" w:date="2025-11-28T08:14:00Z">
          <w:pPr>
            <w:spacing w:line="440" w:lineRule="exact"/>
            <w:outlineLvl w:val="0"/>
          </w:pPr>
        </w:pPrChange>
      </w:pPr>
      <w:r w:rsidRPr="008E187B">
        <w:rPr>
          <w:spacing w:val="0"/>
          <w:sz w:val="24"/>
          <w:szCs w:val="24"/>
        </w:rPr>
        <w:t>Tool</w:t>
      </w:r>
      <w:r w:rsidRPr="008E187B">
        <w:rPr>
          <w:rFonts w:hint="eastAsia"/>
          <w:spacing w:val="0"/>
          <w:sz w:val="24"/>
          <w:szCs w:val="24"/>
        </w:rPr>
        <w:t>ing</w:t>
      </w:r>
      <w:r w:rsidRPr="008E187B">
        <w:rPr>
          <w:spacing w:val="0"/>
          <w:sz w:val="24"/>
          <w:szCs w:val="24"/>
        </w:rPr>
        <w:t xml:space="preserve"> No. 3: 3</w:t>
      </w:r>
      <w:r w:rsidRPr="008E187B">
        <w:rPr>
          <w:rFonts w:hint="eastAsia"/>
          <w:spacing w:val="0"/>
          <w:sz w:val="24"/>
          <w:szCs w:val="24"/>
        </w:rPr>
        <w:t>FAJ5-50000-1</w:t>
      </w:r>
    </w:p>
    <w:p w:rsidR="004C2CBA" w:rsidRPr="008E187B" w:rsidDel="00CC417D" w:rsidRDefault="00893AA2">
      <w:pPr>
        <w:spacing w:line="440" w:lineRule="exact"/>
        <w:rPr>
          <w:del w:id="137" w:author="China" w:date="2025-11-28T08:14:00Z"/>
          <w:spacing w:val="0"/>
          <w:sz w:val="28"/>
        </w:rPr>
      </w:pPr>
      <w:r w:rsidRPr="008E187B">
        <w:rPr>
          <w:rFonts w:ascii="黑体" w:eastAsia="黑体" w:hAnsi="宋体" w:hint="eastAsia"/>
          <w:spacing w:val="0"/>
          <w:sz w:val="28"/>
          <w:szCs w:val="28"/>
        </w:rPr>
        <w:t xml:space="preserve">5.3.6  </w:t>
      </w:r>
      <w:del w:id="138" w:author="China" w:date="2025-11-28T08:14:00Z">
        <w:r w:rsidRPr="008E187B" w:rsidDel="00CC417D">
          <w:rPr>
            <w:rFonts w:hint="eastAsia"/>
            <w:spacing w:val="0"/>
            <w:sz w:val="28"/>
          </w:rPr>
          <w:delText>工装顺序号、工装用途首码和工装类别代码的最大总位数为</w:delText>
        </w:r>
        <w:r w:rsidRPr="008E187B" w:rsidDel="00CC417D">
          <w:rPr>
            <w:rFonts w:hint="eastAsia"/>
            <w:spacing w:val="0"/>
            <w:sz w:val="28"/>
          </w:rPr>
          <w:delText>6</w:delText>
        </w:r>
        <w:r w:rsidRPr="008E187B" w:rsidDel="00CC417D">
          <w:rPr>
            <w:rFonts w:hint="eastAsia"/>
            <w:spacing w:val="0"/>
            <w:sz w:val="28"/>
          </w:rPr>
          <w:delText>个字符。</w:delText>
        </w:r>
      </w:del>
    </w:p>
    <w:p w:rsidR="00592DF3" w:rsidRPr="008E187B" w:rsidRDefault="00592DF3" w:rsidP="00CC417D">
      <w:pPr>
        <w:spacing w:line="440" w:lineRule="exact"/>
        <w:rPr>
          <w:spacing w:val="0"/>
          <w:sz w:val="24"/>
          <w:szCs w:val="24"/>
        </w:rPr>
        <w:pPrChange w:id="139" w:author="China" w:date="2025-11-28T08:14:00Z">
          <w:pPr>
            <w:spacing w:line="440" w:lineRule="exact"/>
            <w:outlineLvl w:val="0"/>
          </w:pPr>
        </w:pPrChange>
      </w:pPr>
      <w:r w:rsidRPr="008E187B">
        <w:rPr>
          <w:spacing w:val="0"/>
          <w:sz w:val="24"/>
          <w:szCs w:val="24"/>
        </w:rPr>
        <w:t>The maximum total number of digits in any tooling sequence number, tool</w:t>
      </w:r>
      <w:r w:rsidRPr="008E187B">
        <w:rPr>
          <w:rFonts w:hint="eastAsia"/>
          <w:spacing w:val="0"/>
          <w:sz w:val="24"/>
          <w:szCs w:val="24"/>
        </w:rPr>
        <w:t>ing</w:t>
      </w:r>
      <w:r w:rsidRPr="008E187B">
        <w:rPr>
          <w:spacing w:val="0"/>
          <w:sz w:val="24"/>
          <w:szCs w:val="24"/>
        </w:rPr>
        <w:t xml:space="preserve"> purpose prefix and tooling type code shall not exceed 6 characters.</w:t>
      </w:r>
    </w:p>
    <w:p w:rsidR="004C2CBA" w:rsidRPr="008E187B" w:rsidDel="00CC417D" w:rsidRDefault="00893AA2" w:rsidP="004A71CF">
      <w:pPr>
        <w:spacing w:line="440" w:lineRule="exact"/>
        <w:rPr>
          <w:del w:id="140" w:author="China" w:date="2025-11-28T08:14:00Z"/>
          <w:spacing w:val="0"/>
          <w:sz w:val="28"/>
        </w:rPr>
      </w:pPr>
      <w:r w:rsidRPr="008E187B">
        <w:rPr>
          <w:rFonts w:ascii="黑体" w:eastAsia="黑体" w:hAnsi="宋体" w:hint="eastAsia"/>
          <w:spacing w:val="0"/>
          <w:sz w:val="28"/>
          <w:szCs w:val="28"/>
        </w:rPr>
        <w:t xml:space="preserve">5.3.7  </w:t>
      </w:r>
      <w:del w:id="141" w:author="China" w:date="2025-11-28T08:14:00Z">
        <w:r w:rsidRPr="008E187B" w:rsidDel="00CC417D">
          <w:rPr>
            <w:rFonts w:hint="eastAsia"/>
            <w:spacing w:val="0"/>
            <w:sz w:val="28"/>
          </w:rPr>
          <w:delText>组合夹具代号仅限于在工装制造采用组合夹具拼装时使用。</w:delText>
        </w:r>
      </w:del>
    </w:p>
    <w:p w:rsidR="00592DF3" w:rsidRPr="008E187B" w:rsidRDefault="00592DF3" w:rsidP="00CC417D">
      <w:pPr>
        <w:spacing w:line="440" w:lineRule="exact"/>
        <w:rPr>
          <w:spacing w:val="0"/>
          <w:sz w:val="24"/>
          <w:szCs w:val="24"/>
        </w:rPr>
        <w:pPrChange w:id="142" w:author="China" w:date="2025-11-28T08:14:00Z">
          <w:pPr>
            <w:spacing w:line="440" w:lineRule="exact"/>
            <w:outlineLvl w:val="0"/>
          </w:pPr>
        </w:pPrChange>
      </w:pPr>
      <w:r w:rsidRPr="008E187B">
        <w:rPr>
          <w:spacing w:val="0"/>
          <w:sz w:val="24"/>
          <w:szCs w:val="24"/>
        </w:rPr>
        <w:t xml:space="preserve">Code of setting-up fixtures shall only be applicable to </w:t>
      </w:r>
      <w:r w:rsidRPr="008E187B">
        <w:rPr>
          <w:rFonts w:hint="eastAsia"/>
          <w:spacing w:val="0"/>
          <w:sz w:val="24"/>
          <w:szCs w:val="24"/>
        </w:rPr>
        <w:t xml:space="preserve">assembling the </w:t>
      </w:r>
      <w:proofErr w:type="spellStart"/>
      <w:r w:rsidRPr="008E187B">
        <w:rPr>
          <w:rFonts w:hint="eastAsia"/>
          <w:spacing w:val="0"/>
          <w:sz w:val="24"/>
          <w:szCs w:val="24"/>
        </w:rPr>
        <w:t>toolings</w:t>
      </w:r>
      <w:proofErr w:type="spellEnd"/>
      <w:r w:rsidRPr="008E187B">
        <w:rPr>
          <w:rFonts w:hint="eastAsia"/>
          <w:spacing w:val="0"/>
          <w:sz w:val="24"/>
          <w:szCs w:val="24"/>
        </w:rPr>
        <w:t xml:space="preserve"> by setting-up fixtures</w:t>
      </w:r>
      <w:r w:rsidRPr="008E187B">
        <w:rPr>
          <w:spacing w:val="0"/>
          <w:sz w:val="24"/>
          <w:szCs w:val="24"/>
        </w:rPr>
        <w:t>.</w:t>
      </w:r>
    </w:p>
    <w:p w:rsidR="004C2CBA" w:rsidRPr="008E187B" w:rsidDel="00CC417D" w:rsidRDefault="00893AA2">
      <w:pPr>
        <w:spacing w:line="440" w:lineRule="exact"/>
        <w:rPr>
          <w:del w:id="143" w:author="China" w:date="2025-11-28T08:14:00Z"/>
          <w:spacing w:val="0"/>
          <w:sz w:val="28"/>
        </w:rPr>
      </w:pPr>
      <w:r w:rsidRPr="008E187B">
        <w:rPr>
          <w:rFonts w:ascii="黑体" w:eastAsia="黑体" w:hAnsi="宋体" w:hint="eastAsia"/>
          <w:spacing w:val="0"/>
          <w:sz w:val="28"/>
          <w:szCs w:val="28"/>
        </w:rPr>
        <w:t xml:space="preserve">5.3.8  </w:t>
      </w:r>
      <w:del w:id="144" w:author="China" w:date="2025-11-28T08:14:00Z">
        <w:r w:rsidRPr="008E187B" w:rsidDel="00CC417D">
          <w:rPr>
            <w:rFonts w:hint="eastAsia"/>
            <w:spacing w:val="0"/>
            <w:sz w:val="28"/>
          </w:rPr>
          <w:delText>项目代码</w:delText>
        </w:r>
        <w:r w:rsidRPr="008E187B" w:rsidDel="00CC417D">
          <w:rPr>
            <w:spacing w:val="0"/>
            <w:sz w:val="28"/>
          </w:rPr>
          <w:delText>按</w:delText>
        </w:r>
        <w:r w:rsidR="00E01715" w:rsidRPr="008E187B" w:rsidDel="00CC417D">
          <w:rPr>
            <w:spacing w:val="0"/>
            <w:sz w:val="28"/>
          </w:rPr>
          <w:delText>GLC231007</w:delText>
        </w:r>
        <w:r w:rsidRPr="008E187B" w:rsidDel="00CC417D">
          <w:rPr>
            <w:spacing w:val="0"/>
            <w:sz w:val="28"/>
          </w:rPr>
          <w:delText>中的附录</w:delText>
        </w:r>
        <w:r w:rsidRPr="008E187B" w:rsidDel="00CC417D">
          <w:rPr>
            <w:spacing w:val="0"/>
            <w:sz w:val="28"/>
          </w:rPr>
          <w:delText>A</w:delText>
        </w:r>
        <w:r w:rsidRPr="008E187B" w:rsidDel="00CC417D">
          <w:rPr>
            <w:spacing w:val="0"/>
            <w:sz w:val="28"/>
          </w:rPr>
          <w:delText>的规定</w:delText>
        </w:r>
        <w:r w:rsidRPr="008E187B" w:rsidDel="00CC417D">
          <w:rPr>
            <w:rFonts w:hint="eastAsia"/>
            <w:spacing w:val="0"/>
            <w:sz w:val="28"/>
          </w:rPr>
          <w:delText>（有特殊要求的除外）。</w:delText>
        </w:r>
      </w:del>
    </w:p>
    <w:p w:rsidR="00592DF3" w:rsidRPr="008E187B" w:rsidRDefault="00592DF3" w:rsidP="00CC417D">
      <w:pPr>
        <w:spacing w:line="440" w:lineRule="exact"/>
        <w:rPr>
          <w:spacing w:val="0"/>
          <w:sz w:val="24"/>
          <w:szCs w:val="24"/>
        </w:rPr>
        <w:pPrChange w:id="145" w:author="China" w:date="2025-11-28T08:14:00Z">
          <w:pPr>
            <w:spacing w:line="440" w:lineRule="exact"/>
            <w:outlineLvl w:val="0"/>
          </w:pPr>
        </w:pPrChange>
      </w:pPr>
      <w:r w:rsidRPr="008E187B">
        <w:rPr>
          <w:spacing w:val="0"/>
          <w:sz w:val="24"/>
          <w:szCs w:val="24"/>
        </w:rPr>
        <w:t xml:space="preserve">Program code shall be in accordance with the requirements in Appendix </w:t>
      </w:r>
      <w:proofErr w:type="gramStart"/>
      <w:r w:rsidRPr="008E187B">
        <w:rPr>
          <w:spacing w:val="0"/>
          <w:sz w:val="24"/>
          <w:szCs w:val="24"/>
        </w:rPr>
        <w:t>A</w:t>
      </w:r>
      <w:proofErr w:type="gramEnd"/>
      <w:r w:rsidRPr="008E187B">
        <w:rPr>
          <w:rFonts w:hint="eastAsia"/>
          <w:spacing w:val="0"/>
          <w:sz w:val="24"/>
          <w:szCs w:val="24"/>
        </w:rPr>
        <w:t xml:space="preserve"> of </w:t>
      </w:r>
      <w:r w:rsidR="000D022B" w:rsidRPr="000D022B">
        <w:rPr>
          <w:spacing w:val="0"/>
          <w:sz w:val="24"/>
          <w:szCs w:val="24"/>
        </w:rPr>
        <w:t>GLC231007</w:t>
      </w:r>
      <w:r w:rsidR="000D022B" w:rsidRPr="000D022B">
        <w:rPr>
          <w:rFonts w:hint="eastAsia"/>
          <w:spacing w:val="0"/>
          <w:sz w:val="24"/>
          <w:szCs w:val="24"/>
        </w:rPr>
        <w:t>,</w:t>
      </w:r>
      <w:r w:rsidRPr="008E187B">
        <w:rPr>
          <w:spacing w:val="0"/>
          <w:sz w:val="24"/>
          <w:szCs w:val="24"/>
        </w:rPr>
        <w:t xml:space="preserve"> unless otherwise specified.</w:t>
      </w:r>
    </w:p>
    <w:p w:rsidR="004C2CBA" w:rsidRPr="008E187B" w:rsidDel="00CC417D" w:rsidRDefault="00893AA2">
      <w:pPr>
        <w:spacing w:line="440" w:lineRule="exact"/>
        <w:rPr>
          <w:del w:id="146" w:author="China" w:date="2025-11-28T08:14:00Z"/>
          <w:spacing w:val="0"/>
          <w:sz w:val="28"/>
        </w:rPr>
      </w:pPr>
      <w:r w:rsidRPr="008E187B">
        <w:rPr>
          <w:rFonts w:ascii="黑体" w:eastAsia="黑体" w:hAnsi="宋体" w:hint="eastAsia"/>
          <w:spacing w:val="0"/>
          <w:sz w:val="28"/>
          <w:szCs w:val="28"/>
        </w:rPr>
        <w:t xml:space="preserve">5.3.9  </w:t>
      </w:r>
      <w:del w:id="147" w:author="China" w:date="2025-11-28T08:14:00Z">
        <w:r w:rsidRPr="008E187B" w:rsidDel="00CC417D">
          <w:rPr>
            <w:rFonts w:hint="eastAsia"/>
            <w:spacing w:val="0"/>
            <w:sz w:val="28"/>
          </w:rPr>
          <w:delText>工装图样编号示例</w:delText>
        </w:r>
        <w:r w:rsidRPr="008E187B" w:rsidDel="00CC417D">
          <w:rPr>
            <w:spacing w:val="0"/>
            <w:sz w:val="28"/>
          </w:rPr>
          <w:delText>见附录</w:delText>
        </w:r>
        <w:r w:rsidRPr="008E187B" w:rsidDel="00CC417D">
          <w:rPr>
            <w:spacing w:val="0"/>
            <w:sz w:val="28"/>
          </w:rPr>
          <w:delText>C</w:delText>
        </w:r>
        <w:r w:rsidRPr="008E187B" w:rsidDel="00CC417D">
          <w:rPr>
            <w:spacing w:val="0"/>
            <w:sz w:val="28"/>
          </w:rPr>
          <w:delText>。</w:delText>
        </w:r>
      </w:del>
    </w:p>
    <w:p w:rsidR="00592DF3" w:rsidRPr="008E187B" w:rsidRDefault="00592DF3" w:rsidP="00CC417D">
      <w:pPr>
        <w:spacing w:line="440" w:lineRule="exact"/>
        <w:rPr>
          <w:spacing w:val="0"/>
          <w:sz w:val="24"/>
          <w:szCs w:val="24"/>
        </w:rPr>
        <w:pPrChange w:id="148" w:author="China" w:date="2025-11-28T08:14:00Z">
          <w:pPr>
            <w:spacing w:line="440" w:lineRule="exact"/>
            <w:outlineLvl w:val="0"/>
          </w:pPr>
        </w:pPrChange>
      </w:pPr>
      <w:r w:rsidRPr="008E187B">
        <w:rPr>
          <w:spacing w:val="0"/>
          <w:sz w:val="24"/>
          <w:szCs w:val="24"/>
        </w:rPr>
        <w:t>Refer to Appendix C for examples of tooling drawing numbering</w:t>
      </w:r>
      <w:r w:rsidRPr="008E187B">
        <w:rPr>
          <w:rFonts w:hint="eastAsia"/>
          <w:spacing w:val="0"/>
          <w:sz w:val="24"/>
          <w:szCs w:val="24"/>
        </w:rPr>
        <w:t>.</w:t>
      </w:r>
    </w:p>
    <w:p w:rsidR="004C2CBA" w:rsidRPr="00A530A3" w:rsidRDefault="00DA6225">
      <w:pPr>
        <w:spacing w:line="440" w:lineRule="exact"/>
        <w:rPr>
          <w:b/>
          <w:spacing w:val="0"/>
          <w:sz w:val="24"/>
          <w:szCs w:val="24"/>
        </w:rPr>
      </w:pPr>
      <w:proofErr w:type="gramStart"/>
      <w:r w:rsidRPr="008E187B">
        <w:rPr>
          <w:rFonts w:ascii="黑体" w:eastAsia="黑体" w:hAnsi="宋体" w:hint="eastAsia"/>
          <w:spacing w:val="0"/>
          <w:sz w:val="28"/>
          <w:szCs w:val="28"/>
        </w:rPr>
        <w:lastRenderedPageBreak/>
        <w:t>5.4</w:t>
      </w:r>
      <w:r w:rsidR="00893AA2" w:rsidRPr="008E187B">
        <w:rPr>
          <w:rFonts w:ascii="黑体" w:eastAsia="黑体" w:hAnsi="宋体" w:hint="eastAsia"/>
          <w:spacing w:val="0"/>
          <w:sz w:val="28"/>
          <w:szCs w:val="28"/>
        </w:rPr>
        <w:t xml:space="preserve">  </w:t>
      </w:r>
      <w:proofErr w:type="gramEnd"/>
      <w:del w:id="149" w:author="China" w:date="2025-11-28T08:15:00Z">
        <w:r w:rsidR="00893AA2" w:rsidRPr="008E187B" w:rsidDel="00CC417D">
          <w:rPr>
            <w:rFonts w:ascii="黑体" w:eastAsia="黑体" w:hAnsi="宋体" w:hint="eastAsia"/>
            <w:spacing w:val="0"/>
            <w:sz w:val="28"/>
            <w:szCs w:val="28"/>
          </w:rPr>
          <w:delText>工装图样标题栏</w:delText>
        </w:r>
      </w:del>
      <w:r w:rsidR="004A71CF" w:rsidRPr="00A530A3">
        <w:rPr>
          <w:b/>
          <w:spacing w:val="0"/>
          <w:sz w:val="24"/>
          <w:szCs w:val="24"/>
        </w:rPr>
        <w:t>Title blocks of Tooling Drawings</w:t>
      </w:r>
    </w:p>
    <w:p w:rsidR="004C2CBA" w:rsidRPr="008E187B" w:rsidDel="00CC417D" w:rsidRDefault="00DA6225">
      <w:pPr>
        <w:spacing w:line="440" w:lineRule="exact"/>
        <w:rPr>
          <w:del w:id="150" w:author="China" w:date="2025-11-28T08:15:00Z"/>
          <w:spacing w:val="0"/>
          <w:sz w:val="28"/>
        </w:rPr>
      </w:pPr>
      <w:r w:rsidRPr="008E187B">
        <w:rPr>
          <w:rFonts w:ascii="黑体" w:eastAsia="黑体" w:hAnsi="宋体" w:hint="eastAsia"/>
          <w:spacing w:val="0"/>
          <w:sz w:val="28"/>
          <w:szCs w:val="28"/>
        </w:rPr>
        <w:t>5.4</w:t>
      </w:r>
      <w:r w:rsidR="00893AA2" w:rsidRPr="008E187B">
        <w:rPr>
          <w:rFonts w:ascii="黑体" w:eastAsia="黑体" w:hAnsi="宋体" w:hint="eastAsia"/>
          <w:spacing w:val="0"/>
          <w:sz w:val="28"/>
          <w:szCs w:val="28"/>
        </w:rPr>
        <w:t xml:space="preserve">.1  </w:t>
      </w:r>
      <w:del w:id="151" w:author="China" w:date="2025-11-28T08:15:00Z">
        <w:r w:rsidR="00893AA2" w:rsidRPr="008E187B" w:rsidDel="00CC417D">
          <w:rPr>
            <w:rFonts w:hint="eastAsia"/>
            <w:spacing w:val="0"/>
            <w:sz w:val="28"/>
          </w:rPr>
          <w:delText>总图图样的标题</w:delText>
        </w:r>
        <w:r w:rsidR="00893AA2" w:rsidRPr="008E187B" w:rsidDel="00CC417D">
          <w:rPr>
            <w:spacing w:val="0"/>
            <w:sz w:val="28"/>
          </w:rPr>
          <w:delText>栏按附录</w:delText>
        </w:r>
        <w:r w:rsidR="00893AA2" w:rsidRPr="008E187B" w:rsidDel="00CC417D">
          <w:rPr>
            <w:spacing w:val="0"/>
            <w:sz w:val="28"/>
          </w:rPr>
          <w:delText>D</w:delText>
        </w:r>
        <w:r w:rsidR="00893AA2" w:rsidRPr="008E187B" w:rsidDel="00CC417D">
          <w:rPr>
            <w:spacing w:val="0"/>
            <w:sz w:val="28"/>
          </w:rPr>
          <w:delText>中</w:delText>
        </w:r>
        <w:r w:rsidR="00893AA2" w:rsidRPr="008E187B" w:rsidDel="00CC417D">
          <w:rPr>
            <w:spacing w:val="0"/>
            <w:sz w:val="28"/>
          </w:rPr>
          <w:delText>D.1</w:delText>
        </w:r>
        <w:r w:rsidR="00893AA2" w:rsidRPr="008E187B" w:rsidDel="00CC417D">
          <w:rPr>
            <w:rFonts w:hint="eastAsia"/>
            <w:spacing w:val="0"/>
            <w:sz w:val="28"/>
          </w:rPr>
          <w:delText>的规定。</w:delText>
        </w:r>
      </w:del>
    </w:p>
    <w:p w:rsidR="004A71CF" w:rsidRPr="008E187B" w:rsidRDefault="004A71CF" w:rsidP="00CC417D">
      <w:pPr>
        <w:spacing w:line="440" w:lineRule="exact"/>
        <w:rPr>
          <w:spacing w:val="0"/>
          <w:sz w:val="24"/>
          <w:szCs w:val="24"/>
        </w:rPr>
        <w:pPrChange w:id="152" w:author="China" w:date="2025-11-28T08:15:00Z">
          <w:pPr>
            <w:spacing w:line="440" w:lineRule="exact"/>
            <w:outlineLvl w:val="0"/>
          </w:pPr>
        </w:pPrChange>
      </w:pPr>
      <w:r w:rsidRPr="008E187B">
        <w:rPr>
          <w:spacing w:val="0"/>
          <w:sz w:val="24"/>
          <w:szCs w:val="24"/>
        </w:rPr>
        <w:t>The title block of the master drawing shall comply with the requirements of Appendix D, D1.</w:t>
      </w:r>
    </w:p>
    <w:p w:rsidR="004C2CBA" w:rsidRPr="008E187B" w:rsidDel="00CC417D" w:rsidRDefault="00DA6225">
      <w:pPr>
        <w:spacing w:line="440" w:lineRule="exact"/>
        <w:rPr>
          <w:del w:id="153" w:author="China" w:date="2025-11-28T08:15:00Z"/>
          <w:spacing w:val="0"/>
          <w:sz w:val="28"/>
        </w:rPr>
      </w:pPr>
      <w:r w:rsidRPr="008E187B">
        <w:rPr>
          <w:rFonts w:ascii="黑体" w:eastAsia="黑体" w:hAnsi="宋体" w:hint="eastAsia"/>
          <w:spacing w:val="0"/>
          <w:sz w:val="28"/>
          <w:szCs w:val="28"/>
        </w:rPr>
        <w:t>5.4</w:t>
      </w:r>
      <w:r w:rsidR="00893AA2" w:rsidRPr="008E187B">
        <w:rPr>
          <w:rFonts w:ascii="黑体" w:eastAsia="黑体" w:hAnsi="宋体" w:hint="eastAsia"/>
          <w:spacing w:val="0"/>
          <w:sz w:val="28"/>
          <w:szCs w:val="28"/>
        </w:rPr>
        <w:t>.</w:t>
      </w:r>
      <w:r w:rsidR="00F46039" w:rsidRPr="008E187B">
        <w:rPr>
          <w:rFonts w:ascii="黑体" w:eastAsia="黑体" w:hAnsi="宋体" w:hint="eastAsia"/>
          <w:spacing w:val="0"/>
          <w:sz w:val="28"/>
          <w:szCs w:val="28"/>
        </w:rPr>
        <w:t>2</w:t>
      </w:r>
      <w:r w:rsidR="00893AA2" w:rsidRPr="008E187B">
        <w:rPr>
          <w:rFonts w:ascii="黑体" w:eastAsia="黑体" w:hAnsi="宋体" w:hint="eastAsia"/>
          <w:spacing w:val="0"/>
          <w:sz w:val="28"/>
          <w:szCs w:val="28"/>
        </w:rPr>
        <w:t xml:space="preserve">  </w:t>
      </w:r>
      <w:del w:id="154" w:author="China" w:date="2025-11-28T08:15:00Z">
        <w:r w:rsidR="00893AA2" w:rsidRPr="008E187B" w:rsidDel="00CC417D">
          <w:rPr>
            <w:rFonts w:hint="eastAsia"/>
            <w:spacing w:val="0"/>
            <w:sz w:val="28"/>
          </w:rPr>
          <w:delText>组件图图样标题</w:delText>
        </w:r>
        <w:r w:rsidR="00893AA2" w:rsidRPr="008E187B" w:rsidDel="00CC417D">
          <w:rPr>
            <w:spacing w:val="0"/>
            <w:sz w:val="28"/>
          </w:rPr>
          <w:delText>栏按附录</w:delText>
        </w:r>
        <w:r w:rsidR="00893AA2" w:rsidRPr="008E187B" w:rsidDel="00CC417D">
          <w:rPr>
            <w:spacing w:val="0"/>
            <w:sz w:val="28"/>
          </w:rPr>
          <w:delText>D</w:delText>
        </w:r>
        <w:r w:rsidR="00893AA2" w:rsidRPr="008E187B" w:rsidDel="00CC417D">
          <w:rPr>
            <w:spacing w:val="0"/>
            <w:sz w:val="28"/>
          </w:rPr>
          <w:delText>中</w:delText>
        </w:r>
        <w:r w:rsidR="00893AA2" w:rsidRPr="008E187B" w:rsidDel="00CC417D">
          <w:rPr>
            <w:spacing w:val="0"/>
            <w:sz w:val="28"/>
          </w:rPr>
          <w:delText>D.2</w:delText>
        </w:r>
        <w:r w:rsidR="00893AA2" w:rsidRPr="008E187B" w:rsidDel="00CC417D">
          <w:rPr>
            <w:spacing w:val="0"/>
            <w:sz w:val="28"/>
          </w:rPr>
          <w:delText>的规定</w:delText>
        </w:r>
        <w:r w:rsidR="00893AA2" w:rsidRPr="008E187B" w:rsidDel="00CC417D">
          <w:rPr>
            <w:rFonts w:hint="eastAsia"/>
            <w:spacing w:val="0"/>
            <w:sz w:val="28"/>
          </w:rPr>
          <w:delText>。</w:delText>
        </w:r>
      </w:del>
    </w:p>
    <w:p w:rsidR="004A71CF" w:rsidRPr="008E187B" w:rsidRDefault="004A71CF" w:rsidP="00CC417D">
      <w:pPr>
        <w:spacing w:line="440" w:lineRule="exact"/>
        <w:rPr>
          <w:spacing w:val="0"/>
          <w:sz w:val="24"/>
          <w:szCs w:val="24"/>
        </w:rPr>
        <w:pPrChange w:id="155" w:author="China" w:date="2025-11-28T08:15:00Z">
          <w:pPr>
            <w:spacing w:line="440" w:lineRule="exact"/>
            <w:outlineLvl w:val="0"/>
          </w:pPr>
        </w:pPrChange>
      </w:pPr>
      <w:r w:rsidRPr="008E187B">
        <w:rPr>
          <w:spacing w:val="0"/>
          <w:sz w:val="24"/>
          <w:szCs w:val="24"/>
        </w:rPr>
        <w:t>The title block of the</w:t>
      </w:r>
      <w:del w:id="156" w:author="China" w:date="2025-11-28T08:15:00Z">
        <w:r w:rsidRPr="008E187B" w:rsidDel="00CC417D">
          <w:rPr>
            <w:spacing w:val="0"/>
            <w:sz w:val="24"/>
            <w:szCs w:val="24"/>
          </w:rPr>
          <w:delText xml:space="preserve"> an</w:delText>
        </w:r>
      </w:del>
      <w:r w:rsidRPr="008E187B">
        <w:rPr>
          <w:spacing w:val="0"/>
          <w:sz w:val="24"/>
          <w:szCs w:val="24"/>
        </w:rPr>
        <w:t xml:space="preserve"> assembly drawing shall comply with the requirements of Appendix D, D2</w:t>
      </w:r>
      <w:r w:rsidRPr="008E187B">
        <w:rPr>
          <w:rFonts w:hint="eastAsia"/>
          <w:spacing w:val="0"/>
          <w:sz w:val="24"/>
          <w:szCs w:val="24"/>
        </w:rPr>
        <w:t>.</w:t>
      </w:r>
    </w:p>
    <w:p w:rsidR="004C2CBA" w:rsidRPr="008E187B" w:rsidDel="00CC417D" w:rsidRDefault="00DA6225">
      <w:pPr>
        <w:spacing w:line="440" w:lineRule="exact"/>
        <w:rPr>
          <w:del w:id="157" w:author="China" w:date="2025-11-28T08:15:00Z"/>
          <w:spacing w:val="0"/>
          <w:sz w:val="28"/>
        </w:rPr>
      </w:pPr>
      <w:r w:rsidRPr="008E187B">
        <w:rPr>
          <w:rFonts w:ascii="黑体" w:eastAsia="黑体" w:hAnsi="宋体" w:hint="eastAsia"/>
          <w:spacing w:val="0"/>
          <w:sz w:val="28"/>
          <w:szCs w:val="28"/>
        </w:rPr>
        <w:t>5.4</w:t>
      </w:r>
      <w:r w:rsidR="00893AA2" w:rsidRPr="008E187B">
        <w:rPr>
          <w:rFonts w:ascii="黑体" w:eastAsia="黑体" w:hAnsi="宋体" w:hint="eastAsia"/>
          <w:spacing w:val="0"/>
          <w:sz w:val="28"/>
          <w:szCs w:val="28"/>
        </w:rPr>
        <w:t>.</w:t>
      </w:r>
      <w:r w:rsidR="00F46039" w:rsidRPr="008E187B">
        <w:rPr>
          <w:rFonts w:ascii="黑体" w:eastAsia="黑体" w:hAnsi="宋体" w:hint="eastAsia"/>
          <w:spacing w:val="0"/>
          <w:sz w:val="28"/>
          <w:szCs w:val="28"/>
        </w:rPr>
        <w:t>3</w:t>
      </w:r>
      <w:r w:rsidR="00893AA2" w:rsidRPr="008E187B">
        <w:rPr>
          <w:rFonts w:ascii="黑体" w:eastAsia="黑体" w:hAnsi="宋体" w:hint="eastAsia"/>
          <w:spacing w:val="0"/>
          <w:sz w:val="28"/>
          <w:szCs w:val="28"/>
        </w:rPr>
        <w:t xml:space="preserve">  </w:t>
      </w:r>
      <w:del w:id="158" w:author="China" w:date="2025-11-28T08:15:00Z">
        <w:r w:rsidR="00893AA2" w:rsidRPr="008E187B" w:rsidDel="00CC417D">
          <w:rPr>
            <w:rFonts w:hint="eastAsia"/>
            <w:spacing w:val="0"/>
            <w:sz w:val="28"/>
          </w:rPr>
          <w:delText>零件图图样标题栏按</w:delText>
        </w:r>
        <w:r w:rsidR="00893AA2" w:rsidRPr="008E187B" w:rsidDel="00CC417D">
          <w:rPr>
            <w:spacing w:val="0"/>
            <w:sz w:val="28"/>
          </w:rPr>
          <w:delText>附录</w:delText>
        </w:r>
        <w:r w:rsidR="00893AA2" w:rsidRPr="008E187B" w:rsidDel="00CC417D">
          <w:rPr>
            <w:spacing w:val="0"/>
            <w:sz w:val="28"/>
          </w:rPr>
          <w:delText>D</w:delText>
        </w:r>
        <w:r w:rsidR="00893AA2" w:rsidRPr="008E187B" w:rsidDel="00CC417D">
          <w:rPr>
            <w:spacing w:val="0"/>
            <w:sz w:val="28"/>
          </w:rPr>
          <w:delText>中</w:delText>
        </w:r>
        <w:r w:rsidR="00893AA2" w:rsidRPr="008E187B" w:rsidDel="00CC417D">
          <w:rPr>
            <w:spacing w:val="0"/>
            <w:sz w:val="28"/>
          </w:rPr>
          <w:delText>D.3</w:delText>
        </w:r>
        <w:r w:rsidR="00893AA2" w:rsidRPr="008E187B" w:rsidDel="00CC417D">
          <w:rPr>
            <w:spacing w:val="0"/>
            <w:sz w:val="28"/>
          </w:rPr>
          <w:delText>的规定</w:delText>
        </w:r>
        <w:r w:rsidR="00893AA2" w:rsidRPr="008E187B" w:rsidDel="00CC417D">
          <w:rPr>
            <w:rFonts w:hint="eastAsia"/>
            <w:spacing w:val="0"/>
            <w:sz w:val="28"/>
          </w:rPr>
          <w:delText>。</w:delText>
        </w:r>
      </w:del>
    </w:p>
    <w:p w:rsidR="004A71CF" w:rsidRPr="008E187B" w:rsidRDefault="004A71CF" w:rsidP="00CC417D">
      <w:pPr>
        <w:spacing w:line="440" w:lineRule="exact"/>
        <w:rPr>
          <w:spacing w:val="0"/>
          <w:sz w:val="24"/>
          <w:szCs w:val="24"/>
        </w:rPr>
        <w:pPrChange w:id="159" w:author="China" w:date="2025-11-28T08:15:00Z">
          <w:pPr>
            <w:spacing w:line="440" w:lineRule="exact"/>
            <w:outlineLvl w:val="0"/>
          </w:pPr>
        </w:pPrChange>
      </w:pPr>
      <w:r w:rsidRPr="008E187B">
        <w:rPr>
          <w:spacing w:val="0"/>
          <w:sz w:val="24"/>
          <w:szCs w:val="24"/>
        </w:rPr>
        <w:t>The title block of the</w:t>
      </w:r>
      <w:del w:id="160" w:author="China" w:date="2025-11-28T08:15:00Z">
        <w:r w:rsidRPr="008E187B" w:rsidDel="00CC417D">
          <w:rPr>
            <w:spacing w:val="0"/>
            <w:sz w:val="24"/>
            <w:szCs w:val="24"/>
          </w:rPr>
          <w:delText xml:space="preserve"> a</w:delText>
        </w:r>
      </w:del>
      <w:r w:rsidRPr="008E187B">
        <w:rPr>
          <w:spacing w:val="0"/>
          <w:sz w:val="24"/>
          <w:szCs w:val="24"/>
        </w:rPr>
        <w:t xml:space="preserve"> detail drawing shall comply with the requirements of Appendix </w:t>
      </w:r>
      <w:r w:rsidRPr="008E187B">
        <w:rPr>
          <w:rFonts w:hint="eastAsia"/>
          <w:spacing w:val="0"/>
          <w:sz w:val="24"/>
          <w:szCs w:val="24"/>
        </w:rPr>
        <w:t>D</w:t>
      </w:r>
      <w:r w:rsidRPr="008E187B">
        <w:rPr>
          <w:spacing w:val="0"/>
          <w:sz w:val="24"/>
          <w:szCs w:val="24"/>
        </w:rPr>
        <w:t>, D3.</w:t>
      </w:r>
    </w:p>
    <w:p w:rsidR="004C2CBA" w:rsidRPr="008E187B" w:rsidDel="00CC417D" w:rsidRDefault="00DA6225">
      <w:pPr>
        <w:spacing w:line="440" w:lineRule="exact"/>
        <w:rPr>
          <w:del w:id="161" w:author="China" w:date="2025-11-28T08:15:00Z"/>
          <w:spacing w:val="0"/>
          <w:sz w:val="28"/>
        </w:rPr>
      </w:pPr>
      <w:r w:rsidRPr="008E187B">
        <w:rPr>
          <w:rFonts w:ascii="黑体" w:eastAsia="黑体" w:hAnsi="宋体" w:hint="eastAsia"/>
          <w:spacing w:val="0"/>
          <w:sz w:val="28"/>
          <w:szCs w:val="28"/>
        </w:rPr>
        <w:t>5.4</w:t>
      </w:r>
      <w:r w:rsidR="00893AA2" w:rsidRPr="008E187B">
        <w:rPr>
          <w:rFonts w:ascii="黑体" w:eastAsia="黑体" w:hAnsi="宋体" w:hint="eastAsia"/>
          <w:spacing w:val="0"/>
          <w:sz w:val="28"/>
          <w:szCs w:val="28"/>
        </w:rPr>
        <w:t>.</w:t>
      </w:r>
      <w:r w:rsidR="00F46039" w:rsidRPr="008E187B">
        <w:rPr>
          <w:rFonts w:ascii="黑体" w:eastAsia="黑体" w:hAnsi="宋体" w:hint="eastAsia"/>
          <w:spacing w:val="0"/>
          <w:sz w:val="28"/>
          <w:szCs w:val="28"/>
        </w:rPr>
        <w:t xml:space="preserve">4  </w:t>
      </w:r>
      <w:del w:id="162" w:author="China" w:date="2025-11-28T08:15:00Z">
        <w:r w:rsidR="00893AA2" w:rsidRPr="008E187B" w:rsidDel="00CC417D">
          <w:rPr>
            <w:rFonts w:hint="eastAsia"/>
            <w:spacing w:val="0"/>
            <w:sz w:val="28"/>
          </w:rPr>
          <w:delText>电器图图样通用标题栏</w:delText>
        </w:r>
        <w:r w:rsidR="00893AA2" w:rsidRPr="008E187B" w:rsidDel="00CC417D">
          <w:rPr>
            <w:spacing w:val="0"/>
            <w:sz w:val="28"/>
          </w:rPr>
          <w:delText>按附录</w:delText>
        </w:r>
        <w:r w:rsidR="00893AA2" w:rsidRPr="008E187B" w:rsidDel="00CC417D">
          <w:rPr>
            <w:spacing w:val="0"/>
            <w:sz w:val="28"/>
          </w:rPr>
          <w:delText>D</w:delText>
        </w:r>
        <w:r w:rsidR="00893AA2" w:rsidRPr="008E187B" w:rsidDel="00CC417D">
          <w:rPr>
            <w:spacing w:val="0"/>
            <w:sz w:val="28"/>
          </w:rPr>
          <w:delText>中</w:delText>
        </w:r>
        <w:r w:rsidR="00893AA2" w:rsidRPr="008E187B" w:rsidDel="00CC417D">
          <w:rPr>
            <w:spacing w:val="0"/>
            <w:sz w:val="28"/>
          </w:rPr>
          <w:delText>D.4</w:delText>
        </w:r>
        <w:r w:rsidR="00893AA2" w:rsidRPr="008E187B" w:rsidDel="00CC417D">
          <w:rPr>
            <w:spacing w:val="0"/>
            <w:sz w:val="28"/>
          </w:rPr>
          <w:delText>的规定。</w:delText>
        </w:r>
      </w:del>
    </w:p>
    <w:p w:rsidR="004A71CF" w:rsidRPr="008E187B" w:rsidRDefault="004A71CF" w:rsidP="00CC417D">
      <w:pPr>
        <w:spacing w:line="440" w:lineRule="exact"/>
        <w:rPr>
          <w:spacing w:val="0"/>
          <w:sz w:val="24"/>
          <w:szCs w:val="24"/>
        </w:rPr>
        <w:pPrChange w:id="163" w:author="China" w:date="2025-11-28T08:15:00Z">
          <w:pPr>
            <w:spacing w:line="440" w:lineRule="exact"/>
            <w:outlineLvl w:val="0"/>
          </w:pPr>
        </w:pPrChange>
      </w:pPr>
      <w:r w:rsidRPr="008E187B">
        <w:rPr>
          <w:spacing w:val="0"/>
          <w:sz w:val="24"/>
          <w:szCs w:val="24"/>
        </w:rPr>
        <w:t>The title block of the</w:t>
      </w:r>
      <w:del w:id="164" w:author="China" w:date="2025-11-28T08:15:00Z">
        <w:r w:rsidRPr="008E187B" w:rsidDel="00CC417D">
          <w:rPr>
            <w:spacing w:val="0"/>
            <w:sz w:val="24"/>
            <w:szCs w:val="24"/>
          </w:rPr>
          <w:delText xml:space="preserve"> a</w:delText>
        </w:r>
      </w:del>
      <w:r w:rsidRPr="008E187B">
        <w:rPr>
          <w:spacing w:val="0"/>
          <w:sz w:val="24"/>
          <w:szCs w:val="24"/>
        </w:rPr>
        <w:t xml:space="preserve"> electric drawing shall comply with the requirements of Appendix </w:t>
      </w:r>
      <w:r w:rsidRPr="008E187B">
        <w:rPr>
          <w:rFonts w:hint="eastAsia"/>
          <w:spacing w:val="0"/>
          <w:sz w:val="24"/>
          <w:szCs w:val="24"/>
        </w:rPr>
        <w:t>D</w:t>
      </w:r>
      <w:r w:rsidRPr="008E187B">
        <w:rPr>
          <w:spacing w:val="0"/>
          <w:sz w:val="24"/>
          <w:szCs w:val="24"/>
        </w:rPr>
        <w:t>, D4.</w:t>
      </w:r>
    </w:p>
    <w:p w:rsidR="004C2CBA" w:rsidRPr="008E187B" w:rsidDel="00CC417D" w:rsidRDefault="00DA6225">
      <w:pPr>
        <w:spacing w:line="440" w:lineRule="exact"/>
        <w:rPr>
          <w:del w:id="165" w:author="China" w:date="2025-11-28T08:15:00Z"/>
          <w:spacing w:val="0"/>
          <w:sz w:val="28"/>
        </w:rPr>
      </w:pPr>
      <w:r w:rsidRPr="008E187B">
        <w:rPr>
          <w:rFonts w:ascii="黑体" w:eastAsia="黑体" w:hAnsi="宋体" w:hint="eastAsia"/>
          <w:spacing w:val="0"/>
          <w:sz w:val="28"/>
          <w:szCs w:val="28"/>
        </w:rPr>
        <w:t>5.4</w:t>
      </w:r>
      <w:r w:rsidR="00893AA2" w:rsidRPr="008E187B">
        <w:rPr>
          <w:rFonts w:ascii="黑体" w:eastAsia="黑体" w:hAnsi="宋体" w:hint="eastAsia"/>
          <w:spacing w:val="0"/>
          <w:sz w:val="28"/>
          <w:szCs w:val="28"/>
        </w:rPr>
        <w:t>.</w:t>
      </w:r>
      <w:r w:rsidR="00F46039" w:rsidRPr="008E187B">
        <w:rPr>
          <w:rFonts w:ascii="黑体" w:eastAsia="黑体" w:hAnsi="宋体" w:hint="eastAsia"/>
          <w:spacing w:val="0"/>
          <w:sz w:val="28"/>
          <w:szCs w:val="28"/>
        </w:rPr>
        <w:t>5</w:t>
      </w:r>
      <w:r w:rsidR="00893AA2" w:rsidRPr="008E187B">
        <w:rPr>
          <w:rFonts w:ascii="黑体" w:eastAsia="黑体" w:hAnsi="宋体" w:hint="eastAsia"/>
          <w:spacing w:val="0"/>
          <w:sz w:val="28"/>
          <w:szCs w:val="28"/>
        </w:rPr>
        <w:t xml:space="preserve">  </w:t>
      </w:r>
      <w:del w:id="166" w:author="China" w:date="2025-11-28T08:15:00Z">
        <w:r w:rsidR="00893AA2" w:rsidRPr="008E187B" w:rsidDel="00CC417D">
          <w:rPr>
            <w:rFonts w:hint="eastAsia"/>
            <w:spacing w:val="0"/>
            <w:sz w:val="28"/>
          </w:rPr>
          <w:delText>若需变动标题栏格式或增加（或减少）标题栏的信息，应与标准化部门协商解决。</w:delText>
        </w:r>
      </w:del>
    </w:p>
    <w:p w:rsidR="004A71CF" w:rsidRPr="008E187B" w:rsidRDefault="004A71CF" w:rsidP="00CC417D">
      <w:pPr>
        <w:spacing w:line="440" w:lineRule="exact"/>
        <w:rPr>
          <w:spacing w:val="0"/>
          <w:sz w:val="24"/>
          <w:szCs w:val="24"/>
        </w:rPr>
        <w:pPrChange w:id="167" w:author="China" w:date="2025-11-28T08:15:00Z">
          <w:pPr>
            <w:spacing w:line="440" w:lineRule="exact"/>
            <w:outlineLvl w:val="0"/>
          </w:pPr>
        </w:pPrChange>
      </w:pPr>
      <w:r w:rsidRPr="008E187B">
        <w:rPr>
          <w:rFonts w:hint="eastAsia"/>
          <w:spacing w:val="0"/>
          <w:sz w:val="24"/>
          <w:szCs w:val="24"/>
        </w:rPr>
        <w:t xml:space="preserve">It is necessary to discuss with </w:t>
      </w:r>
      <w:r w:rsidRPr="008E187B">
        <w:rPr>
          <w:spacing w:val="0"/>
          <w:sz w:val="24"/>
          <w:szCs w:val="24"/>
        </w:rPr>
        <w:t>Standardization</w:t>
      </w:r>
      <w:r w:rsidRPr="008E187B">
        <w:rPr>
          <w:rFonts w:hint="eastAsia"/>
          <w:spacing w:val="0"/>
          <w:sz w:val="24"/>
          <w:szCs w:val="24"/>
        </w:rPr>
        <w:t xml:space="preserve"> department for modifying the format of the title block or increasing (or decreasing) the title block information.</w:t>
      </w:r>
    </w:p>
    <w:p w:rsidR="00ED4ECE" w:rsidRPr="00A530A3" w:rsidRDefault="00DA6225" w:rsidP="00A530A3">
      <w:pPr>
        <w:spacing w:line="440" w:lineRule="exact"/>
        <w:rPr>
          <w:b/>
          <w:spacing w:val="0"/>
          <w:sz w:val="24"/>
          <w:szCs w:val="24"/>
        </w:rPr>
      </w:pPr>
      <w:proofErr w:type="gramStart"/>
      <w:r w:rsidRPr="008E187B">
        <w:rPr>
          <w:rFonts w:ascii="黑体" w:eastAsia="黑体" w:hAnsi="宋体" w:hint="eastAsia"/>
          <w:spacing w:val="0"/>
          <w:sz w:val="28"/>
          <w:szCs w:val="28"/>
        </w:rPr>
        <w:t>5.5</w:t>
      </w:r>
      <w:r w:rsidR="00893AA2" w:rsidRPr="008E187B">
        <w:rPr>
          <w:rFonts w:ascii="黑体" w:eastAsia="黑体" w:hAnsi="宋体" w:hint="eastAsia"/>
          <w:spacing w:val="0"/>
          <w:sz w:val="28"/>
          <w:szCs w:val="28"/>
        </w:rPr>
        <w:t xml:space="preserve">  </w:t>
      </w:r>
      <w:proofErr w:type="gramEnd"/>
      <w:del w:id="168" w:author="China" w:date="2025-11-28T08:15:00Z">
        <w:r w:rsidR="00893AA2" w:rsidRPr="008E187B" w:rsidDel="00CC417D">
          <w:rPr>
            <w:rFonts w:ascii="黑体" w:eastAsia="黑体" w:hAnsi="宋体" w:hint="eastAsia"/>
            <w:spacing w:val="0"/>
            <w:sz w:val="28"/>
            <w:szCs w:val="28"/>
          </w:rPr>
          <w:delText>工装</w:delText>
        </w:r>
        <w:r w:rsidR="00F46039" w:rsidRPr="008E187B" w:rsidDel="00CC417D">
          <w:rPr>
            <w:rFonts w:ascii="黑体" w:eastAsia="黑体" w:hAnsi="宋体" w:hint="eastAsia"/>
            <w:spacing w:val="0"/>
            <w:sz w:val="28"/>
            <w:szCs w:val="28"/>
          </w:rPr>
          <w:delText>数据集</w:delText>
        </w:r>
        <w:r w:rsidR="00893AA2" w:rsidRPr="008E187B" w:rsidDel="00CC417D">
          <w:rPr>
            <w:rFonts w:ascii="黑体" w:eastAsia="黑体" w:hAnsi="宋体" w:hint="eastAsia"/>
            <w:spacing w:val="0"/>
            <w:sz w:val="28"/>
            <w:szCs w:val="28"/>
          </w:rPr>
          <w:delText>的设计要求</w:delText>
        </w:r>
      </w:del>
      <w:r w:rsidR="00ED4ECE" w:rsidRPr="00A530A3">
        <w:rPr>
          <w:rFonts w:hint="eastAsia"/>
          <w:b/>
          <w:spacing w:val="0"/>
          <w:sz w:val="24"/>
          <w:szCs w:val="24"/>
        </w:rPr>
        <w:t xml:space="preserve">Design requirements for tooling </w:t>
      </w:r>
      <w:r w:rsidR="00ED4ECE" w:rsidRPr="00A530A3">
        <w:rPr>
          <w:b/>
          <w:spacing w:val="0"/>
          <w:sz w:val="24"/>
          <w:szCs w:val="24"/>
        </w:rPr>
        <w:t>Dataset</w:t>
      </w:r>
    </w:p>
    <w:p w:rsidR="004C2CBA" w:rsidRPr="008E187B" w:rsidDel="00CC417D" w:rsidRDefault="00DA6225">
      <w:pPr>
        <w:tabs>
          <w:tab w:val="left" w:pos="3420"/>
        </w:tabs>
        <w:spacing w:line="440" w:lineRule="exact"/>
        <w:rPr>
          <w:del w:id="169" w:author="China" w:date="2025-11-28T08:16:00Z"/>
          <w:spacing w:val="0"/>
          <w:sz w:val="28"/>
        </w:rPr>
      </w:pPr>
      <w:r w:rsidRPr="008E187B">
        <w:rPr>
          <w:rFonts w:ascii="黑体" w:eastAsia="黑体" w:hAnsi="宋体" w:hint="eastAsia"/>
          <w:spacing w:val="0"/>
          <w:sz w:val="28"/>
          <w:szCs w:val="28"/>
        </w:rPr>
        <w:t>5.5</w:t>
      </w:r>
      <w:r w:rsidR="00893AA2" w:rsidRPr="008E187B">
        <w:rPr>
          <w:rFonts w:ascii="黑体" w:eastAsia="黑体" w:hAnsi="宋体" w:hint="eastAsia"/>
          <w:spacing w:val="0"/>
          <w:sz w:val="28"/>
          <w:szCs w:val="28"/>
        </w:rPr>
        <w:t xml:space="preserve">.1  </w:t>
      </w:r>
      <w:del w:id="170" w:author="China" w:date="2025-11-28T08:16:00Z">
        <w:r w:rsidR="00893AA2" w:rsidRPr="008E187B" w:rsidDel="00CC417D">
          <w:rPr>
            <w:rFonts w:hint="eastAsia"/>
            <w:spacing w:val="0"/>
            <w:sz w:val="28"/>
          </w:rPr>
          <w:delText>工装</w:delText>
        </w:r>
        <w:r w:rsidR="00F46039" w:rsidRPr="008E187B" w:rsidDel="00CC417D">
          <w:rPr>
            <w:rFonts w:hint="eastAsia"/>
            <w:spacing w:val="0"/>
            <w:sz w:val="28"/>
          </w:rPr>
          <w:delText>数据集</w:delText>
        </w:r>
        <w:r w:rsidR="00893AA2" w:rsidRPr="008E187B" w:rsidDel="00CC417D">
          <w:rPr>
            <w:rFonts w:hint="eastAsia"/>
            <w:spacing w:val="0"/>
            <w:sz w:val="28"/>
          </w:rPr>
          <w:delText>三维建模设计应贯彻现行的行业标准及</w:delText>
        </w:r>
        <w:r w:rsidR="00893AA2" w:rsidRPr="008E187B" w:rsidDel="00CC417D">
          <w:rPr>
            <w:rFonts w:ascii="宋体" w:cs="宋体" w:hint="eastAsia"/>
            <w:spacing w:val="0"/>
            <w:kern w:val="0"/>
            <w:sz w:val="28"/>
            <w:szCs w:val="28"/>
          </w:rPr>
          <w:delText>公司企业标准</w:delText>
        </w:r>
        <w:r w:rsidR="00893AA2" w:rsidRPr="008E187B" w:rsidDel="00CC417D">
          <w:rPr>
            <w:rFonts w:hint="eastAsia"/>
            <w:spacing w:val="0"/>
            <w:sz w:val="28"/>
          </w:rPr>
          <w:delText>的规定。</w:delText>
        </w:r>
      </w:del>
    </w:p>
    <w:p w:rsidR="00ED4ECE" w:rsidRPr="008E187B" w:rsidRDefault="00ED4ECE" w:rsidP="00CC417D">
      <w:pPr>
        <w:tabs>
          <w:tab w:val="left" w:pos="3420"/>
        </w:tabs>
        <w:spacing w:line="440" w:lineRule="exact"/>
        <w:rPr>
          <w:spacing w:val="0"/>
          <w:sz w:val="24"/>
          <w:szCs w:val="24"/>
        </w:rPr>
        <w:pPrChange w:id="171" w:author="China" w:date="2025-11-28T08:16:00Z">
          <w:pPr>
            <w:spacing w:line="440" w:lineRule="exact"/>
            <w:outlineLvl w:val="0"/>
          </w:pPr>
        </w:pPrChange>
      </w:pPr>
      <w:r w:rsidRPr="008E187B">
        <w:rPr>
          <w:rFonts w:hint="eastAsia"/>
          <w:spacing w:val="0"/>
          <w:sz w:val="24"/>
          <w:szCs w:val="24"/>
        </w:rPr>
        <w:t xml:space="preserve">Three </w:t>
      </w:r>
      <w:r w:rsidRPr="008E187B">
        <w:rPr>
          <w:spacing w:val="0"/>
          <w:sz w:val="24"/>
          <w:szCs w:val="24"/>
        </w:rPr>
        <w:t>dimensional</w:t>
      </w:r>
      <w:r w:rsidRPr="008E187B">
        <w:rPr>
          <w:rFonts w:hint="eastAsia"/>
          <w:spacing w:val="0"/>
          <w:sz w:val="24"/>
          <w:szCs w:val="24"/>
        </w:rPr>
        <w:t xml:space="preserve"> </w:t>
      </w:r>
      <w:proofErr w:type="spellStart"/>
      <w:r w:rsidRPr="008E187B">
        <w:rPr>
          <w:rFonts w:hint="eastAsia"/>
          <w:spacing w:val="0"/>
          <w:sz w:val="24"/>
          <w:szCs w:val="24"/>
        </w:rPr>
        <w:t>mould</w:t>
      </w:r>
      <w:proofErr w:type="spellEnd"/>
      <w:r w:rsidRPr="008E187B">
        <w:rPr>
          <w:rFonts w:hint="eastAsia"/>
          <w:spacing w:val="0"/>
          <w:sz w:val="24"/>
          <w:szCs w:val="24"/>
        </w:rPr>
        <w:t xml:space="preserve"> design of tooling </w:t>
      </w:r>
      <w:r w:rsidRPr="008E187B">
        <w:rPr>
          <w:spacing w:val="0"/>
          <w:sz w:val="24"/>
          <w:szCs w:val="24"/>
        </w:rPr>
        <w:t>Dataset</w:t>
      </w:r>
      <w:r w:rsidRPr="008E187B">
        <w:rPr>
          <w:rFonts w:hint="eastAsia"/>
          <w:spacing w:val="0"/>
          <w:sz w:val="24"/>
          <w:szCs w:val="24"/>
        </w:rPr>
        <w:t xml:space="preserve"> should comply with the regulations of temporary industry standards and </w:t>
      </w:r>
      <w:r w:rsidRPr="008E187B">
        <w:rPr>
          <w:spacing w:val="0"/>
          <w:sz w:val="24"/>
          <w:szCs w:val="24"/>
        </w:rPr>
        <w:t>enterprise</w:t>
      </w:r>
      <w:r w:rsidRPr="008E187B">
        <w:rPr>
          <w:rFonts w:hint="eastAsia"/>
          <w:spacing w:val="0"/>
          <w:sz w:val="24"/>
          <w:szCs w:val="24"/>
        </w:rPr>
        <w:t xml:space="preserve"> standards.</w:t>
      </w:r>
    </w:p>
    <w:p w:rsidR="004C2CBA" w:rsidRPr="008E187B" w:rsidDel="00CC417D" w:rsidRDefault="00DA6225">
      <w:pPr>
        <w:spacing w:line="440" w:lineRule="exact"/>
        <w:rPr>
          <w:del w:id="172" w:author="China" w:date="2025-11-28T08:16:00Z"/>
          <w:spacing w:val="0"/>
          <w:sz w:val="28"/>
        </w:rPr>
      </w:pPr>
      <w:r w:rsidRPr="008E187B">
        <w:rPr>
          <w:rFonts w:ascii="黑体" w:eastAsia="黑体" w:hAnsi="宋体" w:hint="eastAsia"/>
          <w:spacing w:val="0"/>
          <w:sz w:val="28"/>
          <w:szCs w:val="28"/>
        </w:rPr>
        <w:t>5.5</w:t>
      </w:r>
      <w:r w:rsidR="00893AA2" w:rsidRPr="008E187B">
        <w:rPr>
          <w:rFonts w:ascii="黑体" w:eastAsia="黑体" w:hAnsi="宋体" w:hint="eastAsia"/>
          <w:spacing w:val="0"/>
          <w:sz w:val="28"/>
          <w:szCs w:val="28"/>
        </w:rPr>
        <w:t xml:space="preserve">.2  </w:t>
      </w:r>
      <w:del w:id="173" w:author="China" w:date="2025-11-28T08:16:00Z">
        <w:r w:rsidR="00893AA2" w:rsidRPr="008E187B" w:rsidDel="00CC417D">
          <w:rPr>
            <w:rFonts w:hint="eastAsia"/>
            <w:spacing w:val="0"/>
            <w:sz w:val="28"/>
          </w:rPr>
          <w:delText>工装技术文件的编写要求、编号规则和版次</w:delText>
        </w:r>
        <w:r w:rsidR="00893AA2" w:rsidRPr="008E187B" w:rsidDel="00CC417D">
          <w:rPr>
            <w:spacing w:val="0"/>
            <w:sz w:val="28"/>
          </w:rPr>
          <w:delText>管理按</w:delText>
        </w:r>
        <w:r w:rsidR="00F46039" w:rsidRPr="008E187B" w:rsidDel="00CC417D">
          <w:rPr>
            <w:spacing w:val="0"/>
            <w:sz w:val="28"/>
          </w:rPr>
          <w:delText>GLC231007</w:delText>
        </w:r>
        <w:r w:rsidR="00893AA2" w:rsidRPr="008E187B" w:rsidDel="00CC417D">
          <w:rPr>
            <w:spacing w:val="0"/>
            <w:sz w:val="28"/>
          </w:rPr>
          <w:delText>的规</w:delText>
        </w:r>
        <w:r w:rsidR="00893AA2" w:rsidRPr="008E187B" w:rsidDel="00CC417D">
          <w:rPr>
            <w:rFonts w:hint="eastAsia"/>
            <w:spacing w:val="0"/>
            <w:sz w:val="28"/>
          </w:rPr>
          <w:delText>定。</w:delText>
        </w:r>
      </w:del>
    </w:p>
    <w:p w:rsidR="00ED4ECE" w:rsidRPr="008E187B" w:rsidRDefault="00ED4ECE" w:rsidP="00CC417D">
      <w:pPr>
        <w:spacing w:line="440" w:lineRule="exact"/>
        <w:rPr>
          <w:spacing w:val="0"/>
          <w:sz w:val="24"/>
          <w:szCs w:val="24"/>
        </w:rPr>
        <w:pPrChange w:id="174" w:author="China" w:date="2025-11-28T08:16:00Z">
          <w:pPr>
            <w:spacing w:line="440" w:lineRule="exact"/>
            <w:outlineLvl w:val="0"/>
          </w:pPr>
        </w:pPrChange>
      </w:pPr>
      <w:r w:rsidRPr="008E187B">
        <w:rPr>
          <w:rFonts w:hint="eastAsia"/>
          <w:spacing w:val="0"/>
          <w:sz w:val="24"/>
          <w:szCs w:val="24"/>
        </w:rPr>
        <w:t xml:space="preserve">The drafting requests, numbering principles and revision management of tooling technique documents should comply with the regulation in </w:t>
      </w:r>
      <w:r w:rsidRPr="008E187B">
        <w:rPr>
          <w:spacing w:val="0"/>
          <w:sz w:val="24"/>
          <w:szCs w:val="24"/>
        </w:rPr>
        <w:t>GLC231007</w:t>
      </w:r>
      <w:r w:rsidRPr="008E187B">
        <w:rPr>
          <w:rFonts w:hint="eastAsia"/>
          <w:spacing w:val="0"/>
          <w:sz w:val="24"/>
          <w:szCs w:val="24"/>
        </w:rPr>
        <w:t>.</w:t>
      </w:r>
    </w:p>
    <w:p w:rsidR="00ED4ECE" w:rsidRPr="006149AD" w:rsidRDefault="00DA6225" w:rsidP="006149AD">
      <w:pPr>
        <w:spacing w:line="440" w:lineRule="exact"/>
        <w:rPr>
          <w:b/>
          <w:spacing w:val="0"/>
          <w:sz w:val="24"/>
          <w:szCs w:val="24"/>
        </w:rPr>
      </w:pPr>
      <w:proofErr w:type="gramStart"/>
      <w:r w:rsidRPr="008E187B">
        <w:rPr>
          <w:rFonts w:ascii="黑体" w:eastAsia="黑体" w:hAnsi="宋体" w:hint="eastAsia"/>
          <w:spacing w:val="0"/>
          <w:sz w:val="28"/>
          <w:szCs w:val="28"/>
        </w:rPr>
        <w:t>5.6</w:t>
      </w:r>
      <w:r w:rsidR="00893AA2" w:rsidRPr="008E187B">
        <w:rPr>
          <w:rFonts w:ascii="黑体" w:eastAsia="黑体" w:hAnsi="宋体" w:hint="eastAsia"/>
          <w:spacing w:val="0"/>
          <w:sz w:val="28"/>
          <w:szCs w:val="28"/>
        </w:rPr>
        <w:t xml:space="preserve">  </w:t>
      </w:r>
      <w:proofErr w:type="gramEnd"/>
      <w:del w:id="175" w:author="China" w:date="2025-11-28T08:16:00Z">
        <w:r w:rsidR="00893AA2" w:rsidRPr="008E187B" w:rsidDel="00CC417D">
          <w:rPr>
            <w:rFonts w:ascii="黑体" w:eastAsia="黑体" w:hAnsi="宋体" w:hint="eastAsia"/>
            <w:spacing w:val="0"/>
            <w:sz w:val="28"/>
            <w:szCs w:val="28"/>
          </w:rPr>
          <w:delText>工装</w:delText>
        </w:r>
        <w:r w:rsidR="00F46039" w:rsidRPr="008E187B" w:rsidDel="00CC417D">
          <w:rPr>
            <w:rFonts w:ascii="黑体" w:eastAsia="黑体" w:hAnsi="宋体" w:hint="eastAsia"/>
            <w:spacing w:val="0"/>
            <w:sz w:val="28"/>
            <w:szCs w:val="28"/>
          </w:rPr>
          <w:delText>数据集</w:delText>
        </w:r>
        <w:r w:rsidR="00893AA2" w:rsidRPr="008E187B" w:rsidDel="00CC417D">
          <w:rPr>
            <w:rFonts w:ascii="黑体" w:eastAsia="黑体" w:hAnsi="宋体" w:hint="eastAsia"/>
            <w:spacing w:val="0"/>
            <w:sz w:val="28"/>
            <w:szCs w:val="28"/>
          </w:rPr>
          <w:delText>的管理要求</w:delText>
        </w:r>
      </w:del>
      <w:r w:rsidR="00ED4ECE" w:rsidRPr="006149AD">
        <w:rPr>
          <w:rFonts w:hint="eastAsia"/>
          <w:b/>
          <w:spacing w:val="0"/>
          <w:sz w:val="24"/>
          <w:szCs w:val="24"/>
        </w:rPr>
        <w:t xml:space="preserve">Management requirements for tooling </w:t>
      </w:r>
      <w:r w:rsidR="00ED4ECE" w:rsidRPr="006149AD">
        <w:rPr>
          <w:b/>
          <w:spacing w:val="0"/>
          <w:sz w:val="24"/>
          <w:szCs w:val="24"/>
        </w:rPr>
        <w:t>Dataset</w:t>
      </w:r>
    </w:p>
    <w:p w:rsidR="004C2CBA" w:rsidRPr="008E187B" w:rsidDel="00CC417D" w:rsidRDefault="00DA6225">
      <w:pPr>
        <w:spacing w:line="440" w:lineRule="exact"/>
        <w:rPr>
          <w:del w:id="176" w:author="China" w:date="2025-11-28T08:16:00Z"/>
          <w:spacing w:val="0"/>
          <w:sz w:val="28"/>
        </w:rPr>
      </w:pPr>
      <w:r w:rsidRPr="008E187B">
        <w:rPr>
          <w:rFonts w:ascii="黑体" w:eastAsia="黑体" w:hAnsi="宋体" w:hint="eastAsia"/>
          <w:spacing w:val="0"/>
          <w:sz w:val="28"/>
          <w:szCs w:val="28"/>
        </w:rPr>
        <w:t>5.6</w:t>
      </w:r>
      <w:r w:rsidR="00893AA2" w:rsidRPr="008E187B">
        <w:rPr>
          <w:rFonts w:ascii="黑体" w:eastAsia="黑体" w:hAnsi="宋体" w:hint="eastAsia"/>
          <w:spacing w:val="0"/>
          <w:sz w:val="28"/>
          <w:szCs w:val="28"/>
        </w:rPr>
        <w:t xml:space="preserve">.1  </w:t>
      </w:r>
      <w:del w:id="177" w:author="China" w:date="2025-11-28T08:16:00Z">
        <w:r w:rsidR="00893AA2" w:rsidRPr="008E187B" w:rsidDel="00CC417D">
          <w:rPr>
            <w:rFonts w:hint="eastAsia"/>
            <w:spacing w:val="0"/>
            <w:sz w:val="28"/>
          </w:rPr>
          <w:delText>工装图样应符合本标准的规定。</w:delText>
        </w:r>
      </w:del>
    </w:p>
    <w:p w:rsidR="00ED4ECE" w:rsidRPr="008E187B" w:rsidRDefault="00ED4ECE" w:rsidP="00CC417D">
      <w:pPr>
        <w:spacing w:line="440" w:lineRule="exact"/>
        <w:rPr>
          <w:spacing w:val="0"/>
          <w:sz w:val="24"/>
          <w:szCs w:val="24"/>
        </w:rPr>
        <w:pPrChange w:id="178" w:author="China" w:date="2025-11-28T08:16:00Z">
          <w:pPr>
            <w:spacing w:line="440" w:lineRule="exact"/>
            <w:outlineLvl w:val="0"/>
          </w:pPr>
        </w:pPrChange>
      </w:pPr>
      <w:r w:rsidRPr="008E187B">
        <w:rPr>
          <w:rFonts w:hint="eastAsia"/>
          <w:spacing w:val="0"/>
          <w:sz w:val="24"/>
          <w:szCs w:val="24"/>
        </w:rPr>
        <w:t xml:space="preserve">Tooling drawing should comply with this </w:t>
      </w:r>
      <w:r w:rsidRPr="008E187B">
        <w:rPr>
          <w:spacing w:val="0"/>
          <w:sz w:val="24"/>
          <w:szCs w:val="24"/>
        </w:rPr>
        <w:t>procedure</w:t>
      </w:r>
      <w:r w:rsidRPr="008E187B">
        <w:rPr>
          <w:rFonts w:hint="eastAsia"/>
          <w:spacing w:val="0"/>
          <w:sz w:val="24"/>
          <w:szCs w:val="24"/>
        </w:rPr>
        <w:t xml:space="preserve"> regulation.</w:t>
      </w:r>
    </w:p>
    <w:p w:rsidR="004C2CBA" w:rsidRPr="008E187B" w:rsidDel="00CC417D" w:rsidRDefault="00DA6225">
      <w:pPr>
        <w:spacing w:line="440" w:lineRule="exact"/>
        <w:rPr>
          <w:del w:id="179" w:author="China" w:date="2025-11-28T08:16:00Z"/>
          <w:spacing w:val="0"/>
          <w:sz w:val="28"/>
        </w:rPr>
      </w:pPr>
      <w:r w:rsidRPr="008E187B">
        <w:rPr>
          <w:rFonts w:ascii="黑体" w:eastAsia="黑体" w:hAnsi="宋体" w:hint="eastAsia"/>
          <w:spacing w:val="0"/>
          <w:sz w:val="28"/>
          <w:szCs w:val="28"/>
        </w:rPr>
        <w:t>5.6</w:t>
      </w:r>
      <w:r w:rsidR="00893AA2" w:rsidRPr="008E187B">
        <w:rPr>
          <w:rFonts w:ascii="黑体" w:eastAsia="黑体" w:hAnsi="宋体" w:hint="eastAsia"/>
          <w:spacing w:val="0"/>
          <w:sz w:val="28"/>
          <w:szCs w:val="28"/>
        </w:rPr>
        <w:t xml:space="preserve">.2  </w:t>
      </w:r>
      <w:del w:id="180" w:author="China" w:date="2025-11-28T08:16:00Z">
        <w:r w:rsidR="00893AA2" w:rsidRPr="008E187B" w:rsidDel="00CC417D">
          <w:rPr>
            <w:rFonts w:hint="eastAsia"/>
            <w:spacing w:val="0"/>
            <w:sz w:val="28"/>
          </w:rPr>
          <w:delText>工装</w:delText>
        </w:r>
        <w:r w:rsidR="00F46039" w:rsidRPr="008E187B" w:rsidDel="00CC417D">
          <w:rPr>
            <w:rFonts w:hint="eastAsia"/>
            <w:spacing w:val="0"/>
            <w:sz w:val="28"/>
          </w:rPr>
          <w:delText>数据集</w:delText>
        </w:r>
        <w:r w:rsidR="00893AA2" w:rsidRPr="008E187B" w:rsidDel="00CC417D">
          <w:rPr>
            <w:rFonts w:hint="eastAsia"/>
            <w:spacing w:val="0"/>
            <w:sz w:val="28"/>
          </w:rPr>
          <w:delText>编号应符合本标准的规定。</w:delText>
        </w:r>
      </w:del>
    </w:p>
    <w:p w:rsidR="00ED4ECE" w:rsidRPr="008E187B" w:rsidRDefault="00ED4ECE" w:rsidP="00CC417D">
      <w:pPr>
        <w:spacing w:line="440" w:lineRule="exact"/>
        <w:rPr>
          <w:spacing w:val="0"/>
          <w:sz w:val="24"/>
          <w:szCs w:val="24"/>
        </w:rPr>
        <w:pPrChange w:id="181" w:author="China" w:date="2025-11-28T08:16:00Z">
          <w:pPr>
            <w:spacing w:line="440" w:lineRule="exact"/>
            <w:outlineLvl w:val="0"/>
          </w:pPr>
        </w:pPrChange>
      </w:pPr>
      <w:r w:rsidRPr="008E187B">
        <w:rPr>
          <w:rFonts w:hint="eastAsia"/>
          <w:spacing w:val="0"/>
          <w:sz w:val="24"/>
          <w:szCs w:val="24"/>
        </w:rPr>
        <w:t xml:space="preserve">Tooling </w:t>
      </w:r>
      <w:r w:rsidRPr="008E187B">
        <w:rPr>
          <w:spacing w:val="0"/>
          <w:sz w:val="24"/>
          <w:szCs w:val="24"/>
        </w:rPr>
        <w:t>Dataset</w:t>
      </w:r>
      <w:r w:rsidRPr="008E187B">
        <w:rPr>
          <w:rFonts w:hint="eastAsia"/>
          <w:spacing w:val="0"/>
          <w:sz w:val="24"/>
          <w:szCs w:val="24"/>
        </w:rPr>
        <w:t xml:space="preserve"> code should comply with this procedure regulation.</w:t>
      </w:r>
    </w:p>
    <w:p w:rsidR="004C2CBA" w:rsidRPr="008E187B" w:rsidDel="00CC417D" w:rsidRDefault="00DA6225">
      <w:pPr>
        <w:spacing w:line="440" w:lineRule="exact"/>
        <w:rPr>
          <w:del w:id="182" w:author="China" w:date="2025-11-28T08:16:00Z"/>
          <w:spacing w:val="0"/>
          <w:sz w:val="28"/>
        </w:rPr>
      </w:pPr>
      <w:r w:rsidRPr="008E187B">
        <w:rPr>
          <w:rFonts w:ascii="黑体" w:eastAsia="黑体" w:hAnsi="宋体" w:hint="eastAsia"/>
          <w:spacing w:val="0"/>
          <w:sz w:val="28"/>
          <w:szCs w:val="28"/>
        </w:rPr>
        <w:t>5.6</w:t>
      </w:r>
      <w:r w:rsidR="00893AA2" w:rsidRPr="008E187B">
        <w:rPr>
          <w:rFonts w:ascii="黑体" w:eastAsia="黑体" w:hAnsi="宋体" w:hint="eastAsia"/>
          <w:spacing w:val="0"/>
          <w:sz w:val="28"/>
          <w:szCs w:val="28"/>
        </w:rPr>
        <w:t xml:space="preserve">.3  </w:t>
      </w:r>
      <w:del w:id="183" w:author="China" w:date="2025-11-28T08:16:00Z">
        <w:r w:rsidR="00893AA2" w:rsidRPr="008E187B" w:rsidDel="00CC417D">
          <w:rPr>
            <w:rFonts w:hint="eastAsia"/>
            <w:spacing w:val="0"/>
            <w:sz w:val="28"/>
          </w:rPr>
          <w:delText>如顾客对工装编号有特殊要求的，按顾客要求执行。</w:delText>
        </w:r>
      </w:del>
    </w:p>
    <w:p w:rsidR="00ED4ECE" w:rsidRPr="008E187B" w:rsidRDefault="00ED4ECE" w:rsidP="00CC417D">
      <w:pPr>
        <w:spacing w:line="440" w:lineRule="exact"/>
        <w:rPr>
          <w:spacing w:val="0"/>
          <w:sz w:val="24"/>
          <w:szCs w:val="24"/>
        </w:rPr>
        <w:pPrChange w:id="184" w:author="China" w:date="2025-11-28T08:16:00Z">
          <w:pPr>
            <w:spacing w:line="440" w:lineRule="exact"/>
            <w:outlineLvl w:val="0"/>
          </w:pPr>
        </w:pPrChange>
      </w:pPr>
      <w:r w:rsidRPr="008E187B">
        <w:rPr>
          <w:spacing w:val="0"/>
          <w:sz w:val="24"/>
          <w:szCs w:val="24"/>
        </w:rPr>
        <w:t>The customers</w:t>
      </w:r>
      <w:r w:rsidRPr="008E187B">
        <w:rPr>
          <w:rFonts w:hint="eastAsia"/>
          <w:spacing w:val="0"/>
          <w:sz w:val="24"/>
          <w:szCs w:val="24"/>
        </w:rPr>
        <w:t>'</w:t>
      </w:r>
      <w:r w:rsidRPr="008E187B">
        <w:rPr>
          <w:spacing w:val="0"/>
          <w:sz w:val="24"/>
          <w:szCs w:val="24"/>
        </w:rPr>
        <w:t xml:space="preserve"> requirements shall be respected if they have established special requirements for numbering of tools.</w:t>
      </w:r>
    </w:p>
    <w:p w:rsidR="004C2CBA" w:rsidRPr="008E187B" w:rsidDel="00CC417D" w:rsidRDefault="00DA6225">
      <w:pPr>
        <w:spacing w:line="440" w:lineRule="exact"/>
        <w:rPr>
          <w:del w:id="185" w:author="China" w:date="2025-11-28T08:17:00Z"/>
          <w:spacing w:val="0"/>
          <w:sz w:val="28"/>
        </w:rPr>
      </w:pPr>
      <w:r w:rsidRPr="008E187B">
        <w:rPr>
          <w:rFonts w:ascii="黑体" w:eastAsia="黑体" w:hAnsi="宋体" w:hint="eastAsia"/>
          <w:spacing w:val="0"/>
          <w:sz w:val="28"/>
          <w:szCs w:val="28"/>
        </w:rPr>
        <w:t>5.6</w:t>
      </w:r>
      <w:r w:rsidR="00893AA2" w:rsidRPr="008E187B">
        <w:rPr>
          <w:rFonts w:ascii="黑体" w:eastAsia="黑体" w:hAnsi="宋体" w:hint="eastAsia"/>
          <w:spacing w:val="0"/>
          <w:sz w:val="28"/>
          <w:szCs w:val="28"/>
        </w:rPr>
        <w:t xml:space="preserve">.4  </w:t>
      </w:r>
      <w:del w:id="186" w:author="China" w:date="2025-11-28T08:17:00Z">
        <w:r w:rsidR="00893AA2" w:rsidRPr="008E187B" w:rsidDel="00CC417D">
          <w:rPr>
            <w:rFonts w:hint="eastAsia"/>
            <w:spacing w:val="0"/>
            <w:sz w:val="28"/>
          </w:rPr>
          <w:delText>如需增加（或减少）分组代号，应与标准化部门协商解决。</w:delText>
        </w:r>
      </w:del>
    </w:p>
    <w:p w:rsidR="00ED4ECE" w:rsidRPr="008E187B" w:rsidRDefault="00ED4ECE" w:rsidP="00CC417D">
      <w:pPr>
        <w:spacing w:line="440" w:lineRule="exact"/>
        <w:rPr>
          <w:spacing w:val="0"/>
          <w:sz w:val="24"/>
          <w:szCs w:val="24"/>
        </w:rPr>
        <w:pPrChange w:id="187" w:author="China" w:date="2025-11-28T08:17:00Z">
          <w:pPr>
            <w:spacing w:line="440" w:lineRule="exact"/>
            <w:outlineLvl w:val="0"/>
          </w:pPr>
        </w:pPrChange>
      </w:pPr>
      <w:r w:rsidRPr="008E187B">
        <w:rPr>
          <w:rFonts w:hint="eastAsia"/>
          <w:spacing w:val="0"/>
          <w:sz w:val="24"/>
          <w:szCs w:val="24"/>
        </w:rPr>
        <w:t xml:space="preserve">Discussion with </w:t>
      </w:r>
      <w:r w:rsidRPr="008E187B">
        <w:rPr>
          <w:spacing w:val="0"/>
          <w:sz w:val="24"/>
          <w:szCs w:val="24"/>
        </w:rPr>
        <w:t>standardization</w:t>
      </w:r>
      <w:r w:rsidRPr="008E187B">
        <w:rPr>
          <w:rFonts w:hint="eastAsia"/>
          <w:spacing w:val="0"/>
          <w:sz w:val="24"/>
          <w:szCs w:val="24"/>
        </w:rPr>
        <w:t xml:space="preserve"> department is necessary if increase (or decrease) the group code.</w:t>
      </w:r>
    </w:p>
    <w:p w:rsidR="00ED4ECE" w:rsidRPr="006149AD" w:rsidRDefault="00DA6225" w:rsidP="006149AD">
      <w:pPr>
        <w:spacing w:line="440" w:lineRule="exact"/>
        <w:rPr>
          <w:b/>
          <w:spacing w:val="0"/>
          <w:sz w:val="24"/>
          <w:szCs w:val="24"/>
        </w:rPr>
      </w:pPr>
      <w:proofErr w:type="gramStart"/>
      <w:r w:rsidRPr="008E187B">
        <w:rPr>
          <w:rFonts w:ascii="黑体" w:eastAsia="黑体" w:hAnsi="宋体" w:hint="eastAsia"/>
          <w:spacing w:val="0"/>
          <w:sz w:val="28"/>
          <w:szCs w:val="28"/>
        </w:rPr>
        <w:t>5.7</w:t>
      </w:r>
      <w:r w:rsidR="00893AA2" w:rsidRPr="008E187B">
        <w:rPr>
          <w:rFonts w:ascii="黑体" w:eastAsia="黑体" w:hAnsi="宋体" w:hint="eastAsia"/>
          <w:spacing w:val="0"/>
          <w:sz w:val="28"/>
          <w:szCs w:val="28"/>
        </w:rPr>
        <w:t xml:space="preserve">  </w:t>
      </w:r>
      <w:proofErr w:type="gramEnd"/>
      <w:del w:id="188" w:author="China" w:date="2025-11-28T08:17:00Z">
        <w:r w:rsidR="00893AA2" w:rsidRPr="008E187B" w:rsidDel="00CC417D">
          <w:rPr>
            <w:rFonts w:ascii="黑体" w:eastAsia="黑体" w:hAnsi="宋体" w:hint="eastAsia"/>
            <w:spacing w:val="0"/>
            <w:sz w:val="28"/>
            <w:szCs w:val="28"/>
          </w:rPr>
          <w:delText>工装</w:delText>
        </w:r>
        <w:r w:rsidR="00F46039" w:rsidRPr="008E187B" w:rsidDel="00CC417D">
          <w:rPr>
            <w:rFonts w:ascii="黑体" w:eastAsia="黑体" w:hAnsi="宋体" w:hint="eastAsia"/>
            <w:spacing w:val="0"/>
            <w:sz w:val="28"/>
            <w:szCs w:val="28"/>
          </w:rPr>
          <w:delText>数据集</w:delText>
        </w:r>
        <w:r w:rsidR="00893AA2" w:rsidRPr="008E187B" w:rsidDel="00CC417D">
          <w:rPr>
            <w:rFonts w:ascii="黑体" w:eastAsia="黑体" w:hAnsi="宋体" w:hint="eastAsia"/>
            <w:spacing w:val="0"/>
            <w:sz w:val="28"/>
            <w:szCs w:val="28"/>
          </w:rPr>
          <w:delText>的更改</w:delText>
        </w:r>
      </w:del>
      <w:r w:rsidR="00ED4ECE" w:rsidRPr="006149AD">
        <w:rPr>
          <w:rFonts w:hint="eastAsia"/>
          <w:b/>
          <w:spacing w:val="0"/>
          <w:sz w:val="24"/>
          <w:szCs w:val="24"/>
        </w:rPr>
        <w:t xml:space="preserve">Modification of tooling </w:t>
      </w:r>
      <w:r w:rsidR="00ED4ECE" w:rsidRPr="006149AD">
        <w:rPr>
          <w:b/>
          <w:spacing w:val="0"/>
          <w:sz w:val="24"/>
          <w:szCs w:val="24"/>
        </w:rPr>
        <w:t>Dataset</w:t>
      </w:r>
    </w:p>
    <w:p w:rsidR="004C2CBA" w:rsidRPr="008F20C0" w:rsidDel="00CC417D" w:rsidRDefault="00893AA2" w:rsidP="00CC417D">
      <w:pPr>
        <w:spacing w:line="440" w:lineRule="exact"/>
        <w:ind w:firstLineChars="200" w:firstLine="560"/>
        <w:rPr>
          <w:del w:id="189" w:author="China" w:date="2025-11-28T08:17:00Z"/>
          <w:rFonts w:ascii="宋体" w:hAnsi="宋体"/>
          <w:spacing w:val="0"/>
          <w:sz w:val="28"/>
          <w:szCs w:val="28"/>
        </w:rPr>
        <w:pPrChange w:id="190" w:author="China" w:date="2025-11-28T08:17:00Z">
          <w:pPr>
            <w:spacing w:line="440" w:lineRule="exact"/>
            <w:ind w:firstLineChars="200" w:firstLine="560"/>
          </w:pPr>
        </w:pPrChange>
      </w:pPr>
      <w:del w:id="191" w:author="China" w:date="2025-11-28T08:17:00Z">
        <w:r w:rsidRPr="008F20C0" w:rsidDel="00CC417D">
          <w:rPr>
            <w:rFonts w:ascii="宋体" w:hAnsi="宋体" w:hint="eastAsia"/>
            <w:spacing w:val="0"/>
            <w:sz w:val="28"/>
            <w:szCs w:val="28"/>
          </w:rPr>
          <w:delText>工装</w:delText>
        </w:r>
        <w:r w:rsidR="00F46039" w:rsidRPr="008F20C0" w:rsidDel="00CC417D">
          <w:rPr>
            <w:rFonts w:ascii="宋体" w:hAnsi="宋体" w:hint="eastAsia"/>
            <w:spacing w:val="0"/>
            <w:sz w:val="28"/>
            <w:szCs w:val="28"/>
          </w:rPr>
          <w:delText>数据集</w:delText>
        </w:r>
        <w:r w:rsidRPr="008F20C0" w:rsidDel="00CC417D">
          <w:rPr>
            <w:rFonts w:ascii="宋体" w:hAnsi="宋体" w:hint="eastAsia"/>
            <w:spacing w:val="0"/>
            <w:sz w:val="28"/>
            <w:szCs w:val="28"/>
          </w:rPr>
          <w:delText>的更</w:delText>
        </w:r>
        <w:r w:rsidRPr="008F20C0" w:rsidDel="00CC417D">
          <w:rPr>
            <w:rFonts w:hAnsi="宋体"/>
            <w:spacing w:val="0"/>
            <w:sz w:val="28"/>
            <w:szCs w:val="28"/>
          </w:rPr>
          <w:delText>改按</w:delText>
        </w:r>
        <w:r w:rsidR="00DA6225" w:rsidRPr="008F20C0" w:rsidDel="00CC417D">
          <w:rPr>
            <w:spacing w:val="0"/>
            <w:sz w:val="28"/>
          </w:rPr>
          <w:delText>GLC</w:delText>
        </w:r>
        <w:r w:rsidR="009F3A3E" w:rsidRPr="008F20C0" w:rsidDel="00CC417D">
          <w:rPr>
            <w:spacing w:val="0"/>
            <w:sz w:val="28"/>
          </w:rPr>
          <w:delText>1407</w:delText>
        </w:r>
        <w:r w:rsidRPr="008F20C0" w:rsidDel="00CC417D">
          <w:rPr>
            <w:spacing w:val="0"/>
            <w:sz w:val="28"/>
          </w:rPr>
          <w:delText>02</w:delText>
        </w:r>
        <w:r w:rsidR="00117563" w:rsidRPr="008F20C0" w:rsidDel="00CC417D">
          <w:rPr>
            <w:spacing w:val="0"/>
            <w:sz w:val="28"/>
          </w:rPr>
          <w:delText>02</w:delText>
        </w:r>
        <w:r w:rsidRPr="008F20C0" w:rsidDel="00CC417D">
          <w:rPr>
            <w:rFonts w:hAnsi="宋体"/>
            <w:spacing w:val="0"/>
            <w:sz w:val="28"/>
            <w:szCs w:val="28"/>
          </w:rPr>
          <w:delText>的规定</w:delText>
        </w:r>
        <w:r w:rsidRPr="008F20C0" w:rsidDel="00CC417D">
          <w:rPr>
            <w:rFonts w:ascii="宋体" w:hAnsi="宋体" w:hint="eastAsia"/>
            <w:spacing w:val="0"/>
            <w:sz w:val="28"/>
            <w:szCs w:val="28"/>
          </w:rPr>
          <w:delText>。</w:delText>
        </w:r>
      </w:del>
    </w:p>
    <w:p w:rsidR="00ED4ECE" w:rsidRPr="008E187B" w:rsidRDefault="00ED4ECE" w:rsidP="00CC417D">
      <w:pPr>
        <w:spacing w:line="440" w:lineRule="exact"/>
        <w:ind w:firstLineChars="200" w:firstLine="480"/>
        <w:outlineLvl w:val="0"/>
        <w:rPr>
          <w:spacing w:val="0"/>
          <w:sz w:val="24"/>
          <w:szCs w:val="24"/>
        </w:rPr>
        <w:pPrChange w:id="192" w:author="China" w:date="2025-11-28T08:17:00Z">
          <w:pPr>
            <w:spacing w:line="440" w:lineRule="exact"/>
            <w:outlineLvl w:val="0"/>
          </w:pPr>
        </w:pPrChange>
      </w:pPr>
      <w:r w:rsidRPr="008F20C0">
        <w:rPr>
          <w:spacing w:val="0"/>
          <w:sz w:val="24"/>
          <w:szCs w:val="24"/>
        </w:rPr>
        <w:t>Modification of tooling drawing should comply with the regulation in GLC</w:t>
      </w:r>
      <w:r w:rsidR="009F3A3E" w:rsidRPr="008F20C0">
        <w:rPr>
          <w:spacing w:val="0"/>
          <w:sz w:val="24"/>
          <w:szCs w:val="24"/>
        </w:rPr>
        <w:t>1407</w:t>
      </w:r>
      <w:r w:rsidRPr="008F20C0">
        <w:rPr>
          <w:spacing w:val="0"/>
          <w:sz w:val="24"/>
          <w:szCs w:val="24"/>
        </w:rPr>
        <w:t>02</w:t>
      </w:r>
      <w:r w:rsidR="00117563" w:rsidRPr="008F20C0">
        <w:rPr>
          <w:spacing w:val="0"/>
          <w:sz w:val="24"/>
          <w:szCs w:val="24"/>
        </w:rPr>
        <w:t>02</w:t>
      </w:r>
      <w:r w:rsidRPr="008F20C0">
        <w:rPr>
          <w:spacing w:val="0"/>
          <w:sz w:val="24"/>
          <w:szCs w:val="24"/>
        </w:rPr>
        <w:t>.</w:t>
      </w:r>
    </w:p>
    <w:p w:rsidR="004C2CBA" w:rsidRPr="008E187B" w:rsidDel="00CC417D" w:rsidRDefault="00DA6225">
      <w:pPr>
        <w:spacing w:line="440" w:lineRule="exact"/>
        <w:rPr>
          <w:del w:id="193" w:author="China" w:date="2025-11-28T08:17:00Z"/>
          <w:rFonts w:ascii="黑体" w:eastAsia="黑体" w:hAnsi="宋体"/>
          <w:spacing w:val="0"/>
          <w:sz w:val="28"/>
          <w:szCs w:val="28"/>
        </w:rPr>
      </w:pPr>
      <w:r w:rsidRPr="008E187B">
        <w:rPr>
          <w:rFonts w:ascii="黑体" w:eastAsia="黑体" w:hAnsi="宋体" w:hint="eastAsia"/>
          <w:spacing w:val="0"/>
          <w:sz w:val="28"/>
          <w:szCs w:val="28"/>
        </w:rPr>
        <w:t xml:space="preserve">5.8 </w:t>
      </w:r>
      <w:r w:rsidR="00893AA2" w:rsidRPr="008E187B">
        <w:rPr>
          <w:rFonts w:ascii="黑体" w:eastAsia="黑体" w:hAnsi="宋体" w:hint="eastAsia"/>
          <w:spacing w:val="0"/>
          <w:sz w:val="28"/>
          <w:szCs w:val="28"/>
        </w:rPr>
        <w:t xml:space="preserve"> </w:t>
      </w:r>
      <w:del w:id="194" w:author="China" w:date="2025-11-28T08:17:00Z">
        <w:r w:rsidR="00893AA2" w:rsidRPr="008E187B" w:rsidDel="00CC417D">
          <w:rPr>
            <w:rFonts w:ascii="黑体" w:eastAsia="黑体" w:hAnsi="宋体" w:hint="eastAsia"/>
            <w:spacing w:val="0"/>
            <w:sz w:val="28"/>
            <w:szCs w:val="28"/>
          </w:rPr>
          <w:delText>波音</w:delText>
        </w:r>
        <w:r w:rsidR="00893AA2" w:rsidRPr="008E187B" w:rsidDel="00CC417D">
          <w:rPr>
            <w:rFonts w:eastAsia="黑体"/>
            <w:spacing w:val="0"/>
            <w:sz w:val="28"/>
            <w:szCs w:val="28"/>
          </w:rPr>
          <w:delText>B777</w:delText>
        </w:r>
        <w:r w:rsidR="00893AA2" w:rsidRPr="008E187B" w:rsidDel="00CC417D">
          <w:rPr>
            <w:rFonts w:ascii="黑体" w:eastAsia="黑体" w:hAnsi="宋体" w:hint="eastAsia"/>
            <w:spacing w:val="0"/>
            <w:sz w:val="28"/>
            <w:szCs w:val="28"/>
          </w:rPr>
          <w:delText>、</w:delText>
        </w:r>
        <w:r w:rsidR="00893AA2" w:rsidRPr="008E187B" w:rsidDel="00CC417D">
          <w:rPr>
            <w:rFonts w:eastAsia="黑体"/>
            <w:spacing w:val="0"/>
            <w:sz w:val="28"/>
            <w:szCs w:val="28"/>
          </w:rPr>
          <w:delText>B787</w:delText>
        </w:r>
        <w:r w:rsidR="00893AA2" w:rsidRPr="008E187B" w:rsidDel="00CC417D">
          <w:rPr>
            <w:rFonts w:ascii="黑体" w:eastAsia="黑体" w:hAnsi="宋体" w:hint="eastAsia"/>
            <w:spacing w:val="0"/>
            <w:sz w:val="28"/>
            <w:szCs w:val="28"/>
          </w:rPr>
          <w:delText>项目工装图样专用要求</w:delText>
        </w:r>
      </w:del>
    </w:p>
    <w:p w:rsidR="00ED4ECE" w:rsidRPr="006149AD" w:rsidRDefault="00ED4ECE" w:rsidP="00CC417D">
      <w:pPr>
        <w:spacing w:line="440" w:lineRule="exact"/>
        <w:rPr>
          <w:b/>
          <w:spacing w:val="0"/>
          <w:sz w:val="24"/>
          <w:szCs w:val="24"/>
        </w:rPr>
        <w:pPrChange w:id="195" w:author="China" w:date="2025-11-28T08:17:00Z">
          <w:pPr>
            <w:spacing w:line="440" w:lineRule="exact"/>
            <w:outlineLvl w:val="0"/>
          </w:pPr>
        </w:pPrChange>
      </w:pPr>
      <w:r w:rsidRPr="006149AD">
        <w:rPr>
          <w:rFonts w:hint="eastAsia"/>
          <w:b/>
          <w:spacing w:val="0"/>
          <w:sz w:val="24"/>
          <w:szCs w:val="24"/>
        </w:rPr>
        <w:t>S</w:t>
      </w:r>
      <w:r w:rsidRPr="006149AD">
        <w:rPr>
          <w:b/>
          <w:spacing w:val="0"/>
          <w:sz w:val="24"/>
          <w:szCs w:val="24"/>
        </w:rPr>
        <w:t>pecified</w:t>
      </w:r>
      <w:r w:rsidRPr="006149AD">
        <w:rPr>
          <w:rFonts w:hint="eastAsia"/>
          <w:b/>
          <w:spacing w:val="0"/>
          <w:sz w:val="24"/>
          <w:szCs w:val="24"/>
        </w:rPr>
        <w:t xml:space="preserve"> requirements for tooling drawing of B777 and B787 program</w:t>
      </w:r>
    </w:p>
    <w:p w:rsidR="004C2CBA" w:rsidRPr="008E187B" w:rsidDel="00CC417D" w:rsidRDefault="00893AA2" w:rsidP="00CC417D">
      <w:pPr>
        <w:spacing w:line="440" w:lineRule="exact"/>
        <w:ind w:firstLineChars="200" w:firstLine="560"/>
        <w:rPr>
          <w:del w:id="196" w:author="China" w:date="2025-11-28T08:17:00Z"/>
          <w:rFonts w:ascii="宋体" w:hAnsi="宋体"/>
          <w:spacing w:val="0"/>
          <w:sz w:val="28"/>
          <w:szCs w:val="28"/>
        </w:rPr>
        <w:pPrChange w:id="197" w:author="China" w:date="2025-11-28T08:17:00Z">
          <w:pPr>
            <w:spacing w:line="440" w:lineRule="exact"/>
            <w:ind w:firstLineChars="200" w:firstLine="560"/>
          </w:pPr>
        </w:pPrChange>
      </w:pPr>
      <w:del w:id="198" w:author="China" w:date="2025-11-28T08:17:00Z">
        <w:r w:rsidRPr="008E187B" w:rsidDel="00CC417D">
          <w:rPr>
            <w:rFonts w:ascii="宋体" w:hAnsi="宋体"/>
            <w:spacing w:val="0"/>
            <w:sz w:val="28"/>
            <w:szCs w:val="28"/>
          </w:rPr>
          <w:delText>专用标题栏样式参照附录</w:delText>
        </w:r>
        <w:r w:rsidRPr="008E187B" w:rsidDel="00CC417D">
          <w:rPr>
            <w:spacing w:val="0"/>
            <w:sz w:val="28"/>
            <w:szCs w:val="28"/>
          </w:rPr>
          <w:delText>E</w:delText>
        </w:r>
        <w:r w:rsidRPr="008E187B" w:rsidDel="00CC417D">
          <w:rPr>
            <w:rFonts w:ascii="宋体" w:hAnsi="宋体"/>
            <w:spacing w:val="0"/>
            <w:sz w:val="28"/>
            <w:szCs w:val="28"/>
          </w:rPr>
          <w:delText>，增加工程数据名称及版次信息，其余与附录D一致</w:delText>
        </w:r>
        <w:r w:rsidRPr="008E187B" w:rsidDel="00CC417D">
          <w:rPr>
            <w:rFonts w:ascii="宋体" w:hAnsi="宋体" w:hint="eastAsia"/>
            <w:spacing w:val="0"/>
            <w:sz w:val="28"/>
            <w:szCs w:val="28"/>
          </w:rPr>
          <w:delText>，并在总图适当位置列出工装可拆卸件清单。</w:delText>
        </w:r>
      </w:del>
    </w:p>
    <w:p w:rsidR="00ED4ECE" w:rsidRPr="008E187B" w:rsidRDefault="00ED4ECE" w:rsidP="00CC417D">
      <w:pPr>
        <w:spacing w:line="440" w:lineRule="exact"/>
        <w:ind w:firstLineChars="200" w:firstLine="480"/>
        <w:outlineLvl w:val="0"/>
        <w:rPr>
          <w:spacing w:val="0"/>
          <w:sz w:val="24"/>
          <w:szCs w:val="24"/>
        </w:rPr>
        <w:pPrChange w:id="199" w:author="China" w:date="2025-11-28T08:17:00Z">
          <w:pPr>
            <w:spacing w:line="440" w:lineRule="exact"/>
            <w:outlineLvl w:val="0"/>
          </w:pPr>
        </w:pPrChange>
      </w:pPr>
      <w:r w:rsidRPr="008E187B">
        <w:rPr>
          <w:rFonts w:hint="eastAsia"/>
          <w:spacing w:val="0"/>
          <w:sz w:val="24"/>
          <w:szCs w:val="24"/>
        </w:rPr>
        <w:t>S</w:t>
      </w:r>
      <w:r w:rsidRPr="008E187B">
        <w:rPr>
          <w:spacing w:val="0"/>
          <w:sz w:val="24"/>
          <w:szCs w:val="24"/>
        </w:rPr>
        <w:t xml:space="preserve">pecified </w:t>
      </w:r>
      <w:r w:rsidRPr="008E187B">
        <w:rPr>
          <w:rFonts w:hint="eastAsia"/>
          <w:spacing w:val="0"/>
          <w:sz w:val="24"/>
          <w:szCs w:val="24"/>
        </w:rPr>
        <w:t>t</w:t>
      </w:r>
      <w:r w:rsidRPr="008E187B">
        <w:rPr>
          <w:spacing w:val="0"/>
          <w:sz w:val="24"/>
          <w:szCs w:val="24"/>
        </w:rPr>
        <w:t>itle blocks style reference appendix E, increasing engineering dataset and edition information, the rest are in accordance with appendix D.</w:t>
      </w:r>
    </w:p>
    <w:p w:rsidR="00ED4ECE" w:rsidRPr="006149AD" w:rsidRDefault="00893AA2" w:rsidP="006149AD">
      <w:pPr>
        <w:tabs>
          <w:tab w:val="left" w:pos="720"/>
        </w:tabs>
        <w:spacing w:line="440" w:lineRule="exact"/>
        <w:rPr>
          <w:b/>
          <w:spacing w:val="0"/>
          <w:sz w:val="24"/>
          <w:szCs w:val="24"/>
        </w:rPr>
      </w:pPr>
      <w:proofErr w:type="gramStart"/>
      <w:r w:rsidRPr="008E187B">
        <w:rPr>
          <w:rFonts w:ascii="黑体" w:eastAsia="黑体" w:hAnsi="黑体" w:hint="eastAsia"/>
          <w:spacing w:val="0"/>
          <w:sz w:val="28"/>
        </w:rPr>
        <w:t>5.</w:t>
      </w:r>
      <w:r w:rsidR="00DA6225" w:rsidRPr="008E187B">
        <w:rPr>
          <w:rFonts w:ascii="黑体" w:eastAsia="黑体" w:hAnsi="黑体" w:hint="eastAsia"/>
          <w:spacing w:val="0"/>
          <w:sz w:val="28"/>
        </w:rPr>
        <w:t xml:space="preserve">9  </w:t>
      </w:r>
      <w:proofErr w:type="gramEnd"/>
      <w:del w:id="200" w:author="China" w:date="2025-11-28T08:17:00Z">
        <w:r w:rsidRPr="008E187B" w:rsidDel="00CC417D">
          <w:rPr>
            <w:rFonts w:ascii="黑体" w:eastAsia="黑体" w:hAnsi="黑体" w:hint="eastAsia"/>
            <w:spacing w:val="0"/>
            <w:sz w:val="28"/>
          </w:rPr>
          <w:delText>工装数据</w:delText>
        </w:r>
        <w:r w:rsidR="00A36F2C" w:rsidRPr="008E187B" w:rsidDel="00CC417D">
          <w:rPr>
            <w:rFonts w:ascii="黑体" w:eastAsia="黑体" w:hAnsi="黑体" w:hint="eastAsia"/>
            <w:spacing w:val="0"/>
            <w:sz w:val="28"/>
          </w:rPr>
          <w:delText>集</w:delText>
        </w:r>
        <w:r w:rsidRPr="008E187B" w:rsidDel="00CC417D">
          <w:rPr>
            <w:rFonts w:ascii="黑体" w:eastAsia="黑体" w:hAnsi="黑体" w:hint="eastAsia"/>
            <w:spacing w:val="0"/>
            <w:sz w:val="28"/>
          </w:rPr>
          <w:delText>版次管理</w:delText>
        </w:r>
      </w:del>
      <w:r w:rsidR="0073363C" w:rsidRPr="006149AD">
        <w:rPr>
          <w:b/>
          <w:spacing w:val="0"/>
          <w:sz w:val="24"/>
          <w:szCs w:val="24"/>
        </w:rPr>
        <w:t>Tooling dataset revision</w:t>
      </w:r>
      <w:r w:rsidR="0073363C" w:rsidRPr="006149AD">
        <w:rPr>
          <w:rFonts w:hint="eastAsia"/>
          <w:b/>
          <w:spacing w:val="0"/>
          <w:sz w:val="24"/>
          <w:szCs w:val="24"/>
        </w:rPr>
        <w:t xml:space="preserve"> M</w:t>
      </w:r>
      <w:r w:rsidR="0073363C" w:rsidRPr="006149AD">
        <w:rPr>
          <w:b/>
          <w:spacing w:val="0"/>
          <w:sz w:val="24"/>
          <w:szCs w:val="24"/>
        </w:rPr>
        <w:t>anagement</w:t>
      </w:r>
    </w:p>
    <w:p w:rsidR="004C2CBA" w:rsidRPr="008F20C0" w:rsidDel="00CC417D" w:rsidRDefault="00A36F2C">
      <w:pPr>
        <w:pStyle w:val="c"/>
        <w:adjustRightInd/>
        <w:spacing w:line="440" w:lineRule="exact"/>
        <w:ind w:firstLineChars="200" w:firstLine="560"/>
        <w:rPr>
          <w:del w:id="201" w:author="China" w:date="2025-11-28T08:17:00Z"/>
          <w:rFonts w:eastAsia="宋体"/>
          <w:spacing w:val="0"/>
        </w:rPr>
      </w:pPr>
      <w:del w:id="202" w:author="China" w:date="2025-11-28T08:17:00Z">
        <w:r w:rsidRPr="008F20C0" w:rsidDel="00CC417D">
          <w:rPr>
            <w:rFonts w:eastAsia="宋体" w:hint="eastAsia"/>
            <w:spacing w:val="0"/>
          </w:rPr>
          <w:delText>工装数据集版次管理按</w:delText>
        </w:r>
        <w:r w:rsidRPr="008F20C0" w:rsidDel="00CC417D">
          <w:rPr>
            <w:rFonts w:hAnsi="宋体"/>
            <w:spacing w:val="0"/>
            <w:szCs w:val="22"/>
          </w:rPr>
          <w:delText>GLC</w:delText>
        </w:r>
        <w:r w:rsidR="009F3A3E" w:rsidRPr="008F20C0" w:rsidDel="00CC417D">
          <w:rPr>
            <w:rFonts w:hAnsi="宋体"/>
            <w:spacing w:val="0"/>
            <w:szCs w:val="22"/>
          </w:rPr>
          <w:delText>1407</w:delText>
        </w:r>
        <w:r w:rsidRPr="008F20C0" w:rsidDel="00CC417D">
          <w:rPr>
            <w:rFonts w:hAnsi="宋体"/>
            <w:spacing w:val="0"/>
            <w:szCs w:val="22"/>
          </w:rPr>
          <w:delText>02</w:delText>
        </w:r>
        <w:r w:rsidR="00117563" w:rsidRPr="008F20C0" w:rsidDel="00CC417D">
          <w:rPr>
            <w:rFonts w:hAnsi="宋体"/>
            <w:spacing w:val="0"/>
            <w:szCs w:val="22"/>
          </w:rPr>
          <w:delText>02</w:delText>
        </w:r>
        <w:r w:rsidRPr="008F20C0" w:rsidDel="00CC417D">
          <w:rPr>
            <w:rFonts w:eastAsia="宋体" w:hint="eastAsia"/>
            <w:spacing w:val="0"/>
          </w:rPr>
          <w:delText>执行。</w:delText>
        </w:r>
      </w:del>
    </w:p>
    <w:p w:rsidR="0073363C" w:rsidRPr="008F20C0" w:rsidRDefault="0073363C" w:rsidP="00CC417D">
      <w:pPr>
        <w:tabs>
          <w:tab w:val="left" w:pos="720"/>
        </w:tabs>
        <w:spacing w:line="440" w:lineRule="exact"/>
        <w:ind w:firstLineChars="200" w:firstLine="480"/>
        <w:rPr>
          <w:rFonts w:ascii="黑体" w:eastAsia="黑体" w:hAnsi="黑体"/>
          <w:spacing w:val="0"/>
          <w:sz w:val="28"/>
        </w:rPr>
        <w:pPrChange w:id="203" w:author="China" w:date="2025-11-28T08:18:00Z">
          <w:pPr>
            <w:tabs>
              <w:tab w:val="left" w:pos="720"/>
            </w:tabs>
            <w:spacing w:line="440" w:lineRule="exact"/>
          </w:pPr>
        </w:pPrChange>
      </w:pPr>
      <w:r w:rsidRPr="008F20C0">
        <w:rPr>
          <w:spacing w:val="0"/>
          <w:sz w:val="24"/>
          <w:szCs w:val="24"/>
        </w:rPr>
        <w:t xml:space="preserve">Management </w:t>
      </w:r>
      <w:proofErr w:type="gramStart"/>
      <w:r w:rsidRPr="008F20C0">
        <w:rPr>
          <w:spacing w:val="0"/>
          <w:sz w:val="24"/>
          <w:szCs w:val="24"/>
        </w:rPr>
        <w:t>Tooling</w:t>
      </w:r>
      <w:proofErr w:type="gramEnd"/>
      <w:r w:rsidRPr="008F20C0">
        <w:rPr>
          <w:spacing w:val="0"/>
          <w:sz w:val="24"/>
          <w:szCs w:val="24"/>
        </w:rPr>
        <w:t xml:space="preserve"> dataset revision according to GLC</w:t>
      </w:r>
      <w:r w:rsidR="009F3A3E" w:rsidRPr="008F20C0">
        <w:rPr>
          <w:spacing w:val="0"/>
          <w:sz w:val="24"/>
          <w:szCs w:val="24"/>
        </w:rPr>
        <w:t>1407</w:t>
      </w:r>
      <w:r w:rsidRPr="008F20C0">
        <w:rPr>
          <w:spacing w:val="0"/>
          <w:sz w:val="24"/>
          <w:szCs w:val="24"/>
        </w:rPr>
        <w:t>02</w:t>
      </w:r>
      <w:r w:rsidR="001113D3" w:rsidRPr="008F20C0">
        <w:rPr>
          <w:spacing w:val="0"/>
          <w:sz w:val="24"/>
          <w:szCs w:val="24"/>
        </w:rPr>
        <w:t>02</w:t>
      </w:r>
      <w:r w:rsidRPr="008F20C0">
        <w:rPr>
          <w:spacing w:val="0"/>
          <w:sz w:val="24"/>
          <w:szCs w:val="24"/>
        </w:rPr>
        <w:t>.</w:t>
      </w:r>
    </w:p>
    <w:p w:rsidR="00ED4ECE" w:rsidRPr="006149AD" w:rsidRDefault="00893AA2" w:rsidP="006149AD">
      <w:pPr>
        <w:tabs>
          <w:tab w:val="left" w:pos="720"/>
        </w:tabs>
        <w:spacing w:line="440" w:lineRule="exact"/>
        <w:rPr>
          <w:b/>
          <w:spacing w:val="0"/>
          <w:sz w:val="24"/>
          <w:szCs w:val="24"/>
        </w:rPr>
      </w:pPr>
      <w:proofErr w:type="gramStart"/>
      <w:r w:rsidRPr="008E187B">
        <w:rPr>
          <w:rFonts w:ascii="黑体" w:hint="eastAsia"/>
          <w:spacing w:val="0"/>
          <w:sz w:val="28"/>
        </w:rPr>
        <w:t>5.</w:t>
      </w:r>
      <w:r w:rsidR="00A36F2C" w:rsidRPr="008E187B">
        <w:rPr>
          <w:rFonts w:ascii="黑体" w:hint="eastAsia"/>
          <w:spacing w:val="0"/>
          <w:sz w:val="28"/>
        </w:rPr>
        <w:t xml:space="preserve">10  </w:t>
      </w:r>
      <w:proofErr w:type="gramEnd"/>
      <w:del w:id="204" w:author="China" w:date="2025-11-28T08:18:00Z">
        <w:r w:rsidRPr="008E187B" w:rsidDel="00CC417D">
          <w:rPr>
            <w:rFonts w:eastAsia="黑体" w:hint="eastAsia"/>
            <w:spacing w:val="0"/>
            <w:sz w:val="28"/>
          </w:rPr>
          <w:delText>工装</w:delText>
        </w:r>
        <w:r w:rsidRPr="008E187B" w:rsidDel="00CC417D">
          <w:rPr>
            <w:rFonts w:eastAsia="黑体" w:hint="eastAsia"/>
            <w:bCs/>
            <w:spacing w:val="0"/>
            <w:sz w:val="28"/>
          </w:rPr>
          <w:delText>数据</w:delText>
        </w:r>
        <w:r w:rsidR="00A36F2C" w:rsidRPr="008E187B" w:rsidDel="00CC417D">
          <w:rPr>
            <w:rFonts w:eastAsia="黑体" w:hint="eastAsia"/>
            <w:bCs/>
            <w:spacing w:val="0"/>
            <w:sz w:val="28"/>
          </w:rPr>
          <w:delText>集</w:delText>
        </w:r>
        <w:r w:rsidRPr="008E187B" w:rsidDel="00CC417D">
          <w:rPr>
            <w:rFonts w:eastAsia="黑体" w:hint="eastAsia"/>
            <w:bCs/>
            <w:spacing w:val="0"/>
            <w:sz w:val="28"/>
          </w:rPr>
          <w:delText>发放</w:delText>
        </w:r>
        <w:r w:rsidR="00A36F2C" w:rsidRPr="008E187B" w:rsidDel="00CC417D">
          <w:rPr>
            <w:rFonts w:eastAsia="黑体" w:hint="eastAsia"/>
            <w:bCs/>
            <w:spacing w:val="0"/>
            <w:sz w:val="28"/>
          </w:rPr>
          <w:delText>管理</w:delText>
        </w:r>
      </w:del>
      <w:r w:rsidR="0073363C" w:rsidRPr="006149AD">
        <w:rPr>
          <w:b/>
          <w:spacing w:val="0"/>
          <w:sz w:val="24"/>
          <w:szCs w:val="24"/>
        </w:rPr>
        <w:t>Tooling Data Release</w:t>
      </w:r>
    </w:p>
    <w:p w:rsidR="004C2CBA" w:rsidRPr="008F20C0" w:rsidDel="00CC417D" w:rsidRDefault="00A36F2C" w:rsidP="00A36F2C">
      <w:pPr>
        <w:pStyle w:val="c"/>
        <w:adjustRightInd/>
        <w:spacing w:line="440" w:lineRule="exact"/>
        <w:ind w:firstLineChars="200" w:firstLine="560"/>
        <w:rPr>
          <w:del w:id="205" w:author="China" w:date="2025-11-28T08:18:00Z"/>
          <w:rFonts w:eastAsia="宋体"/>
          <w:spacing w:val="0"/>
        </w:rPr>
      </w:pPr>
      <w:del w:id="206" w:author="China" w:date="2025-11-28T08:18:00Z">
        <w:r w:rsidRPr="008F20C0" w:rsidDel="00CC417D">
          <w:rPr>
            <w:rFonts w:eastAsia="宋体" w:hint="eastAsia"/>
            <w:spacing w:val="0"/>
          </w:rPr>
          <w:delText>工装数据集发放管理按</w:delText>
        </w:r>
        <w:r w:rsidRPr="008F20C0" w:rsidDel="00CC417D">
          <w:rPr>
            <w:rFonts w:eastAsia="宋体"/>
            <w:spacing w:val="0"/>
          </w:rPr>
          <w:delText>GLC</w:delText>
        </w:r>
        <w:r w:rsidR="009F3A3E" w:rsidRPr="008F20C0" w:rsidDel="00CC417D">
          <w:rPr>
            <w:rFonts w:eastAsia="宋体"/>
            <w:spacing w:val="0"/>
          </w:rPr>
          <w:delText>1407</w:delText>
        </w:r>
        <w:r w:rsidRPr="008F20C0" w:rsidDel="00CC417D">
          <w:rPr>
            <w:rFonts w:eastAsia="宋体"/>
            <w:spacing w:val="0"/>
          </w:rPr>
          <w:delText>0202</w:delText>
        </w:r>
        <w:r w:rsidRPr="008F20C0" w:rsidDel="00CC417D">
          <w:rPr>
            <w:rFonts w:eastAsia="宋体" w:hint="eastAsia"/>
            <w:spacing w:val="0"/>
          </w:rPr>
          <w:delText>执行。</w:delText>
        </w:r>
      </w:del>
    </w:p>
    <w:p w:rsidR="0073363C" w:rsidRPr="008F20C0" w:rsidRDefault="0073363C" w:rsidP="00CC417D">
      <w:pPr>
        <w:tabs>
          <w:tab w:val="left" w:pos="720"/>
        </w:tabs>
        <w:spacing w:line="440" w:lineRule="exact"/>
        <w:ind w:firstLineChars="200" w:firstLine="480"/>
        <w:rPr>
          <w:rFonts w:eastAsia="黑体"/>
          <w:bCs/>
          <w:spacing w:val="0"/>
          <w:sz w:val="28"/>
        </w:rPr>
        <w:pPrChange w:id="207" w:author="China" w:date="2025-11-28T08:18:00Z">
          <w:pPr>
            <w:tabs>
              <w:tab w:val="left" w:pos="720"/>
            </w:tabs>
            <w:spacing w:line="440" w:lineRule="exact"/>
          </w:pPr>
        </w:pPrChange>
      </w:pPr>
      <w:r w:rsidRPr="008F20C0">
        <w:rPr>
          <w:spacing w:val="0"/>
          <w:sz w:val="24"/>
          <w:szCs w:val="24"/>
        </w:rPr>
        <w:t>Release Tooling Data according to GLC</w:t>
      </w:r>
      <w:r w:rsidR="009F3A3E" w:rsidRPr="008F20C0">
        <w:rPr>
          <w:spacing w:val="0"/>
          <w:sz w:val="24"/>
          <w:szCs w:val="24"/>
        </w:rPr>
        <w:t>1407</w:t>
      </w:r>
      <w:r w:rsidRPr="008F20C0">
        <w:rPr>
          <w:spacing w:val="0"/>
          <w:sz w:val="24"/>
          <w:szCs w:val="24"/>
        </w:rPr>
        <w:t>0202.</w:t>
      </w:r>
    </w:p>
    <w:p w:rsidR="004C2CBA" w:rsidRPr="008E187B" w:rsidRDefault="004C2CBA">
      <w:pPr>
        <w:spacing w:line="440" w:lineRule="exact"/>
        <w:rPr>
          <w:rFonts w:ascii="黑体" w:eastAsia="黑体" w:hAnsi="黑体"/>
          <w:spacing w:val="0"/>
          <w:sz w:val="28"/>
          <w:szCs w:val="28"/>
        </w:rPr>
      </w:pPr>
    </w:p>
    <w:p w:rsidR="006149AD" w:rsidRPr="00B9481D" w:rsidRDefault="006149AD" w:rsidP="006149AD">
      <w:pPr>
        <w:pStyle w:val="1"/>
        <w:keepNext w:val="0"/>
        <w:spacing w:line="440" w:lineRule="exact"/>
        <w:jc w:val="left"/>
        <w:rPr>
          <w:rFonts w:eastAsia="黑体"/>
          <w:color w:val="auto"/>
          <w:sz w:val="24"/>
          <w:szCs w:val="24"/>
        </w:rPr>
      </w:pPr>
      <w:proofErr w:type="gramStart"/>
      <w:r w:rsidRPr="00B9481D">
        <w:rPr>
          <w:rFonts w:ascii="黑体" w:eastAsia="黑体" w:hAnsi="黑体"/>
          <w:color w:val="auto"/>
          <w:kern w:val="0"/>
          <w:sz w:val="28"/>
          <w:szCs w:val="28"/>
        </w:rPr>
        <w:t>6</w:t>
      </w:r>
      <w:r w:rsidRPr="00B9481D">
        <w:rPr>
          <w:rFonts w:eastAsia="黑体"/>
          <w:color w:val="auto"/>
          <w:sz w:val="28"/>
          <w:szCs w:val="28"/>
        </w:rPr>
        <w:t xml:space="preserve">  </w:t>
      </w:r>
      <w:proofErr w:type="gramEnd"/>
      <w:del w:id="208" w:author="China" w:date="2025-11-28T08:18:00Z">
        <w:r w:rsidRPr="00B9481D" w:rsidDel="00CC417D">
          <w:rPr>
            <w:rFonts w:eastAsia="黑体"/>
            <w:color w:val="auto"/>
            <w:sz w:val="28"/>
            <w:szCs w:val="28"/>
          </w:rPr>
          <w:delText>标准图例</w:delText>
        </w:r>
        <w:r w:rsidRPr="00B9481D" w:rsidDel="00CC417D">
          <w:rPr>
            <w:rFonts w:ascii="黑体" w:eastAsia="黑体" w:hAnsi="宋体" w:hint="eastAsia"/>
            <w:color w:val="auto"/>
            <w:sz w:val="28"/>
          </w:rPr>
          <w:delText>说明</w:delText>
        </w:r>
      </w:del>
      <w:r w:rsidRPr="00B9481D">
        <w:rPr>
          <w:b/>
          <w:color w:val="auto"/>
          <w:sz w:val="24"/>
        </w:rPr>
        <w:t xml:space="preserve">Standard </w:t>
      </w:r>
      <w:r w:rsidRPr="00B9481D">
        <w:rPr>
          <w:rFonts w:hint="eastAsia"/>
          <w:b/>
          <w:color w:val="auto"/>
          <w:sz w:val="24"/>
        </w:rPr>
        <w:t>L</w:t>
      </w:r>
      <w:r w:rsidRPr="00B9481D">
        <w:rPr>
          <w:b/>
          <w:color w:val="auto"/>
          <w:sz w:val="24"/>
        </w:rPr>
        <w:t xml:space="preserve">egend </w:t>
      </w:r>
      <w:r w:rsidRPr="00B9481D">
        <w:rPr>
          <w:rFonts w:hint="eastAsia"/>
          <w:b/>
          <w:color w:val="auto"/>
          <w:sz w:val="24"/>
        </w:rPr>
        <w:t>D</w:t>
      </w:r>
      <w:r w:rsidRPr="00B9481D">
        <w:rPr>
          <w:b/>
          <w:color w:val="auto"/>
          <w:sz w:val="24"/>
        </w:rPr>
        <w:t>escription</w:t>
      </w:r>
    </w:p>
    <w:p w:rsidR="006149AD" w:rsidRPr="00B9481D" w:rsidRDefault="006149AD" w:rsidP="006149AD">
      <w:pPr>
        <w:adjustRightInd w:val="0"/>
        <w:spacing w:line="440" w:lineRule="exact"/>
        <w:jc w:val="left"/>
        <w:textAlignment w:val="baseline"/>
        <w:rPr>
          <w:bCs/>
          <w:spacing w:val="0"/>
          <w:sz w:val="28"/>
          <w:szCs w:val="28"/>
        </w:rPr>
      </w:pPr>
    </w:p>
    <w:p w:rsidR="006149AD" w:rsidRPr="00B9481D" w:rsidDel="00CC417D" w:rsidRDefault="006149AD" w:rsidP="006149AD">
      <w:pPr>
        <w:spacing w:line="440" w:lineRule="exact"/>
        <w:ind w:firstLineChars="200" w:firstLine="560"/>
        <w:jc w:val="left"/>
        <w:rPr>
          <w:del w:id="209" w:author="China" w:date="2025-11-28T08:18:00Z"/>
          <w:bCs/>
          <w:spacing w:val="0"/>
          <w:sz w:val="28"/>
          <w:szCs w:val="28"/>
        </w:rPr>
      </w:pPr>
      <w:del w:id="210" w:author="China" w:date="2025-11-28T08:18:00Z">
        <w:r w:rsidRPr="00B9481D" w:rsidDel="00CC417D">
          <w:rPr>
            <w:rFonts w:hAnsi="宋体"/>
            <w:bCs/>
            <w:spacing w:val="0"/>
            <w:sz w:val="28"/>
            <w:szCs w:val="28"/>
          </w:rPr>
          <w:delText>无</w:delText>
        </w:r>
      </w:del>
    </w:p>
    <w:p w:rsidR="006149AD" w:rsidRPr="00B9481D" w:rsidRDefault="006149AD" w:rsidP="006149AD">
      <w:pPr>
        <w:pStyle w:val="a3"/>
        <w:ind w:firstLineChars="236" w:firstLine="566"/>
        <w:jc w:val="left"/>
        <w:rPr>
          <w:spacing w:val="0"/>
          <w:szCs w:val="24"/>
        </w:rPr>
      </w:pPr>
      <w:r w:rsidRPr="00B9481D">
        <w:rPr>
          <w:spacing w:val="0"/>
          <w:szCs w:val="24"/>
        </w:rPr>
        <w:t>None</w:t>
      </w:r>
    </w:p>
    <w:p w:rsidR="006149AD" w:rsidRPr="00B9481D" w:rsidRDefault="006149AD" w:rsidP="006149AD">
      <w:pPr>
        <w:spacing w:line="440" w:lineRule="exact"/>
        <w:rPr>
          <w:rFonts w:eastAsia="黑体"/>
          <w:spacing w:val="0"/>
          <w:sz w:val="24"/>
          <w:szCs w:val="24"/>
        </w:rPr>
      </w:pPr>
    </w:p>
    <w:p w:rsidR="006149AD" w:rsidRPr="00EF5A33" w:rsidRDefault="006149AD" w:rsidP="006149AD">
      <w:pPr>
        <w:spacing w:line="440" w:lineRule="exact"/>
        <w:rPr>
          <w:rFonts w:eastAsia="黑体"/>
          <w:spacing w:val="0"/>
          <w:sz w:val="24"/>
          <w:szCs w:val="24"/>
        </w:rPr>
      </w:pPr>
      <w:proofErr w:type="gramStart"/>
      <w:r w:rsidRPr="00EF5A33">
        <w:rPr>
          <w:rFonts w:ascii="黑体" w:eastAsia="黑体" w:hAnsi="Calibri" w:hint="eastAsia"/>
          <w:spacing w:val="0"/>
          <w:sz w:val="28"/>
          <w:szCs w:val="28"/>
        </w:rPr>
        <w:t>7</w:t>
      </w:r>
      <w:r>
        <w:rPr>
          <w:rFonts w:ascii="黑体" w:eastAsia="黑体" w:hAnsi="Calibri" w:hint="eastAsia"/>
          <w:spacing w:val="0"/>
          <w:sz w:val="28"/>
          <w:szCs w:val="28"/>
        </w:rPr>
        <w:t xml:space="preserve">  </w:t>
      </w:r>
      <w:proofErr w:type="gramEnd"/>
      <w:del w:id="211" w:author="China" w:date="2025-11-28T08:18:00Z">
        <w:r w:rsidRPr="00EF5A33" w:rsidDel="00CC417D">
          <w:rPr>
            <w:rFonts w:ascii="黑体" w:eastAsia="黑体" w:hAnsi="黑体" w:hint="eastAsia"/>
            <w:spacing w:val="0"/>
            <w:sz w:val="28"/>
            <w:szCs w:val="28"/>
          </w:rPr>
          <w:delText>记录控制</w:delText>
        </w:r>
      </w:del>
      <w:r w:rsidRPr="00B9481D">
        <w:rPr>
          <w:rFonts w:eastAsia="黑体" w:hint="eastAsia"/>
          <w:b/>
          <w:spacing w:val="0"/>
          <w:sz w:val="24"/>
          <w:szCs w:val="24"/>
        </w:rPr>
        <w:t>Record control</w:t>
      </w:r>
    </w:p>
    <w:p w:rsidR="006149AD" w:rsidRPr="00EF5A33" w:rsidRDefault="006149AD" w:rsidP="006149AD">
      <w:pPr>
        <w:spacing w:line="440" w:lineRule="exact"/>
        <w:ind w:firstLineChars="200" w:firstLine="560"/>
        <w:rPr>
          <w:rFonts w:ascii="宋体"/>
          <w:spacing w:val="0"/>
          <w:sz w:val="28"/>
        </w:rPr>
      </w:pPr>
    </w:p>
    <w:p w:rsidR="006149AD" w:rsidRPr="009710BD" w:rsidDel="00CC417D" w:rsidRDefault="006149AD" w:rsidP="006149AD">
      <w:pPr>
        <w:spacing w:line="440" w:lineRule="exact"/>
        <w:jc w:val="left"/>
        <w:rPr>
          <w:del w:id="212" w:author="China" w:date="2025-11-28T08:18:00Z"/>
          <w:spacing w:val="0"/>
          <w:sz w:val="28"/>
          <w:szCs w:val="28"/>
        </w:rPr>
      </w:pPr>
      <w:r w:rsidRPr="00704BBC">
        <w:rPr>
          <w:rFonts w:ascii="黑体" w:eastAsia="黑体" w:hAnsi="黑体"/>
          <w:spacing w:val="0"/>
          <w:kern w:val="0"/>
          <w:sz w:val="28"/>
          <w:szCs w:val="28"/>
        </w:rPr>
        <w:lastRenderedPageBreak/>
        <w:t>7.1</w:t>
      </w:r>
      <w:r w:rsidRPr="009710BD">
        <w:rPr>
          <w:spacing w:val="0"/>
          <w:sz w:val="28"/>
          <w:szCs w:val="28"/>
        </w:rPr>
        <w:t xml:space="preserve">  </w:t>
      </w:r>
      <w:del w:id="213" w:author="China" w:date="2025-11-28T08:18:00Z">
        <w:r w:rsidRPr="009710BD" w:rsidDel="00CC417D">
          <w:rPr>
            <w:spacing w:val="0"/>
            <w:sz w:val="28"/>
            <w:szCs w:val="28"/>
          </w:rPr>
          <w:delText>相关记录的填写和维护按程序文件</w:delText>
        </w:r>
        <w:r w:rsidRPr="009710BD" w:rsidDel="00CC417D">
          <w:rPr>
            <w:spacing w:val="0"/>
            <w:sz w:val="28"/>
            <w:szCs w:val="28"/>
          </w:rPr>
          <w:delText>GLC231008</w:delText>
        </w:r>
        <w:r w:rsidRPr="009710BD" w:rsidDel="00CC417D">
          <w:rPr>
            <w:spacing w:val="0"/>
            <w:sz w:val="28"/>
            <w:szCs w:val="28"/>
          </w:rPr>
          <w:delText>要求执行。</w:delText>
        </w:r>
        <w:bookmarkStart w:id="214" w:name="_GoBack"/>
        <w:bookmarkEnd w:id="214"/>
      </w:del>
    </w:p>
    <w:p w:rsidR="0073363C" w:rsidRPr="006149AD" w:rsidRDefault="006149AD" w:rsidP="00CC417D">
      <w:pPr>
        <w:spacing w:line="440" w:lineRule="exact"/>
        <w:jc w:val="left"/>
        <w:rPr>
          <w:spacing w:val="0"/>
          <w:sz w:val="24"/>
          <w:szCs w:val="24"/>
        </w:rPr>
        <w:pPrChange w:id="215" w:author="China" w:date="2025-11-28T08:18:00Z">
          <w:pPr>
            <w:spacing w:line="440" w:lineRule="exact"/>
          </w:pPr>
        </w:pPrChange>
      </w:pPr>
      <w:r w:rsidRPr="00B9481D">
        <w:rPr>
          <w:spacing w:val="0"/>
          <w:sz w:val="24"/>
          <w:szCs w:val="24"/>
        </w:rPr>
        <w:t>Fill and maintenance relevant records according to the requirements of procedure GLC231008.</w:t>
      </w:r>
    </w:p>
    <w:p w:rsidR="00893AA2" w:rsidRPr="008E187B" w:rsidRDefault="00893AA2" w:rsidP="00893AA2">
      <w:pPr>
        <w:widowControl/>
        <w:jc w:val="left"/>
        <w:rPr>
          <w:rFonts w:ascii="黑体" w:eastAsia="黑体" w:hAnsi="宋体"/>
          <w:spacing w:val="0"/>
          <w:sz w:val="28"/>
          <w:szCs w:val="28"/>
        </w:rPr>
      </w:pPr>
      <w:r w:rsidRPr="008E187B">
        <w:rPr>
          <w:rFonts w:ascii="黑体" w:eastAsia="黑体" w:hAnsi="宋体"/>
          <w:spacing w:val="0"/>
          <w:sz w:val="28"/>
          <w:szCs w:val="28"/>
        </w:rPr>
        <w:br w:type="page"/>
      </w:r>
    </w:p>
    <w:p w:rsidR="00893AA2" w:rsidRPr="008E187B" w:rsidRDefault="00893AA2" w:rsidP="00893AA2">
      <w:pPr>
        <w:spacing w:line="440" w:lineRule="exact"/>
        <w:jc w:val="center"/>
        <w:rPr>
          <w:rFonts w:ascii="黑体" w:eastAsia="黑体" w:hAnsi="宋体"/>
          <w:spacing w:val="0"/>
          <w:sz w:val="28"/>
          <w:szCs w:val="28"/>
        </w:rPr>
      </w:pPr>
      <w:r w:rsidRPr="008E187B">
        <w:rPr>
          <w:rFonts w:ascii="黑体" w:eastAsia="黑体" w:hAnsi="宋体" w:hint="eastAsia"/>
          <w:spacing w:val="0"/>
          <w:sz w:val="28"/>
          <w:szCs w:val="28"/>
        </w:rPr>
        <w:lastRenderedPageBreak/>
        <w:t>附录</w:t>
      </w:r>
      <w:proofErr w:type="spellStart"/>
      <w:r w:rsidRPr="008E187B">
        <w:rPr>
          <w:rFonts w:ascii="黑体" w:eastAsia="黑体" w:hAnsi="宋体" w:hint="eastAsia"/>
          <w:spacing w:val="0"/>
          <w:sz w:val="28"/>
          <w:szCs w:val="28"/>
        </w:rPr>
        <w:t>A</w:t>
      </w:r>
      <w:proofErr w:type="spellEnd"/>
      <w:r w:rsidR="006149AD">
        <w:rPr>
          <w:rFonts w:ascii="黑体" w:eastAsia="黑体" w:hAnsi="宋体" w:hint="eastAsia"/>
          <w:spacing w:val="0"/>
          <w:sz w:val="28"/>
          <w:szCs w:val="28"/>
        </w:rPr>
        <w:t xml:space="preserve"> </w:t>
      </w:r>
      <w:r w:rsidR="006149AD" w:rsidRPr="00D368B2">
        <w:rPr>
          <w:rFonts w:eastAsia="黑体"/>
          <w:b/>
          <w:sz w:val="24"/>
          <w:szCs w:val="24"/>
        </w:rPr>
        <w:t>Appendix A</w:t>
      </w:r>
    </w:p>
    <w:p w:rsidR="00893AA2" w:rsidRPr="008E187B" w:rsidRDefault="00893AA2" w:rsidP="00893AA2">
      <w:pPr>
        <w:spacing w:line="440" w:lineRule="exact"/>
        <w:jc w:val="center"/>
        <w:rPr>
          <w:rFonts w:ascii="黑体" w:eastAsia="黑体" w:hAnsi="宋体"/>
          <w:spacing w:val="0"/>
        </w:rPr>
      </w:pPr>
      <w:r w:rsidRPr="008E187B">
        <w:rPr>
          <w:rFonts w:ascii="黑体" w:eastAsia="黑体" w:hAnsi="宋体"/>
          <w:spacing w:val="0"/>
          <w:sz w:val="28"/>
          <w:szCs w:val="28"/>
        </w:rPr>
        <w:t>(</w:t>
      </w:r>
      <w:r w:rsidRPr="008E187B">
        <w:rPr>
          <w:rFonts w:ascii="黑体" w:eastAsia="黑体" w:hAnsi="宋体" w:hint="eastAsia"/>
          <w:spacing w:val="0"/>
          <w:sz w:val="28"/>
          <w:szCs w:val="28"/>
        </w:rPr>
        <w:t>规范性附录</w:t>
      </w:r>
      <w:r w:rsidRPr="008E187B">
        <w:rPr>
          <w:rFonts w:ascii="黑体" w:eastAsia="黑体" w:hAnsi="宋体"/>
          <w:spacing w:val="0"/>
          <w:sz w:val="28"/>
          <w:szCs w:val="28"/>
        </w:rPr>
        <w:t>)</w:t>
      </w:r>
      <w:r w:rsidR="006149AD" w:rsidRPr="006149AD">
        <w:rPr>
          <w:rFonts w:eastAsia="黑体"/>
          <w:b/>
          <w:sz w:val="24"/>
          <w:szCs w:val="24"/>
        </w:rPr>
        <w:t xml:space="preserve"> </w:t>
      </w:r>
      <w:r w:rsidR="00996335">
        <w:rPr>
          <w:rFonts w:eastAsia="黑体" w:hint="eastAsia"/>
          <w:b/>
          <w:sz w:val="24"/>
          <w:szCs w:val="24"/>
        </w:rPr>
        <w:t>Normative</w:t>
      </w:r>
      <w:r w:rsidR="006149AD" w:rsidRPr="00D368B2">
        <w:rPr>
          <w:rFonts w:eastAsia="黑体"/>
          <w:b/>
          <w:sz w:val="24"/>
          <w:szCs w:val="24"/>
        </w:rPr>
        <w:t xml:space="preserve"> Appendix</w:t>
      </w:r>
    </w:p>
    <w:p w:rsidR="00893AA2" w:rsidRPr="006149AD" w:rsidRDefault="00893AA2" w:rsidP="00893AA2">
      <w:pPr>
        <w:spacing w:line="440" w:lineRule="exact"/>
        <w:jc w:val="center"/>
        <w:rPr>
          <w:rFonts w:ascii="黑体" w:eastAsia="黑体" w:hAnsi="宋体"/>
          <w:b/>
          <w:spacing w:val="0"/>
          <w:sz w:val="28"/>
          <w:szCs w:val="28"/>
        </w:rPr>
      </w:pPr>
      <w:r w:rsidRPr="008E187B">
        <w:rPr>
          <w:rFonts w:ascii="黑体" w:eastAsia="黑体" w:hAnsi="宋体" w:hint="eastAsia"/>
          <w:spacing w:val="0"/>
          <w:sz w:val="28"/>
          <w:szCs w:val="28"/>
        </w:rPr>
        <w:t>工装类别代码表</w:t>
      </w:r>
      <w:r w:rsidR="006149AD" w:rsidRPr="006149AD">
        <w:rPr>
          <w:b/>
          <w:spacing w:val="0"/>
          <w:sz w:val="24"/>
          <w:szCs w:val="24"/>
        </w:rPr>
        <w:t>Tooling Type Code</w:t>
      </w:r>
    </w:p>
    <w:p w:rsidR="00893AA2" w:rsidRPr="006149AD" w:rsidRDefault="00893AA2" w:rsidP="00893AA2">
      <w:pPr>
        <w:spacing w:line="440" w:lineRule="exact"/>
        <w:rPr>
          <w:rFonts w:ascii="宋体" w:hAnsi="宋体"/>
          <w:spacing w:val="0"/>
          <w:sz w:val="28"/>
          <w:szCs w:val="28"/>
        </w:rPr>
      </w:pPr>
      <w:r w:rsidRPr="008E187B">
        <w:rPr>
          <w:rFonts w:ascii="宋体" w:hAnsi="宋体" w:hint="eastAsia"/>
          <w:spacing w:val="0"/>
          <w:sz w:val="28"/>
          <w:szCs w:val="28"/>
        </w:rPr>
        <w:t>工装类别代码表见表</w:t>
      </w:r>
      <w:r w:rsidRPr="008E187B">
        <w:rPr>
          <w:spacing w:val="0"/>
          <w:sz w:val="28"/>
          <w:szCs w:val="28"/>
        </w:rPr>
        <w:t>A.1</w:t>
      </w:r>
      <w:r w:rsidR="006149AD">
        <w:rPr>
          <w:rFonts w:hint="eastAsia"/>
          <w:spacing w:val="0"/>
          <w:sz w:val="28"/>
          <w:szCs w:val="28"/>
        </w:rPr>
        <w:t xml:space="preserve"> </w:t>
      </w:r>
      <w:r w:rsidR="006149AD" w:rsidRPr="006149AD">
        <w:rPr>
          <w:spacing w:val="0"/>
          <w:sz w:val="24"/>
          <w:szCs w:val="24"/>
        </w:rPr>
        <w:t>Tooling Type Code</w:t>
      </w:r>
      <w:r w:rsidR="006149AD" w:rsidRPr="006149AD">
        <w:rPr>
          <w:rFonts w:hint="eastAsia"/>
          <w:spacing w:val="0"/>
          <w:sz w:val="24"/>
          <w:szCs w:val="24"/>
        </w:rPr>
        <w:t xml:space="preserve"> refer to </w:t>
      </w:r>
      <w:r w:rsidR="006149AD" w:rsidRPr="006149AD">
        <w:rPr>
          <w:rFonts w:eastAsia="黑体"/>
          <w:spacing w:val="0"/>
          <w:sz w:val="24"/>
          <w:szCs w:val="24"/>
        </w:rPr>
        <w:t>Appendix A</w:t>
      </w:r>
    </w:p>
    <w:p w:rsidR="00893AA2" w:rsidRPr="006149AD" w:rsidRDefault="00893AA2" w:rsidP="00893AA2">
      <w:pPr>
        <w:spacing w:line="440" w:lineRule="exact"/>
        <w:jc w:val="center"/>
        <w:rPr>
          <w:rFonts w:ascii="黑体" w:eastAsia="黑体" w:hAnsi="宋体"/>
          <w:b/>
          <w:spacing w:val="0"/>
          <w:sz w:val="28"/>
          <w:szCs w:val="28"/>
        </w:rPr>
      </w:pPr>
      <w:r w:rsidRPr="008E187B">
        <w:rPr>
          <w:rFonts w:ascii="黑体" w:eastAsia="黑体" w:hAnsi="宋体" w:hint="eastAsia"/>
          <w:spacing w:val="0"/>
          <w:sz w:val="28"/>
          <w:szCs w:val="28"/>
        </w:rPr>
        <w:t>表A.1  工装类别代码表</w:t>
      </w:r>
      <w:r w:rsidR="006149AD">
        <w:rPr>
          <w:rFonts w:ascii="黑体" w:eastAsia="黑体" w:hAnsi="宋体" w:hint="eastAsia"/>
          <w:spacing w:val="0"/>
          <w:sz w:val="28"/>
          <w:szCs w:val="28"/>
        </w:rPr>
        <w:t xml:space="preserve"> </w:t>
      </w:r>
      <w:r w:rsidR="006149AD" w:rsidRPr="006149AD">
        <w:rPr>
          <w:b/>
          <w:spacing w:val="0"/>
          <w:sz w:val="24"/>
          <w:szCs w:val="24"/>
        </w:rPr>
        <w:t>Tooling Type Code</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090"/>
        <w:gridCol w:w="4860"/>
        <w:gridCol w:w="2784"/>
      </w:tblGrid>
      <w:tr w:rsidR="00893AA2" w:rsidRPr="008E187B" w:rsidTr="00893AA2">
        <w:trPr>
          <w:jc w:val="center"/>
        </w:trPr>
        <w:tc>
          <w:tcPr>
            <w:tcW w:w="2090" w:type="dxa"/>
            <w:tcBorders>
              <w:top w:val="single" w:sz="12" w:space="0" w:color="auto"/>
              <w:bottom w:val="single" w:sz="12" w:space="0" w:color="auto"/>
            </w:tcBorders>
            <w:vAlign w:val="center"/>
          </w:tcPr>
          <w:p w:rsidR="00893AA2" w:rsidRDefault="00893AA2" w:rsidP="006750B1">
            <w:pPr>
              <w:spacing w:line="440" w:lineRule="exact"/>
              <w:jc w:val="center"/>
              <w:rPr>
                <w:rFonts w:hAnsi="宋体"/>
                <w:spacing w:val="0"/>
                <w:sz w:val="24"/>
              </w:rPr>
            </w:pPr>
            <w:r w:rsidRPr="008E187B">
              <w:rPr>
                <w:rFonts w:hAnsi="宋体"/>
                <w:spacing w:val="0"/>
                <w:sz w:val="24"/>
              </w:rPr>
              <w:t>工装类别代码</w:t>
            </w:r>
          </w:p>
          <w:p w:rsidR="006750B1" w:rsidRPr="006750B1" w:rsidRDefault="006750B1" w:rsidP="006750B1">
            <w:pPr>
              <w:spacing w:line="440" w:lineRule="exact"/>
              <w:jc w:val="center"/>
              <w:rPr>
                <w:spacing w:val="0"/>
                <w:szCs w:val="21"/>
              </w:rPr>
            </w:pPr>
            <w:r w:rsidRPr="006750B1">
              <w:rPr>
                <w:spacing w:val="0"/>
                <w:szCs w:val="21"/>
              </w:rPr>
              <w:t>Tooling Type Code</w:t>
            </w:r>
          </w:p>
        </w:tc>
        <w:tc>
          <w:tcPr>
            <w:tcW w:w="4860" w:type="dxa"/>
            <w:tcBorders>
              <w:top w:val="single" w:sz="12" w:space="0" w:color="auto"/>
              <w:bottom w:val="single" w:sz="12" w:space="0" w:color="auto"/>
            </w:tcBorders>
            <w:vAlign w:val="center"/>
          </w:tcPr>
          <w:p w:rsidR="00893AA2" w:rsidRPr="008E187B" w:rsidRDefault="00893AA2" w:rsidP="00893AA2">
            <w:pPr>
              <w:spacing w:line="440" w:lineRule="exact"/>
              <w:jc w:val="center"/>
              <w:rPr>
                <w:spacing w:val="0"/>
                <w:sz w:val="24"/>
              </w:rPr>
            </w:pPr>
            <w:r w:rsidRPr="008E187B">
              <w:rPr>
                <w:rFonts w:hAnsi="宋体"/>
                <w:spacing w:val="0"/>
                <w:sz w:val="24"/>
              </w:rPr>
              <w:t>类</w:t>
            </w:r>
            <w:r w:rsidRPr="008E187B">
              <w:rPr>
                <w:spacing w:val="0"/>
                <w:sz w:val="24"/>
              </w:rPr>
              <w:t xml:space="preserve">  </w:t>
            </w:r>
            <w:r w:rsidRPr="008E187B">
              <w:rPr>
                <w:rFonts w:hAnsi="宋体"/>
                <w:spacing w:val="0"/>
                <w:sz w:val="24"/>
              </w:rPr>
              <w:t>别</w:t>
            </w:r>
            <w:r w:rsidRPr="008E187B">
              <w:rPr>
                <w:spacing w:val="0"/>
                <w:sz w:val="24"/>
              </w:rPr>
              <w:t xml:space="preserve">  </w:t>
            </w:r>
            <w:r w:rsidRPr="008E187B">
              <w:rPr>
                <w:rFonts w:hAnsi="宋体"/>
                <w:spacing w:val="0"/>
                <w:sz w:val="24"/>
              </w:rPr>
              <w:t>名</w:t>
            </w:r>
            <w:r w:rsidRPr="008E187B">
              <w:rPr>
                <w:spacing w:val="0"/>
                <w:sz w:val="24"/>
              </w:rPr>
              <w:t xml:space="preserve">  </w:t>
            </w:r>
            <w:r w:rsidRPr="008E187B">
              <w:rPr>
                <w:rFonts w:hAnsi="宋体"/>
                <w:spacing w:val="0"/>
                <w:sz w:val="24"/>
              </w:rPr>
              <w:t>称</w:t>
            </w:r>
          </w:p>
          <w:p w:rsidR="00893AA2" w:rsidRPr="008E187B" w:rsidRDefault="006750B1" w:rsidP="00893AA2">
            <w:pPr>
              <w:spacing w:line="440" w:lineRule="exact"/>
              <w:jc w:val="center"/>
              <w:rPr>
                <w:spacing w:val="0"/>
                <w:sz w:val="24"/>
              </w:rPr>
            </w:pPr>
            <w:r w:rsidRPr="006750B1">
              <w:rPr>
                <w:spacing w:val="0"/>
                <w:szCs w:val="21"/>
              </w:rPr>
              <w:t>Tooling Type</w:t>
            </w:r>
            <w:r>
              <w:rPr>
                <w:rFonts w:hint="eastAsia"/>
                <w:spacing w:val="0"/>
                <w:szCs w:val="21"/>
              </w:rPr>
              <w:t xml:space="preserve"> Name</w:t>
            </w:r>
          </w:p>
        </w:tc>
        <w:tc>
          <w:tcPr>
            <w:tcW w:w="2784" w:type="dxa"/>
            <w:tcBorders>
              <w:top w:val="single" w:sz="12" w:space="0" w:color="auto"/>
              <w:bottom w:val="single" w:sz="12" w:space="0" w:color="auto"/>
            </w:tcBorders>
            <w:vAlign w:val="center"/>
          </w:tcPr>
          <w:p w:rsidR="00893AA2" w:rsidRDefault="00893AA2" w:rsidP="00893AA2">
            <w:pPr>
              <w:spacing w:line="440" w:lineRule="exact"/>
              <w:jc w:val="center"/>
              <w:rPr>
                <w:rFonts w:hAnsi="宋体"/>
                <w:spacing w:val="0"/>
                <w:sz w:val="24"/>
              </w:rPr>
            </w:pPr>
            <w:r w:rsidRPr="008E187B">
              <w:rPr>
                <w:rFonts w:hAnsi="宋体"/>
                <w:spacing w:val="0"/>
                <w:sz w:val="24"/>
              </w:rPr>
              <w:t>类</w:t>
            </w:r>
            <w:r w:rsidRPr="008E187B">
              <w:rPr>
                <w:spacing w:val="0"/>
                <w:sz w:val="24"/>
              </w:rPr>
              <w:t xml:space="preserve"> </w:t>
            </w:r>
            <w:r w:rsidRPr="008E187B">
              <w:rPr>
                <w:rFonts w:hAnsi="宋体"/>
                <w:spacing w:val="0"/>
                <w:sz w:val="24"/>
              </w:rPr>
              <w:t>别</w:t>
            </w:r>
            <w:r w:rsidRPr="008E187B">
              <w:rPr>
                <w:spacing w:val="0"/>
                <w:sz w:val="24"/>
              </w:rPr>
              <w:t xml:space="preserve"> </w:t>
            </w:r>
            <w:r w:rsidRPr="008E187B">
              <w:rPr>
                <w:rFonts w:hAnsi="宋体"/>
                <w:spacing w:val="0"/>
                <w:sz w:val="24"/>
              </w:rPr>
              <w:t>名</w:t>
            </w:r>
            <w:r w:rsidRPr="008E187B">
              <w:rPr>
                <w:spacing w:val="0"/>
                <w:sz w:val="24"/>
              </w:rPr>
              <w:t xml:space="preserve"> </w:t>
            </w:r>
            <w:r w:rsidRPr="008E187B">
              <w:rPr>
                <w:rFonts w:hAnsi="宋体"/>
                <w:spacing w:val="0"/>
                <w:sz w:val="24"/>
              </w:rPr>
              <w:t>称</w:t>
            </w:r>
          </w:p>
          <w:p w:rsidR="006750B1" w:rsidRPr="008E187B" w:rsidRDefault="006750B1" w:rsidP="00893AA2">
            <w:pPr>
              <w:spacing w:line="440" w:lineRule="exact"/>
              <w:jc w:val="center"/>
              <w:rPr>
                <w:spacing w:val="0"/>
                <w:sz w:val="24"/>
              </w:rPr>
            </w:pPr>
            <w:r w:rsidRPr="006750B1">
              <w:rPr>
                <w:spacing w:val="0"/>
                <w:szCs w:val="21"/>
              </w:rPr>
              <w:t>Tooling Type</w:t>
            </w:r>
            <w:r>
              <w:rPr>
                <w:rFonts w:hint="eastAsia"/>
                <w:spacing w:val="0"/>
                <w:szCs w:val="21"/>
              </w:rPr>
              <w:t xml:space="preserve"> Name</w:t>
            </w:r>
          </w:p>
        </w:tc>
      </w:tr>
      <w:tr w:rsidR="00893AA2" w:rsidRPr="008E187B" w:rsidTr="00893AA2">
        <w:trPr>
          <w:jc w:val="center"/>
        </w:trPr>
        <w:tc>
          <w:tcPr>
            <w:tcW w:w="2090" w:type="dxa"/>
            <w:tcBorders>
              <w:top w:val="single" w:sz="12" w:space="0" w:color="auto"/>
            </w:tcBorders>
            <w:vAlign w:val="center"/>
          </w:tcPr>
          <w:p w:rsidR="00893AA2" w:rsidRPr="008E187B" w:rsidRDefault="00893AA2" w:rsidP="00893AA2">
            <w:pPr>
              <w:spacing w:line="440" w:lineRule="exact"/>
              <w:rPr>
                <w:spacing w:val="0"/>
                <w:sz w:val="24"/>
              </w:rPr>
            </w:pPr>
            <w:r w:rsidRPr="008E187B">
              <w:rPr>
                <w:spacing w:val="0"/>
                <w:sz w:val="24"/>
              </w:rPr>
              <w:t>ACT</w:t>
            </w:r>
          </w:p>
        </w:tc>
        <w:tc>
          <w:tcPr>
            <w:tcW w:w="4860" w:type="dxa"/>
            <w:tcBorders>
              <w:top w:val="single" w:sz="12" w:space="0" w:color="auto"/>
            </w:tcBorders>
            <w:vAlign w:val="center"/>
          </w:tcPr>
          <w:p w:rsidR="00893AA2" w:rsidRPr="008E187B" w:rsidRDefault="00893AA2" w:rsidP="00893AA2">
            <w:pPr>
              <w:spacing w:line="440" w:lineRule="exact"/>
              <w:rPr>
                <w:spacing w:val="0"/>
                <w:sz w:val="24"/>
              </w:rPr>
            </w:pPr>
            <w:r w:rsidRPr="008E187B">
              <w:rPr>
                <w:spacing w:val="0"/>
                <w:sz w:val="24"/>
              </w:rPr>
              <w:t>AUTOMATION CONTROL TOOL</w:t>
            </w:r>
          </w:p>
        </w:tc>
        <w:tc>
          <w:tcPr>
            <w:tcW w:w="2784" w:type="dxa"/>
            <w:tcBorders>
              <w:top w:val="single" w:sz="12" w:space="0" w:color="auto"/>
            </w:tcBorders>
            <w:vAlign w:val="center"/>
          </w:tcPr>
          <w:p w:rsidR="00893AA2" w:rsidRPr="008E187B" w:rsidRDefault="00893AA2" w:rsidP="00893AA2">
            <w:pPr>
              <w:spacing w:line="440" w:lineRule="exact"/>
              <w:rPr>
                <w:spacing w:val="0"/>
                <w:sz w:val="24"/>
              </w:rPr>
            </w:pPr>
            <w:r w:rsidRPr="008E187B">
              <w:rPr>
                <w:rFonts w:hAnsi="宋体"/>
                <w:spacing w:val="0"/>
                <w:sz w:val="24"/>
              </w:rPr>
              <w:t>自动控制工装</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AFDF</w:t>
            </w:r>
          </w:p>
        </w:tc>
        <w:tc>
          <w:tcPr>
            <w:tcW w:w="4860" w:type="dxa"/>
            <w:vAlign w:val="center"/>
          </w:tcPr>
          <w:p w:rsidR="00893AA2" w:rsidRPr="008E187B" w:rsidRDefault="00893AA2" w:rsidP="00893AA2">
            <w:pPr>
              <w:spacing w:line="440" w:lineRule="exact"/>
              <w:rPr>
                <w:spacing w:val="0"/>
                <w:sz w:val="24"/>
              </w:rPr>
            </w:pPr>
            <w:r w:rsidRPr="008E187B">
              <w:rPr>
                <w:spacing w:val="0"/>
                <w:sz w:val="24"/>
              </w:rPr>
              <w:t>ABRASIVE FLOW DEBURR FIXTURE</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抛光夹具</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AJ</w:t>
            </w:r>
          </w:p>
        </w:tc>
        <w:tc>
          <w:tcPr>
            <w:tcW w:w="4860" w:type="dxa"/>
            <w:vAlign w:val="center"/>
          </w:tcPr>
          <w:p w:rsidR="00893AA2" w:rsidRPr="008E187B" w:rsidRDefault="00893AA2" w:rsidP="00893AA2">
            <w:pPr>
              <w:spacing w:line="440" w:lineRule="exact"/>
              <w:rPr>
                <w:spacing w:val="0"/>
                <w:sz w:val="24"/>
              </w:rPr>
            </w:pPr>
            <w:r w:rsidRPr="008E187B">
              <w:rPr>
                <w:spacing w:val="0"/>
                <w:sz w:val="24"/>
              </w:rPr>
              <w:t>ASSEMBLY JIG</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装配型架</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AM</w:t>
            </w:r>
          </w:p>
        </w:tc>
        <w:tc>
          <w:tcPr>
            <w:tcW w:w="4860" w:type="dxa"/>
            <w:vAlign w:val="center"/>
          </w:tcPr>
          <w:p w:rsidR="00893AA2" w:rsidRPr="008E187B" w:rsidRDefault="00893AA2" w:rsidP="00893AA2">
            <w:pPr>
              <w:spacing w:line="440" w:lineRule="exact"/>
              <w:rPr>
                <w:spacing w:val="0"/>
                <w:sz w:val="24"/>
              </w:rPr>
            </w:pPr>
            <w:r w:rsidRPr="008E187B">
              <w:rPr>
                <w:spacing w:val="0"/>
                <w:sz w:val="24"/>
              </w:rPr>
              <w:t>ASSEMBLY MODEL</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装配模型</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AOGT</w:t>
            </w:r>
          </w:p>
        </w:tc>
        <w:tc>
          <w:tcPr>
            <w:tcW w:w="4860" w:type="dxa"/>
            <w:vAlign w:val="center"/>
          </w:tcPr>
          <w:p w:rsidR="00893AA2" w:rsidRPr="008E187B" w:rsidRDefault="00893AA2" w:rsidP="00893AA2">
            <w:pPr>
              <w:spacing w:line="440" w:lineRule="exact"/>
              <w:rPr>
                <w:spacing w:val="0"/>
                <w:sz w:val="24"/>
              </w:rPr>
            </w:pPr>
            <w:r w:rsidRPr="008E187B">
              <w:rPr>
                <w:spacing w:val="0"/>
                <w:sz w:val="24"/>
              </w:rPr>
              <w:t>AIRPLANE-ON-GROUND TOOL</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飞机地面工装</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ATT</w:t>
            </w:r>
          </w:p>
        </w:tc>
        <w:tc>
          <w:tcPr>
            <w:tcW w:w="4860" w:type="dxa"/>
            <w:vAlign w:val="center"/>
          </w:tcPr>
          <w:p w:rsidR="00893AA2" w:rsidRPr="008E187B" w:rsidRDefault="00893AA2" w:rsidP="00893AA2">
            <w:pPr>
              <w:spacing w:line="440" w:lineRule="exact"/>
              <w:rPr>
                <w:spacing w:val="0"/>
                <w:sz w:val="24"/>
              </w:rPr>
            </w:pPr>
            <w:r w:rsidRPr="008E187B">
              <w:rPr>
                <w:spacing w:val="0"/>
                <w:sz w:val="24"/>
              </w:rPr>
              <w:t>APPLY TRIM TEMPLATE</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修整样板</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BALU</w:t>
            </w:r>
          </w:p>
        </w:tc>
        <w:tc>
          <w:tcPr>
            <w:tcW w:w="4860" w:type="dxa"/>
            <w:vAlign w:val="center"/>
          </w:tcPr>
          <w:p w:rsidR="00893AA2" w:rsidRPr="008E187B" w:rsidRDefault="00893AA2" w:rsidP="00893AA2">
            <w:pPr>
              <w:spacing w:line="440" w:lineRule="exact"/>
              <w:rPr>
                <w:spacing w:val="0"/>
                <w:sz w:val="24"/>
              </w:rPr>
            </w:pPr>
            <w:r w:rsidRPr="008E187B">
              <w:rPr>
                <w:spacing w:val="0"/>
                <w:sz w:val="24"/>
              </w:rPr>
              <w:t>BONDING ASSEMBLY LAYUP</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胶接支承模具</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BARF</w:t>
            </w:r>
          </w:p>
        </w:tc>
        <w:tc>
          <w:tcPr>
            <w:tcW w:w="4860" w:type="dxa"/>
            <w:vAlign w:val="center"/>
          </w:tcPr>
          <w:p w:rsidR="00893AA2" w:rsidRPr="008E187B" w:rsidRDefault="00893AA2" w:rsidP="00893AA2">
            <w:pPr>
              <w:spacing w:line="0" w:lineRule="atLeast"/>
              <w:rPr>
                <w:spacing w:val="0"/>
                <w:sz w:val="24"/>
              </w:rPr>
            </w:pPr>
            <w:r w:rsidRPr="008E187B">
              <w:rPr>
                <w:spacing w:val="0"/>
                <w:sz w:val="24"/>
              </w:rPr>
              <w:t>BONDING ADHESIVE RETICULATING FIXTURE</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粘合剂网状夹具</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BATE</w:t>
            </w:r>
          </w:p>
        </w:tc>
        <w:tc>
          <w:tcPr>
            <w:tcW w:w="4860" w:type="dxa"/>
            <w:vAlign w:val="center"/>
          </w:tcPr>
          <w:p w:rsidR="00893AA2" w:rsidRPr="008E187B" w:rsidRDefault="00893AA2" w:rsidP="00893AA2">
            <w:pPr>
              <w:spacing w:line="440" w:lineRule="exact"/>
              <w:rPr>
                <w:spacing w:val="0"/>
                <w:sz w:val="24"/>
              </w:rPr>
            </w:pPr>
            <w:r w:rsidRPr="008E187B">
              <w:rPr>
                <w:spacing w:val="0"/>
                <w:sz w:val="24"/>
              </w:rPr>
              <w:t>BASE ACTIVATION TEST EQUIPMENT</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基座启动试验设备</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BCFJ</w:t>
            </w:r>
          </w:p>
        </w:tc>
        <w:tc>
          <w:tcPr>
            <w:tcW w:w="4860" w:type="dxa"/>
            <w:vAlign w:val="center"/>
          </w:tcPr>
          <w:p w:rsidR="00893AA2" w:rsidRPr="008E187B" w:rsidRDefault="00893AA2" w:rsidP="00893AA2">
            <w:pPr>
              <w:spacing w:line="440" w:lineRule="exact"/>
              <w:rPr>
                <w:spacing w:val="0"/>
                <w:sz w:val="24"/>
              </w:rPr>
            </w:pPr>
            <w:r w:rsidRPr="008E187B">
              <w:rPr>
                <w:spacing w:val="0"/>
                <w:sz w:val="24"/>
              </w:rPr>
              <w:t>BONDING CORE FORM JIG</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粘合芯成形模</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BD</w:t>
            </w:r>
          </w:p>
        </w:tc>
        <w:tc>
          <w:tcPr>
            <w:tcW w:w="4860" w:type="dxa"/>
            <w:vAlign w:val="center"/>
          </w:tcPr>
          <w:p w:rsidR="00893AA2" w:rsidRPr="008E187B" w:rsidRDefault="00893AA2" w:rsidP="00893AA2">
            <w:pPr>
              <w:spacing w:line="440" w:lineRule="exact"/>
              <w:rPr>
                <w:spacing w:val="0"/>
                <w:sz w:val="24"/>
              </w:rPr>
            </w:pPr>
            <w:r w:rsidRPr="008E187B">
              <w:rPr>
                <w:spacing w:val="0"/>
                <w:sz w:val="24"/>
              </w:rPr>
              <w:t>BLANKING DIE</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落料模</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BDGF</w:t>
            </w:r>
          </w:p>
        </w:tc>
        <w:tc>
          <w:tcPr>
            <w:tcW w:w="4860" w:type="dxa"/>
            <w:vAlign w:val="center"/>
          </w:tcPr>
          <w:p w:rsidR="00893AA2" w:rsidRPr="008E187B" w:rsidRDefault="00893AA2" w:rsidP="00893AA2">
            <w:pPr>
              <w:spacing w:line="440" w:lineRule="exact"/>
              <w:rPr>
                <w:spacing w:val="0"/>
                <w:sz w:val="24"/>
              </w:rPr>
            </w:pPr>
            <w:r w:rsidRPr="008E187B">
              <w:rPr>
                <w:spacing w:val="0"/>
                <w:sz w:val="24"/>
              </w:rPr>
              <w:t>BONDING DEGREASE FIXTURE</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粘合除油夹具</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BF</w:t>
            </w:r>
          </w:p>
        </w:tc>
        <w:tc>
          <w:tcPr>
            <w:tcW w:w="4860" w:type="dxa"/>
            <w:vAlign w:val="center"/>
          </w:tcPr>
          <w:p w:rsidR="00893AA2" w:rsidRPr="008E187B" w:rsidRDefault="00893AA2" w:rsidP="00893AA2">
            <w:pPr>
              <w:spacing w:line="440" w:lineRule="exact"/>
              <w:rPr>
                <w:spacing w:val="0"/>
                <w:sz w:val="24"/>
              </w:rPr>
            </w:pPr>
            <w:r w:rsidRPr="008E187B">
              <w:rPr>
                <w:spacing w:val="0"/>
                <w:sz w:val="24"/>
              </w:rPr>
              <w:t>BROACHING FIXTURE</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拉削夹具</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BFD</w:t>
            </w:r>
          </w:p>
        </w:tc>
        <w:tc>
          <w:tcPr>
            <w:tcW w:w="4860" w:type="dxa"/>
            <w:vAlign w:val="center"/>
          </w:tcPr>
          <w:p w:rsidR="00893AA2" w:rsidRPr="008E187B" w:rsidRDefault="00893AA2" w:rsidP="00893AA2">
            <w:pPr>
              <w:spacing w:line="440" w:lineRule="exact"/>
              <w:rPr>
                <w:spacing w:val="0"/>
                <w:sz w:val="24"/>
              </w:rPr>
            </w:pPr>
            <w:r w:rsidRPr="008E187B">
              <w:rPr>
                <w:spacing w:val="0"/>
                <w:sz w:val="24"/>
              </w:rPr>
              <w:t>BLANK &amp; FORM DIE</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落料成形模</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BFLT</w:t>
            </w:r>
          </w:p>
        </w:tc>
        <w:tc>
          <w:tcPr>
            <w:tcW w:w="4860" w:type="dxa"/>
            <w:vAlign w:val="center"/>
          </w:tcPr>
          <w:p w:rsidR="00893AA2" w:rsidRPr="008E187B" w:rsidRDefault="00893AA2" w:rsidP="00893AA2">
            <w:pPr>
              <w:spacing w:line="440" w:lineRule="exact"/>
              <w:rPr>
                <w:spacing w:val="0"/>
                <w:sz w:val="24"/>
              </w:rPr>
            </w:pPr>
            <w:r w:rsidRPr="008E187B">
              <w:rPr>
                <w:spacing w:val="0"/>
                <w:sz w:val="24"/>
              </w:rPr>
              <w:t>BRAKE FORM LOCATING TEMPLATE</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弯曲成形定位样板</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BGM</w:t>
            </w:r>
          </w:p>
        </w:tc>
        <w:tc>
          <w:tcPr>
            <w:tcW w:w="4860" w:type="dxa"/>
            <w:vAlign w:val="center"/>
          </w:tcPr>
          <w:p w:rsidR="00893AA2" w:rsidRPr="008E187B" w:rsidRDefault="00893AA2" w:rsidP="00893AA2">
            <w:pPr>
              <w:spacing w:line="440" w:lineRule="exact"/>
              <w:rPr>
                <w:spacing w:val="0"/>
                <w:sz w:val="24"/>
              </w:rPr>
            </w:pPr>
            <w:r w:rsidRPr="008E187B">
              <w:rPr>
                <w:spacing w:val="0"/>
                <w:sz w:val="24"/>
              </w:rPr>
              <w:t>BONDING GLYCONOL MOLD</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粘合</w:t>
            </w:r>
            <w:r w:rsidRPr="008E187B">
              <w:rPr>
                <w:spacing w:val="0"/>
                <w:sz w:val="24"/>
              </w:rPr>
              <w:t>GLYCONOL</w:t>
            </w:r>
            <w:r w:rsidRPr="008E187B">
              <w:rPr>
                <w:rFonts w:hAnsi="宋体"/>
                <w:spacing w:val="0"/>
                <w:sz w:val="24"/>
              </w:rPr>
              <w:t>模型</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BITE</w:t>
            </w:r>
          </w:p>
        </w:tc>
        <w:tc>
          <w:tcPr>
            <w:tcW w:w="4860" w:type="dxa"/>
            <w:vAlign w:val="center"/>
          </w:tcPr>
          <w:p w:rsidR="00893AA2" w:rsidRPr="008E187B" w:rsidRDefault="00893AA2" w:rsidP="00893AA2">
            <w:pPr>
              <w:spacing w:line="440" w:lineRule="exact"/>
              <w:rPr>
                <w:spacing w:val="0"/>
                <w:sz w:val="24"/>
              </w:rPr>
            </w:pPr>
            <w:r w:rsidRPr="008E187B">
              <w:rPr>
                <w:spacing w:val="0"/>
                <w:sz w:val="24"/>
              </w:rPr>
              <w:t>BASE INTALLATION TEST EQUIPMENT</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地面安装试验设备</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BMOF</w:t>
            </w:r>
          </w:p>
        </w:tc>
        <w:tc>
          <w:tcPr>
            <w:tcW w:w="4860" w:type="dxa"/>
            <w:vAlign w:val="center"/>
          </w:tcPr>
          <w:p w:rsidR="00893AA2" w:rsidRPr="008E187B" w:rsidRDefault="00893AA2" w:rsidP="00893AA2">
            <w:pPr>
              <w:spacing w:line="440" w:lineRule="exact"/>
              <w:rPr>
                <w:spacing w:val="0"/>
                <w:sz w:val="24"/>
              </w:rPr>
            </w:pPr>
            <w:r w:rsidRPr="008E187B">
              <w:rPr>
                <w:spacing w:val="0"/>
                <w:sz w:val="24"/>
              </w:rPr>
              <w:t>BONDING MELT OUT FIXTURE</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粘合熔化夹具</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BOF</w:t>
            </w:r>
          </w:p>
        </w:tc>
        <w:tc>
          <w:tcPr>
            <w:tcW w:w="4860" w:type="dxa"/>
            <w:vAlign w:val="center"/>
          </w:tcPr>
          <w:p w:rsidR="00893AA2" w:rsidRPr="008E187B" w:rsidRDefault="00893AA2" w:rsidP="00893AA2">
            <w:pPr>
              <w:spacing w:line="440" w:lineRule="exact"/>
              <w:rPr>
                <w:spacing w:val="0"/>
                <w:sz w:val="24"/>
              </w:rPr>
            </w:pPr>
            <w:r w:rsidRPr="008E187B">
              <w:rPr>
                <w:spacing w:val="0"/>
                <w:sz w:val="24"/>
              </w:rPr>
              <w:t>BORING FIXTURE</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镗孔夹具</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BPFD</w:t>
            </w:r>
          </w:p>
        </w:tc>
        <w:tc>
          <w:tcPr>
            <w:tcW w:w="4860" w:type="dxa"/>
            <w:vAlign w:val="center"/>
          </w:tcPr>
          <w:p w:rsidR="00893AA2" w:rsidRPr="008E187B" w:rsidRDefault="00893AA2" w:rsidP="00893AA2">
            <w:pPr>
              <w:spacing w:line="440" w:lineRule="exact"/>
              <w:rPr>
                <w:spacing w:val="0"/>
                <w:sz w:val="24"/>
              </w:rPr>
            </w:pPr>
            <w:r w:rsidRPr="008E187B">
              <w:rPr>
                <w:spacing w:val="0"/>
                <w:sz w:val="24"/>
              </w:rPr>
              <w:t>BLANK</w:t>
            </w:r>
            <w:r w:rsidRPr="008E187B">
              <w:rPr>
                <w:spacing w:val="0"/>
                <w:sz w:val="24"/>
              </w:rPr>
              <w:t>、</w:t>
            </w:r>
            <w:r w:rsidRPr="008E187B">
              <w:rPr>
                <w:spacing w:val="0"/>
                <w:sz w:val="24"/>
              </w:rPr>
              <w:t>PIERCE &amp; FORM DIE</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落料、冲孔和成形模</w:t>
            </w:r>
          </w:p>
        </w:tc>
      </w:tr>
      <w:tr w:rsidR="00893AA2" w:rsidRPr="008E187B" w:rsidTr="00893AA2">
        <w:trPr>
          <w:jc w:val="center"/>
        </w:trPr>
        <w:tc>
          <w:tcPr>
            <w:tcW w:w="2090" w:type="dxa"/>
            <w:vAlign w:val="center"/>
          </w:tcPr>
          <w:p w:rsidR="00893AA2" w:rsidRPr="008E187B" w:rsidRDefault="00893AA2" w:rsidP="00893AA2">
            <w:pPr>
              <w:spacing w:line="440" w:lineRule="exact"/>
              <w:rPr>
                <w:spacing w:val="0"/>
                <w:sz w:val="24"/>
              </w:rPr>
            </w:pPr>
            <w:r w:rsidRPr="008E187B">
              <w:rPr>
                <w:spacing w:val="0"/>
                <w:sz w:val="24"/>
              </w:rPr>
              <w:t>BPHB</w:t>
            </w:r>
          </w:p>
        </w:tc>
        <w:tc>
          <w:tcPr>
            <w:tcW w:w="4860" w:type="dxa"/>
            <w:vAlign w:val="center"/>
          </w:tcPr>
          <w:p w:rsidR="00893AA2" w:rsidRPr="008E187B" w:rsidRDefault="00893AA2" w:rsidP="00893AA2">
            <w:pPr>
              <w:spacing w:line="440" w:lineRule="exact"/>
              <w:rPr>
                <w:spacing w:val="0"/>
                <w:sz w:val="24"/>
              </w:rPr>
            </w:pPr>
            <w:r w:rsidRPr="008E187B">
              <w:rPr>
                <w:spacing w:val="0"/>
                <w:sz w:val="24"/>
              </w:rPr>
              <w:t>BAG PRESS HYDRO BLOCK</w:t>
            </w:r>
          </w:p>
        </w:tc>
        <w:tc>
          <w:tcPr>
            <w:tcW w:w="2784" w:type="dxa"/>
            <w:vAlign w:val="center"/>
          </w:tcPr>
          <w:p w:rsidR="00893AA2" w:rsidRPr="008E187B" w:rsidRDefault="00893AA2" w:rsidP="00893AA2">
            <w:pPr>
              <w:spacing w:line="440" w:lineRule="exact"/>
              <w:rPr>
                <w:spacing w:val="0"/>
                <w:sz w:val="24"/>
              </w:rPr>
            </w:pPr>
            <w:r w:rsidRPr="008E187B">
              <w:rPr>
                <w:rFonts w:hAnsi="宋体"/>
                <w:spacing w:val="0"/>
                <w:sz w:val="24"/>
              </w:rPr>
              <w:t>橡皮</w:t>
            </w:r>
            <w:proofErr w:type="gramStart"/>
            <w:r w:rsidRPr="008E187B">
              <w:rPr>
                <w:rFonts w:hAnsi="宋体"/>
                <w:spacing w:val="0"/>
                <w:sz w:val="24"/>
              </w:rPr>
              <w:t>囊压形</w:t>
            </w:r>
            <w:proofErr w:type="gramEnd"/>
            <w:r w:rsidRPr="008E187B">
              <w:rPr>
                <w:rFonts w:hAnsi="宋体"/>
                <w:spacing w:val="0"/>
                <w:sz w:val="24"/>
              </w:rPr>
              <w:t>模</w:t>
            </w:r>
          </w:p>
        </w:tc>
      </w:tr>
      <w:tr w:rsidR="00893AA2" w:rsidRPr="008E187B" w:rsidTr="00893AA2">
        <w:trPr>
          <w:jc w:val="center"/>
        </w:trPr>
        <w:tc>
          <w:tcPr>
            <w:tcW w:w="2090" w:type="dxa"/>
            <w:tcBorders>
              <w:bottom w:val="single" w:sz="4" w:space="0" w:color="auto"/>
            </w:tcBorders>
            <w:vAlign w:val="center"/>
          </w:tcPr>
          <w:p w:rsidR="00893AA2" w:rsidRPr="008E187B" w:rsidRDefault="00893AA2" w:rsidP="00893AA2">
            <w:pPr>
              <w:spacing w:line="440" w:lineRule="exact"/>
              <w:rPr>
                <w:spacing w:val="0"/>
                <w:sz w:val="24"/>
              </w:rPr>
            </w:pPr>
            <w:r w:rsidRPr="008E187B">
              <w:rPr>
                <w:spacing w:val="0"/>
                <w:sz w:val="24"/>
              </w:rPr>
              <w:t>BPPF</w:t>
            </w:r>
          </w:p>
        </w:tc>
        <w:tc>
          <w:tcPr>
            <w:tcW w:w="4860" w:type="dxa"/>
            <w:tcBorders>
              <w:bottom w:val="single" w:sz="4" w:space="0" w:color="auto"/>
            </w:tcBorders>
            <w:vAlign w:val="center"/>
          </w:tcPr>
          <w:p w:rsidR="00893AA2" w:rsidRPr="008E187B" w:rsidRDefault="00893AA2" w:rsidP="00893AA2">
            <w:pPr>
              <w:spacing w:line="440" w:lineRule="exact"/>
              <w:rPr>
                <w:spacing w:val="0"/>
                <w:sz w:val="24"/>
              </w:rPr>
            </w:pPr>
            <w:r w:rsidRPr="008E187B">
              <w:rPr>
                <w:spacing w:val="0"/>
                <w:sz w:val="24"/>
              </w:rPr>
              <w:t>BOND PIN PERFORATION FIXTURE</w:t>
            </w:r>
          </w:p>
        </w:tc>
        <w:tc>
          <w:tcPr>
            <w:tcW w:w="2784" w:type="dxa"/>
            <w:tcBorders>
              <w:bottom w:val="single" w:sz="4" w:space="0" w:color="auto"/>
            </w:tcBorders>
            <w:vAlign w:val="center"/>
          </w:tcPr>
          <w:p w:rsidR="00893AA2" w:rsidRPr="008E187B" w:rsidRDefault="00893AA2" w:rsidP="00893AA2">
            <w:pPr>
              <w:spacing w:line="440" w:lineRule="exact"/>
              <w:rPr>
                <w:spacing w:val="0"/>
                <w:sz w:val="24"/>
              </w:rPr>
            </w:pPr>
            <w:r w:rsidRPr="008E187B">
              <w:rPr>
                <w:rFonts w:hAnsi="宋体"/>
                <w:spacing w:val="0"/>
                <w:sz w:val="24"/>
              </w:rPr>
              <w:t>粘合冲孔夹具</w:t>
            </w:r>
          </w:p>
        </w:tc>
      </w:tr>
      <w:tr w:rsidR="00893AA2" w:rsidRPr="008E187B" w:rsidTr="00893AA2">
        <w:trPr>
          <w:jc w:val="center"/>
        </w:trPr>
        <w:tc>
          <w:tcPr>
            <w:tcW w:w="2090" w:type="dxa"/>
            <w:tcBorders>
              <w:top w:val="single" w:sz="4" w:space="0" w:color="auto"/>
              <w:bottom w:val="single" w:sz="4" w:space="0" w:color="auto"/>
            </w:tcBorders>
            <w:vAlign w:val="center"/>
          </w:tcPr>
          <w:p w:rsidR="00893AA2" w:rsidRPr="008E187B" w:rsidRDefault="00893AA2" w:rsidP="00893AA2">
            <w:pPr>
              <w:spacing w:line="440" w:lineRule="exact"/>
              <w:rPr>
                <w:spacing w:val="0"/>
                <w:sz w:val="24"/>
              </w:rPr>
            </w:pPr>
            <w:r w:rsidRPr="008E187B">
              <w:rPr>
                <w:spacing w:val="0"/>
                <w:sz w:val="24"/>
              </w:rPr>
              <w:t>BT</w:t>
            </w:r>
          </w:p>
        </w:tc>
        <w:tc>
          <w:tcPr>
            <w:tcW w:w="4860" w:type="dxa"/>
            <w:tcBorders>
              <w:top w:val="single" w:sz="4" w:space="0" w:color="auto"/>
              <w:bottom w:val="single" w:sz="4" w:space="0" w:color="auto"/>
            </w:tcBorders>
            <w:vAlign w:val="center"/>
          </w:tcPr>
          <w:p w:rsidR="00893AA2" w:rsidRPr="008E187B" w:rsidRDefault="00893AA2" w:rsidP="00893AA2">
            <w:pPr>
              <w:spacing w:line="440" w:lineRule="exact"/>
              <w:rPr>
                <w:spacing w:val="0"/>
                <w:sz w:val="24"/>
              </w:rPr>
            </w:pPr>
            <w:r w:rsidRPr="008E187B">
              <w:rPr>
                <w:spacing w:val="0"/>
                <w:sz w:val="24"/>
              </w:rPr>
              <w:t>BLANKING TOOL</w:t>
            </w:r>
          </w:p>
        </w:tc>
        <w:tc>
          <w:tcPr>
            <w:tcW w:w="2784" w:type="dxa"/>
            <w:tcBorders>
              <w:top w:val="single" w:sz="4" w:space="0" w:color="auto"/>
              <w:bottom w:val="single" w:sz="4" w:space="0" w:color="auto"/>
            </w:tcBorders>
            <w:vAlign w:val="center"/>
          </w:tcPr>
          <w:p w:rsidR="00893AA2" w:rsidRPr="008E187B" w:rsidRDefault="00893AA2" w:rsidP="00893AA2">
            <w:pPr>
              <w:spacing w:line="440" w:lineRule="exact"/>
              <w:rPr>
                <w:spacing w:val="0"/>
                <w:sz w:val="24"/>
              </w:rPr>
            </w:pPr>
            <w:r w:rsidRPr="008E187B">
              <w:rPr>
                <w:rFonts w:hAnsi="宋体"/>
                <w:spacing w:val="0"/>
                <w:sz w:val="24"/>
              </w:rPr>
              <w:t>下料工装</w:t>
            </w:r>
          </w:p>
        </w:tc>
      </w:tr>
      <w:tr w:rsidR="00893AA2" w:rsidRPr="008E187B" w:rsidTr="00893AA2">
        <w:tblPrEx>
          <w:tblBorders>
            <w:top w:val="single" w:sz="4" w:space="0" w:color="auto"/>
            <w:left w:val="single" w:sz="4" w:space="0" w:color="auto"/>
            <w:bottom w:val="single" w:sz="4" w:space="0" w:color="auto"/>
            <w:right w:val="single" w:sz="4" w:space="0" w:color="auto"/>
          </w:tblBorders>
        </w:tblPrEx>
        <w:trPr>
          <w:jc w:val="center"/>
        </w:trPr>
        <w:tc>
          <w:tcPr>
            <w:tcW w:w="2090" w:type="dxa"/>
            <w:tcBorders>
              <w:left w:val="single" w:sz="12" w:space="0" w:color="auto"/>
            </w:tcBorders>
          </w:tcPr>
          <w:p w:rsidR="00893AA2" w:rsidRPr="008E187B" w:rsidRDefault="00893AA2" w:rsidP="00893AA2">
            <w:pPr>
              <w:spacing w:line="440" w:lineRule="exact"/>
              <w:rPr>
                <w:spacing w:val="0"/>
                <w:sz w:val="24"/>
              </w:rPr>
            </w:pPr>
            <w:r w:rsidRPr="008E187B">
              <w:rPr>
                <w:spacing w:val="0"/>
                <w:sz w:val="24"/>
              </w:rPr>
              <w:t>BTF</w:t>
            </w:r>
          </w:p>
        </w:tc>
        <w:tc>
          <w:tcPr>
            <w:tcW w:w="4860" w:type="dxa"/>
          </w:tcPr>
          <w:p w:rsidR="00893AA2" w:rsidRPr="008E187B" w:rsidRDefault="00893AA2" w:rsidP="00893AA2">
            <w:pPr>
              <w:spacing w:line="440" w:lineRule="exact"/>
              <w:rPr>
                <w:spacing w:val="0"/>
                <w:sz w:val="24"/>
              </w:rPr>
            </w:pPr>
            <w:r w:rsidRPr="008E187B">
              <w:rPr>
                <w:spacing w:val="0"/>
                <w:sz w:val="24"/>
              </w:rPr>
              <w:t>BONDING TREPAN FIXTURE</w:t>
            </w:r>
          </w:p>
        </w:tc>
        <w:tc>
          <w:tcPr>
            <w:tcW w:w="2784" w:type="dxa"/>
            <w:tcBorders>
              <w:right w:val="single" w:sz="12" w:space="0" w:color="auto"/>
            </w:tcBorders>
          </w:tcPr>
          <w:p w:rsidR="00893AA2" w:rsidRPr="008E187B" w:rsidRDefault="00893AA2" w:rsidP="00893AA2">
            <w:pPr>
              <w:spacing w:line="440" w:lineRule="exact"/>
              <w:rPr>
                <w:spacing w:val="0"/>
                <w:sz w:val="24"/>
              </w:rPr>
            </w:pPr>
            <w:r w:rsidRPr="008E187B">
              <w:rPr>
                <w:rFonts w:hAnsi="宋体"/>
                <w:spacing w:val="0"/>
                <w:sz w:val="24"/>
              </w:rPr>
              <w:t>粘合钻孔夹具</w:t>
            </w:r>
          </w:p>
        </w:tc>
      </w:tr>
      <w:tr w:rsidR="00893AA2" w:rsidRPr="008E187B" w:rsidTr="00893AA2">
        <w:tblPrEx>
          <w:tblBorders>
            <w:top w:val="single" w:sz="4" w:space="0" w:color="auto"/>
            <w:left w:val="single" w:sz="4" w:space="0" w:color="auto"/>
            <w:bottom w:val="single" w:sz="4" w:space="0" w:color="auto"/>
            <w:right w:val="single" w:sz="4" w:space="0" w:color="auto"/>
          </w:tblBorders>
        </w:tblPrEx>
        <w:trPr>
          <w:jc w:val="center"/>
        </w:trPr>
        <w:tc>
          <w:tcPr>
            <w:tcW w:w="2090" w:type="dxa"/>
            <w:tcBorders>
              <w:left w:val="single" w:sz="12" w:space="0" w:color="auto"/>
            </w:tcBorders>
            <w:vAlign w:val="center"/>
          </w:tcPr>
          <w:p w:rsidR="00893AA2" w:rsidRPr="008E187B" w:rsidRDefault="00893AA2" w:rsidP="00893AA2">
            <w:pPr>
              <w:spacing w:line="440" w:lineRule="exact"/>
              <w:rPr>
                <w:spacing w:val="0"/>
                <w:sz w:val="24"/>
              </w:rPr>
            </w:pPr>
            <w:r w:rsidRPr="008E187B">
              <w:rPr>
                <w:spacing w:val="0"/>
                <w:sz w:val="24"/>
              </w:rPr>
              <w:t>CB</w:t>
            </w:r>
          </w:p>
        </w:tc>
        <w:tc>
          <w:tcPr>
            <w:tcW w:w="4860" w:type="dxa"/>
            <w:vAlign w:val="center"/>
          </w:tcPr>
          <w:p w:rsidR="00893AA2" w:rsidRPr="008E187B" w:rsidRDefault="00893AA2" w:rsidP="00893AA2">
            <w:pPr>
              <w:spacing w:line="440" w:lineRule="exact"/>
              <w:rPr>
                <w:spacing w:val="0"/>
                <w:sz w:val="24"/>
              </w:rPr>
            </w:pPr>
            <w:r w:rsidRPr="008E187B">
              <w:rPr>
                <w:spacing w:val="0"/>
                <w:sz w:val="24"/>
              </w:rPr>
              <w:t>CORE BOX</w:t>
            </w:r>
          </w:p>
        </w:tc>
        <w:tc>
          <w:tcPr>
            <w:tcW w:w="2784" w:type="dxa"/>
            <w:tcBorders>
              <w:right w:val="single" w:sz="12" w:space="0" w:color="auto"/>
            </w:tcBorders>
            <w:vAlign w:val="center"/>
          </w:tcPr>
          <w:p w:rsidR="00893AA2" w:rsidRPr="008E187B" w:rsidRDefault="00893AA2" w:rsidP="00893AA2">
            <w:pPr>
              <w:spacing w:line="440" w:lineRule="exact"/>
              <w:rPr>
                <w:spacing w:val="0"/>
                <w:sz w:val="24"/>
              </w:rPr>
            </w:pPr>
            <w:proofErr w:type="gramStart"/>
            <w:r w:rsidRPr="008E187B">
              <w:rPr>
                <w:rFonts w:hAnsi="宋体"/>
                <w:spacing w:val="0"/>
                <w:sz w:val="24"/>
              </w:rPr>
              <w:t>芯盒</w:t>
            </w:r>
            <w:proofErr w:type="gramEnd"/>
          </w:p>
        </w:tc>
      </w:tr>
    </w:tbl>
    <w:p w:rsidR="00893AA2" w:rsidRPr="008E187B" w:rsidRDefault="00893AA2" w:rsidP="00893AA2">
      <w:pPr>
        <w:tabs>
          <w:tab w:val="left" w:pos="1188"/>
          <w:tab w:val="left" w:pos="6048"/>
        </w:tabs>
        <w:spacing w:line="440" w:lineRule="exact"/>
        <w:jc w:val="left"/>
        <w:rPr>
          <w:rFonts w:ascii="宋体" w:hAnsi="宋体"/>
          <w:spacing w:val="0"/>
          <w:sz w:val="24"/>
        </w:rPr>
      </w:pPr>
    </w:p>
    <w:tbl>
      <w:tblPr>
        <w:tblW w:w="9987"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876"/>
        <w:gridCol w:w="5206"/>
        <w:gridCol w:w="2905"/>
      </w:tblGrid>
      <w:tr w:rsidR="006750B1" w:rsidRPr="008E187B" w:rsidTr="006750B1">
        <w:trPr>
          <w:tblHeader/>
          <w:jc w:val="center"/>
        </w:trPr>
        <w:tc>
          <w:tcPr>
            <w:tcW w:w="9987" w:type="dxa"/>
            <w:gridSpan w:val="3"/>
            <w:tcBorders>
              <w:top w:val="nil"/>
              <w:left w:val="nil"/>
              <w:bottom w:val="single" w:sz="12" w:space="0" w:color="auto"/>
              <w:right w:val="nil"/>
            </w:tcBorders>
            <w:vAlign w:val="center"/>
          </w:tcPr>
          <w:p w:rsidR="006750B1" w:rsidRPr="008E187B" w:rsidRDefault="006750B1" w:rsidP="006750B1">
            <w:pPr>
              <w:spacing w:line="440" w:lineRule="exact"/>
              <w:jc w:val="left"/>
              <w:rPr>
                <w:spacing w:val="0"/>
                <w:sz w:val="24"/>
              </w:rPr>
            </w:pPr>
            <w:r w:rsidRPr="008E187B">
              <w:rPr>
                <w:rFonts w:eastAsia="黑体"/>
                <w:spacing w:val="0"/>
                <w:sz w:val="28"/>
                <w:szCs w:val="28"/>
              </w:rPr>
              <w:lastRenderedPageBreak/>
              <w:t>表</w:t>
            </w:r>
            <w:r w:rsidRPr="008E187B">
              <w:rPr>
                <w:rFonts w:eastAsia="黑体"/>
                <w:spacing w:val="0"/>
                <w:sz w:val="28"/>
                <w:szCs w:val="28"/>
              </w:rPr>
              <w:t>A.1</w:t>
            </w:r>
            <w:r w:rsidRPr="008E187B">
              <w:rPr>
                <w:rFonts w:eastAsia="黑体"/>
                <w:spacing w:val="0"/>
                <w:sz w:val="28"/>
                <w:szCs w:val="28"/>
              </w:rPr>
              <w:t>（续</w:t>
            </w:r>
            <w:r w:rsidRPr="006750B1">
              <w:rPr>
                <w:rFonts w:eastAsia="黑体" w:hint="eastAsia"/>
                <w:spacing w:val="0"/>
                <w:sz w:val="24"/>
                <w:szCs w:val="24"/>
              </w:rPr>
              <w:t>Continuation</w:t>
            </w:r>
            <w:r w:rsidRPr="008E187B">
              <w:rPr>
                <w:rFonts w:eastAsia="黑体"/>
                <w:spacing w:val="0"/>
                <w:sz w:val="28"/>
                <w:szCs w:val="28"/>
              </w:rPr>
              <w:t>）</w:t>
            </w:r>
          </w:p>
        </w:tc>
      </w:tr>
      <w:tr w:rsidR="006750B1" w:rsidRPr="008E187B" w:rsidTr="006750B1">
        <w:trPr>
          <w:tblHeader/>
          <w:jc w:val="center"/>
        </w:trPr>
        <w:tc>
          <w:tcPr>
            <w:tcW w:w="1876" w:type="dxa"/>
            <w:tcBorders>
              <w:top w:val="single" w:sz="12" w:space="0" w:color="auto"/>
              <w:left w:val="single" w:sz="12" w:space="0" w:color="auto"/>
              <w:bottom w:val="single" w:sz="12" w:space="0" w:color="auto"/>
              <w:right w:val="single" w:sz="2" w:space="0" w:color="auto"/>
            </w:tcBorders>
            <w:vAlign w:val="center"/>
          </w:tcPr>
          <w:p w:rsidR="006750B1" w:rsidRDefault="006750B1" w:rsidP="006750B1">
            <w:pPr>
              <w:spacing w:line="440" w:lineRule="exact"/>
              <w:jc w:val="center"/>
              <w:rPr>
                <w:rFonts w:hAnsi="宋体"/>
                <w:spacing w:val="0"/>
                <w:sz w:val="24"/>
              </w:rPr>
            </w:pPr>
            <w:r w:rsidRPr="008E187B">
              <w:rPr>
                <w:rFonts w:hAnsi="宋体"/>
                <w:spacing w:val="0"/>
                <w:sz w:val="24"/>
              </w:rPr>
              <w:t>工装类别代码</w:t>
            </w:r>
          </w:p>
          <w:p w:rsidR="006750B1" w:rsidRPr="006750B1" w:rsidRDefault="006750B1" w:rsidP="006750B1">
            <w:pPr>
              <w:spacing w:line="440" w:lineRule="exact"/>
              <w:jc w:val="center"/>
              <w:rPr>
                <w:spacing w:val="0"/>
                <w:szCs w:val="21"/>
              </w:rPr>
            </w:pPr>
            <w:r w:rsidRPr="006750B1">
              <w:rPr>
                <w:spacing w:val="0"/>
                <w:szCs w:val="21"/>
              </w:rPr>
              <w:t>Tooling Type Code</w:t>
            </w:r>
          </w:p>
        </w:tc>
        <w:tc>
          <w:tcPr>
            <w:tcW w:w="5206" w:type="dxa"/>
            <w:tcBorders>
              <w:top w:val="single" w:sz="12" w:space="0" w:color="auto"/>
              <w:left w:val="single" w:sz="2" w:space="0" w:color="auto"/>
              <w:bottom w:val="single" w:sz="12" w:space="0" w:color="auto"/>
              <w:right w:val="single" w:sz="2" w:space="0" w:color="auto"/>
            </w:tcBorders>
            <w:vAlign w:val="center"/>
          </w:tcPr>
          <w:p w:rsidR="006750B1" w:rsidRPr="008E187B" w:rsidRDefault="006750B1" w:rsidP="006750B1">
            <w:pPr>
              <w:spacing w:line="440" w:lineRule="exact"/>
              <w:jc w:val="center"/>
              <w:rPr>
                <w:spacing w:val="0"/>
                <w:sz w:val="24"/>
              </w:rPr>
            </w:pPr>
            <w:r w:rsidRPr="008E187B">
              <w:rPr>
                <w:rFonts w:hAnsi="宋体"/>
                <w:spacing w:val="0"/>
                <w:sz w:val="24"/>
              </w:rPr>
              <w:t>类</w:t>
            </w:r>
            <w:r w:rsidRPr="008E187B">
              <w:rPr>
                <w:spacing w:val="0"/>
                <w:sz w:val="24"/>
              </w:rPr>
              <w:t xml:space="preserve">  </w:t>
            </w:r>
            <w:r w:rsidRPr="008E187B">
              <w:rPr>
                <w:rFonts w:hAnsi="宋体"/>
                <w:spacing w:val="0"/>
                <w:sz w:val="24"/>
              </w:rPr>
              <w:t>别</w:t>
            </w:r>
            <w:r w:rsidRPr="008E187B">
              <w:rPr>
                <w:spacing w:val="0"/>
                <w:sz w:val="24"/>
              </w:rPr>
              <w:t xml:space="preserve">  </w:t>
            </w:r>
            <w:r w:rsidRPr="008E187B">
              <w:rPr>
                <w:rFonts w:hAnsi="宋体"/>
                <w:spacing w:val="0"/>
                <w:sz w:val="24"/>
              </w:rPr>
              <w:t>名</w:t>
            </w:r>
            <w:r w:rsidRPr="008E187B">
              <w:rPr>
                <w:spacing w:val="0"/>
                <w:sz w:val="24"/>
              </w:rPr>
              <w:t xml:space="preserve">  </w:t>
            </w:r>
            <w:r w:rsidRPr="008E187B">
              <w:rPr>
                <w:rFonts w:hAnsi="宋体"/>
                <w:spacing w:val="0"/>
                <w:sz w:val="24"/>
              </w:rPr>
              <w:t>称</w:t>
            </w:r>
          </w:p>
          <w:p w:rsidR="006750B1" w:rsidRPr="008E187B" w:rsidRDefault="006750B1" w:rsidP="006750B1">
            <w:pPr>
              <w:spacing w:line="440" w:lineRule="exact"/>
              <w:jc w:val="center"/>
              <w:rPr>
                <w:spacing w:val="0"/>
                <w:sz w:val="24"/>
              </w:rPr>
            </w:pPr>
            <w:r w:rsidRPr="006750B1">
              <w:rPr>
                <w:spacing w:val="0"/>
                <w:szCs w:val="21"/>
              </w:rPr>
              <w:t>Tooling Type</w:t>
            </w:r>
            <w:r>
              <w:rPr>
                <w:rFonts w:hint="eastAsia"/>
                <w:spacing w:val="0"/>
                <w:szCs w:val="21"/>
              </w:rPr>
              <w:t xml:space="preserve"> Name</w:t>
            </w:r>
          </w:p>
        </w:tc>
        <w:tc>
          <w:tcPr>
            <w:tcW w:w="2905" w:type="dxa"/>
            <w:tcBorders>
              <w:top w:val="single" w:sz="12" w:space="0" w:color="auto"/>
              <w:left w:val="single" w:sz="2" w:space="0" w:color="auto"/>
              <w:bottom w:val="single" w:sz="12" w:space="0" w:color="auto"/>
              <w:right w:val="single" w:sz="12" w:space="0" w:color="auto"/>
            </w:tcBorders>
            <w:vAlign w:val="center"/>
          </w:tcPr>
          <w:p w:rsidR="006750B1" w:rsidRDefault="006750B1" w:rsidP="006750B1">
            <w:pPr>
              <w:spacing w:line="440" w:lineRule="exact"/>
              <w:jc w:val="center"/>
              <w:rPr>
                <w:rFonts w:hAnsi="宋体"/>
                <w:spacing w:val="0"/>
                <w:sz w:val="24"/>
              </w:rPr>
            </w:pPr>
            <w:r w:rsidRPr="008E187B">
              <w:rPr>
                <w:rFonts w:hAnsi="宋体"/>
                <w:spacing w:val="0"/>
                <w:sz w:val="24"/>
              </w:rPr>
              <w:t>类</w:t>
            </w:r>
            <w:r w:rsidRPr="008E187B">
              <w:rPr>
                <w:spacing w:val="0"/>
                <w:sz w:val="24"/>
              </w:rPr>
              <w:t xml:space="preserve"> </w:t>
            </w:r>
            <w:r w:rsidRPr="008E187B">
              <w:rPr>
                <w:rFonts w:hAnsi="宋体"/>
                <w:spacing w:val="0"/>
                <w:sz w:val="24"/>
              </w:rPr>
              <w:t>别</w:t>
            </w:r>
            <w:r w:rsidRPr="008E187B">
              <w:rPr>
                <w:spacing w:val="0"/>
                <w:sz w:val="24"/>
              </w:rPr>
              <w:t xml:space="preserve"> </w:t>
            </w:r>
            <w:r w:rsidRPr="008E187B">
              <w:rPr>
                <w:rFonts w:hAnsi="宋体"/>
                <w:spacing w:val="0"/>
                <w:sz w:val="24"/>
              </w:rPr>
              <w:t>名</w:t>
            </w:r>
            <w:r w:rsidRPr="008E187B">
              <w:rPr>
                <w:spacing w:val="0"/>
                <w:sz w:val="24"/>
              </w:rPr>
              <w:t xml:space="preserve"> </w:t>
            </w:r>
            <w:r w:rsidRPr="008E187B">
              <w:rPr>
                <w:rFonts w:hAnsi="宋体"/>
                <w:spacing w:val="0"/>
                <w:sz w:val="24"/>
              </w:rPr>
              <w:t>称</w:t>
            </w:r>
          </w:p>
          <w:p w:rsidR="006750B1" w:rsidRPr="008E187B" w:rsidRDefault="006750B1" w:rsidP="006750B1">
            <w:pPr>
              <w:spacing w:line="440" w:lineRule="exact"/>
              <w:jc w:val="center"/>
              <w:rPr>
                <w:spacing w:val="0"/>
                <w:sz w:val="24"/>
              </w:rPr>
            </w:pPr>
            <w:r w:rsidRPr="006750B1">
              <w:rPr>
                <w:spacing w:val="0"/>
                <w:szCs w:val="21"/>
              </w:rPr>
              <w:t>Tooling Type</w:t>
            </w:r>
            <w:r>
              <w:rPr>
                <w:rFonts w:hint="eastAsia"/>
                <w:spacing w:val="0"/>
                <w:szCs w:val="21"/>
              </w:rPr>
              <w:t xml:space="preserve"> Name</w:t>
            </w:r>
          </w:p>
        </w:tc>
      </w:tr>
      <w:tr w:rsidR="006750B1" w:rsidRPr="008E187B" w:rsidTr="006750B1">
        <w:trPr>
          <w:jc w:val="center"/>
        </w:trPr>
        <w:tc>
          <w:tcPr>
            <w:tcW w:w="1876" w:type="dxa"/>
            <w:tcBorders>
              <w:top w:val="single" w:sz="12" w:space="0" w:color="auto"/>
            </w:tcBorders>
            <w:vAlign w:val="center"/>
          </w:tcPr>
          <w:p w:rsidR="006750B1" w:rsidRPr="008E187B" w:rsidRDefault="006750B1" w:rsidP="00893AA2">
            <w:pPr>
              <w:spacing w:line="440" w:lineRule="exact"/>
              <w:rPr>
                <w:spacing w:val="0"/>
                <w:sz w:val="24"/>
              </w:rPr>
            </w:pPr>
            <w:r w:rsidRPr="008E187B">
              <w:rPr>
                <w:spacing w:val="0"/>
                <w:sz w:val="24"/>
              </w:rPr>
              <w:t>CD</w:t>
            </w:r>
          </w:p>
        </w:tc>
        <w:tc>
          <w:tcPr>
            <w:tcW w:w="5206" w:type="dxa"/>
            <w:tcBorders>
              <w:top w:val="single" w:sz="12" w:space="0" w:color="auto"/>
            </w:tcBorders>
            <w:vAlign w:val="center"/>
          </w:tcPr>
          <w:p w:rsidR="006750B1" w:rsidRPr="008E187B" w:rsidRDefault="006750B1" w:rsidP="00893AA2">
            <w:pPr>
              <w:spacing w:line="440" w:lineRule="exact"/>
              <w:rPr>
                <w:spacing w:val="0"/>
                <w:sz w:val="24"/>
              </w:rPr>
            </w:pPr>
            <w:r w:rsidRPr="008E187B">
              <w:rPr>
                <w:spacing w:val="0"/>
                <w:sz w:val="24"/>
              </w:rPr>
              <w:t>COMPUTER DATA</w:t>
            </w:r>
          </w:p>
        </w:tc>
        <w:tc>
          <w:tcPr>
            <w:tcW w:w="2905" w:type="dxa"/>
            <w:tcBorders>
              <w:top w:val="single" w:sz="12"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计算机数据</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CDM</w:t>
            </w:r>
          </w:p>
        </w:tc>
        <w:tc>
          <w:tcPr>
            <w:tcW w:w="5206" w:type="dxa"/>
            <w:vAlign w:val="center"/>
          </w:tcPr>
          <w:p w:rsidR="006750B1" w:rsidRPr="008E187B" w:rsidRDefault="006750B1" w:rsidP="00893AA2">
            <w:pPr>
              <w:spacing w:line="440" w:lineRule="exact"/>
              <w:rPr>
                <w:spacing w:val="0"/>
                <w:sz w:val="24"/>
              </w:rPr>
            </w:pPr>
            <w:r w:rsidRPr="008E187B">
              <w:rPr>
                <w:spacing w:val="0"/>
                <w:sz w:val="24"/>
              </w:rPr>
              <w:t>CERAMIC DIE MODEL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陶瓷模型</w:t>
            </w:r>
            <w:r w:rsidRPr="008E187B">
              <w:rPr>
                <w:spacing w:val="0"/>
                <w:sz w:val="24"/>
              </w:rPr>
              <w:t>(CDM)</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CF</w:t>
            </w:r>
          </w:p>
        </w:tc>
        <w:tc>
          <w:tcPr>
            <w:tcW w:w="5206" w:type="dxa"/>
            <w:vAlign w:val="center"/>
          </w:tcPr>
          <w:p w:rsidR="006750B1" w:rsidRPr="008E187B" w:rsidRDefault="006750B1" w:rsidP="00893AA2">
            <w:pPr>
              <w:spacing w:line="440" w:lineRule="exact"/>
              <w:rPr>
                <w:spacing w:val="0"/>
                <w:sz w:val="24"/>
              </w:rPr>
            </w:pPr>
            <w:r w:rsidRPr="008E187B">
              <w:rPr>
                <w:spacing w:val="0"/>
                <w:sz w:val="24"/>
              </w:rPr>
              <w:t>CHECKING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检查夹具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CFD</w:t>
            </w:r>
          </w:p>
        </w:tc>
        <w:tc>
          <w:tcPr>
            <w:tcW w:w="5206" w:type="dxa"/>
            <w:vAlign w:val="center"/>
          </w:tcPr>
          <w:p w:rsidR="006750B1" w:rsidRPr="008E187B" w:rsidRDefault="006750B1" w:rsidP="00893AA2">
            <w:pPr>
              <w:spacing w:line="440" w:lineRule="exact"/>
              <w:rPr>
                <w:spacing w:val="0"/>
                <w:sz w:val="24"/>
              </w:rPr>
            </w:pPr>
            <w:r w:rsidRPr="008E187B">
              <w:rPr>
                <w:spacing w:val="0"/>
                <w:sz w:val="24"/>
              </w:rPr>
              <w:t>CUTOFF &amp; FORM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切断成形模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CFF</w:t>
            </w:r>
          </w:p>
        </w:tc>
        <w:tc>
          <w:tcPr>
            <w:tcW w:w="5206" w:type="dxa"/>
            <w:vAlign w:val="center"/>
          </w:tcPr>
          <w:p w:rsidR="006750B1" w:rsidRPr="008E187B" w:rsidRDefault="006750B1" w:rsidP="00893AA2">
            <w:pPr>
              <w:spacing w:line="440" w:lineRule="exact"/>
              <w:rPr>
                <w:spacing w:val="0"/>
                <w:sz w:val="24"/>
              </w:rPr>
            </w:pPr>
            <w:r w:rsidRPr="008E187B">
              <w:rPr>
                <w:spacing w:val="0"/>
                <w:sz w:val="24"/>
              </w:rPr>
              <w:t>CREEP FORM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蠕变成形夹具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CGT</w:t>
            </w:r>
          </w:p>
        </w:tc>
        <w:tc>
          <w:tcPr>
            <w:tcW w:w="5206" w:type="dxa"/>
            <w:vAlign w:val="center"/>
          </w:tcPr>
          <w:p w:rsidR="006750B1" w:rsidRPr="008E187B" w:rsidRDefault="006750B1" w:rsidP="00893AA2">
            <w:pPr>
              <w:spacing w:line="440" w:lineRule="exact"/>
              <w:rPr>
                <w:spacing w:val="0"/>
                <w:sz w:val="24"/>
              </w:rPr>
            </w:pPr>
            <w:r w:rsidRPr="008E187B">
              <w:rPr>
                <w:spacing w:val="0"/>
                <w:sz w:val="24"/>
              </w:rPr>
              <w:t>COMPUTER GENERATED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计算机制造的样板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CKT</w:t>
            </w:r>
          </w:p>
        </w:tc>
        <w:tc>
          <w:tcPr>
            <w:tcW w:w="5206" w:type="dxa"/>
            <w:vAlign w:val="center"/>
          </w:tcPr>
          <w:p w:rsidR="006750B1" w:rsidRPr="008E187B" w:rsidRDefault="006750B1" w:rsidP="00893AA2">
            <w:pPr>
              <w:spacing w:line="440" w:lineRule="exact"/>
              <w:rPr>
                <w:spacing w:val="0"/>
                <w:sz w:val="24"/>
              </w:rPr>
            </w:pPr>
            <w:r w:rsidRPr="008E187B">
              <w:rPr>
                <w:spacing w:val="0"/>
                <w:sz w:val="24"/>
              </w:rPr>
              <w:t>CLOTH KIT TEMPLATE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布工具</w:t>
            </w:r>
            <w:proofErr w:type="gramEnd"/>
            <w:r w:rsidRPr="008E187B">
              <w:rPr>
                <w:rFonts w:hAnsi="宋体"/>
                <w:spacing w:val="0"/>
                <w:sz w:val="24"/>
              </w:rPr>
              <w:t>袋样板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CL</w:t>
            </w:r>
          </w:p>
        </w:tc>
        <w:tc>
          <w:tcPr>
            <w:tcW w:w="5206" w:type="dxa"/>
            <w:vAlign w:val="center"/>
          </w:tcPr>
          <w:p w:rsidR="006750B1" w:rsidRPr="008E187B" w:rsidRDefault="006750B1" w:rsidP="00893AA2">
            <w:pPr>
              <w:spacing w:line="440" w:lineRule="exact"/>
              <w:rPr>
                <w:spacing w:val="0"/>
                <w:sz w:val="24"/>
              </w:rPr>
            </w:pPr>
            <w:r w:rsidRPr="008E187B">
              <w:rPr>
                <w:spacing w:val="0"/>
                <w:sz w:val="24"/>
              </w:rPr>
              <w:t>CENTERLINE/CUTTERLINE DATA</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中心线</w:t>
            </w:r>
            <w:r w:rsidRPr="008E187B">
              <w:rPr>
                <w:spacing w:val="0"/>
                <w:sz w:val="24"/>
              </w:rPr>
              <w:t>/</w:t>
            </w:r>
            <w:r w:rsidRPr="008E187B">
              <w:rPr>
                <w:rFonts w:hAnsi="宋体"/>
                <w:spacing w:val="0"/>
                <w:sz w:val="24"/>
              </w:rPr>
              <w:t>刀具</w:t>
            </w:r>
            <w:proofErr w:type="gramStart"/>
            <w:r w:rsidRPr="008E187B">
              <w:rPr>
                <w:rFonts w:hAnsi="宋体"/>
                <w:spacing w:val="0"/>
                <w:sz w:val="24"/>
              </w:rPr>
              <w:t>线数据</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CLKT</w:t>
            </w:r>
          </w:p>
        </w:tc>
        <w:tc>
          <w:tcPr>
            <w:tcW w:w="5206" w:type="dxa"/>
            <w:vAlign w:val="center"/>
          </w:tcPr>
          <w:p w:rsidR="006750B1" w:rsidRPr="008E187B" w:rsidRDefault="006750B1" w:rsidP="00893AA2">
            <w:pPr>
              <w:spacing w:line="440" w:lineRule="exact"/>
              <w:rPr>
                <w:spacing w:val="0"/>
                <w:sz w:val="24"/>
              </w:rPr>
            </w:pPr>
            <w:r w:rsidRPr="008E187B">
              <w:rPr>
                <w:spacing w:val="0"/>
                <w:sz w:val="24"/>
              </w:rPr>
              <w:t>CLOTH LAYOUT KIT TEMPLATE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布设计</w:t>
            </w:r>
            <w:proofErr w:type="gramEnd"/>
            <w:r w:rsidRPr="008E187B">
              <w:rPr>
                <w:rFonts w:hAnsi="宋体"/>
                <w:spacing w:val="0"/>
                <w:sz w:val="24"/>
              </w:rPr>
              <w:t>工装袋样板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CLT</w:t>
            </w:r>
          </w:p>
        </w:tc>
        <w:tc>
          <w:tcPr>
            <w:tcW w:w="5206" w:type="dxa"/>
            <w:vAlign w:val="center"/>
          </w:tcPr>
          <w:p w:rsidR="006750B1" w:rsidRPr="008E187B" w:rsidRDefault="006750B1" w:rsidP="00893AA2">
            <w:pPr>
              <w:spacing w:line="440" w:lineRule="exact"/>
              <w:rPr>
                <w:spacing w:val="0"/>
                <w:sz w:val="24"/>
              </w:rPr>
            </w:pPr>
            <w:r w:rsidRPr="008E187B">
              <w:rPr>
                <w:spacing w:val="0"/>
                <w:sz w:val="24"/>
              </w:rPr>
              <w:t>CORE LOCATING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芯定位样板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CMT</w:t>
            </w:r>
          </w:p>
        </w:tc>
        <w:tc>
          <w:tcPr>
            <w:tcW w:w="5206" w:type="dxa"/>
            <w:vAlign w:val="center"/>
          </w:tcPr>
          <w:p w:rsidR="006750B1" w:rsidRPr="008E187B" w:rsidRDefault="006750B1" w:rsidP="00893AA2">
            <w:pPr>
              <w:spacing w:line="440" w:lineRule="exact"/>
              <w:rPr>
                <w:spacing w:val="0"/>
                <w:sz w:val="24"/>
              </w:rPr>
            </w:pPr>
            <w:r w:rsidRPr="008E187B">
              <w:rPr>
                <w:spacing w:val="0"/>
                <w:sz w:val="24"/>
              </w:rPr>
              <w:t>CHEM-MILL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化</w:t>
            </w:r>
            <w:proofErr w:type="gramStart"/>
            <w:r w:rsidRPr="008E187B">
              <w:rPr>
                <w:rFonts w:hAnsi="宋体"/>
                <w:spacing w:val="0"/>
                <w:sz w:val="24"/>
              </w:rPr>
              <w:t>铣</w:t>
            </w:r>
            <w:proofErr w:type="gramEnd"/>
            <w:r w:rsidRPr="008E187B">
              <w:rPr>
                <w:rFonts w:hAnsi="宋体"/>
                <w:spacing w:val="0"/>
                <w:sz w:val="24"/>
              </w:rPr>
              <w:t>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CMTB</w:t>
            </w:r>
          </w:p>
        </w:tc>
        <w:tc>
          <w:tcPr>
            <w:tcW w:w="5206" w:type="dxa"/>
            <w:vAlign w:val="center"/>
          </w:tcPr>
          <w:p w:rsidR="006750B1" w:rsidRPr="008E187B" w:rsidRDefault="006750B1" w:rsidP="00893AA2">
            <w:pPr>
              <w:spacing w:line="440" w:lineRule="exact"/>
              <w:rPr>
                <w:spacing w:val="0"/>
                <w:sz w:val="24"/>
              </w:rPr>
            </w:pPr>
            <w:r w:rsidRPr="008E187B">
              <w:rPr>
                <w:spacing w:val="0"/>
                <w:sz w:val="24"/>
              </w:rPr>
              <w:t>CHEMICAL MILL TEMPLATE BASE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化</w:t>
            </w:r>
            <w:proofErr w:type="gramStart"/>
            <w:r w:rsidRPr="008E187B">
              <w:rPr>
                <w:rFonts w:hAnsi="宋体"/>
                <w:spacing w:val="0"/>
                <w:sz w:val="24"/>
              </w:rPr>
              <w:t>铣</w:t>
            </w:r>
            <w:proofErr w:type="gramEnd"/>
            <w:r w:rsidRPr="008E187B">
              <w:rPr>
                <w:rFonts w:hAnsi="宋体"/>
                <w:spacing w:val="0"/>
                <w:sz w:val="24"/>
              </w:rPr>
              <w:t>样板基座（基准）</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CND</w:t>
            </w:r>
          </w:p>
        </w:tc>
        <w:tc>
          <w:tcPr>
            <w:tcW w:w="5206" w:type="dxa"/>
            <w:vAlign w:val="center"/>
          </w:tcPr>
          <w:p w:rsidR="006750B1" w:rsidRPr="008E187B" w:rsidRDefault="006750B1" w:rsidP="00893AA2">
            <w:pPr>
              <w:spacing w:line="440" w:lineRule="exact"/>
              <w:rPr>
                <w:spacing w:val="0"/>
                <w:sz w:val="24"/>
              </w:rPr>
            </w:pPr>
            <w:r w:rsidRPr="008E187B">
              <w:rPr>
                <w:spacing w:val="0"/>
                <w:sz w:val="24"/>
              </w:rPr>
              <w:t>COINING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压印模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COD</w:t>
            </w:r>
          </w:p>
        </w:tc>
        <w:tc>
          <w:tcPr>
            <w:tcW w:w="5206" w:type="dxa"/>
            <w:vAlign w:val="center"/>
          </w:tcPr>
          <w:p w:rsidR="006750B1" w:rsidRPr="008E187B" w:rsidRDefault="006750B1" w:rsidP="00893AA2">
            <w:pPr>
              <w:spacing w:line="440" w:lineRule="exact"/>
              <w:rPr>
                <w:spacing w:val="0"/>
                <w:sz w:val="24"/>
              </w:rPr>
            </w:pPr>
            <w:r w:rsidRPr="008E187B">
              <w:rPr>
                <w:spacing w:val="0"/>
                <w:sz w:val="24"/>
              </w:rPr>
              <w:t>CUTOFF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切断模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CP</w:t>
            </w:r>
          </w:p>
        </w:tc>
        <w:tc>
          <w:tcPr>
            <w:tcW w:w="5206" w:type="dxa"/>
            <w:vAlign w:val="center"/>
          </w:tcPr>
          <w:p w:rsidR="006750B1" w:rsidRPr="008E187B" w:rsidRDefault="006750B1" w:rsidP="00893AA2">
            <w:pPr>
              <w:spacing w:line="440" w:lineRule="exact"/>
              <w:rPr>
                <w:spacing w:val="0"/>
                <w:sz w:val="24"/>
              </w:rPr>
            </w:pPr>
            <w:r w:rsidRPr="008E187B">
              <w:rPr>
                <w:spacing w:val="0"/>
                <w:sz w:val="24"/>
              </w:rPr>
              <w:t>CAUL 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抛光模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CPC</w:t>
            </w:r>
          </w:p>
        </w:tc>
        <w:tc>
          <w:tcPr>
            <w:tcW w:w="5206" w:type="dxa"/>
            <w:vAlign w:val="center"/>
          </w:tcPr>
          <w:p w:rsidR="006750B1" w:rsidRPr="008E187B" w:rsidRDefault="006750B1" w:rsidP="00893AA2">
            <w:pPr>
              <w:spacing w:line="440" w:lineRule="exact"/>
              <w:rPr>
                <w:spacing w:val="0"/>
                <w:sz w:val="24"/>
              </w:rPr>
            </w:pPr>
            <w:r w:rsidRPr="008E187B">
              <w:rPr>
                <w:spacing w:val="0"/>
                <w:sz w:val="24"/>
              </w:rPr>
              <w:t>CAPSULE PLATING CAPSULE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囊</w:t>
            </w:r>
            <w:proofErr w:type="gramStart"/>
            <w:r w:rsidRPr="008E187B">
              <w:rPr>
                <w:rFonts w:hAnsi="宋体"/>
                <w:spacing w:val="0"/>
                <w:sz w:val="24"/>
              </w:rPr>
              <w:t>式镀囊</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CPD</w:t>
            </w:r>
          </w:p>
        </w:tc>
        <w:tc>
          <w:tcPr>
            <w:tcW w:w="5206" w:type="dxa"/>
            <w:vAlign w:val="center"/>
          </w:tcPr>
          <w:p w:rsidR="006750B1" w:rsidRPr="008E187B" w:rsidRDefault="006750B1" w:rsidP="00893AA2">
            <w:pPr>
              <w:spacing w:line="440" w:lineRule="exact"/>
              <w:rPr>
                <w:spacing w:val="0"/>
                <w:sz w:val="24"/>
              </w:rPr>
            </w:pPr>
            <w:r w:rsidRPr="008E187B">
              <w:rPr>
                <w:spacing w:val="0"/>
                <w:sz w:val="24"/>
              </w:rPr>
              <w:t>CUTOFF &amp; PIERCE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切断冲孔模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CPFD</w:t>
            </w:r>
          </w:p>
        </w:tc>
        <w:tc>
          <w:tcPr>
            <w:tcW w:w="5206" w:type="dxa"/>
            <w:vAlign w:val="center"/>
          </w:tcPr>
          <w:p w:rsidR="006750B1" w:rsidRPr="008E187B" w:rsidRDefault="006750B1" w:rsidP="00893AA2">
            <w:pPr>
              <w:spacing w:line="440" w:lineRule="exact"/>
              <w:rPr>
                <w:spacing w:val="0"/>
                <w:sz w:val="24"/>
              </w:rPr>
            </w:pPr>
            <w:r w:rsidRPr="008E187B">
              <w:rPr>
                <w:spacing w:val="0"/>
                <w:sz w:val="24"/>
              </w:rPr>
              <w:t>CUTOFF</w:t>
            </w:r>
            <w:r w:rsidRPr="008E187B">
              <w:rPr>
                <w:spacing w:val="0"/>
                <w:sz w:val="24"/>
              </w:rPr>
              <w:t>、</w:t>
            </w:r>
            <w:r w:rsidRPr="008E187B">
              <w:rPr>
                <w:spacing w:val="0"/>
                <w:sz w:val="24"/>
              </w:rPr>
              <w:t>PIERCE &amp; FORM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切断、冲孔和成形模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CPS</w:t>
            </w:r>
          </w:p>
        </w:tc>
        <w:tc>
          <w:tcPr>
            <w:tcW w:w="5206" w:type="dxa"/>
            <w:vAlign w:val="center"/>
          </w:tcPr>
          <w:p w:rsidR="006750B1" w:rsidRPr="008E187B" w:rsidRDefault="006750B1" w:rsidP="00893AA2">
            <w:pPr>
              <w:spacing w:line="440" w:lineRule="exact"/>
              <w:rPr>
                <w:spacing w:val="0"/>
                <w:sz w:val="24"/>
              </w:rPr>
            </w:pPr>
            <w:r w:rsidRPr="008E187B">
              <w:rPr>
                <w:spacing w:val="0"/>
                <w:sz w:val="24"/>
              </w:rPr>
              <w:t>CAPSULE PLATING SHIELD</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囊镀罩</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CSPFD</w:t>
            </w:r>
          </w:p>
        </w:tc>
        <w:tc>
          <w:tcPr>
            <w:tcW w:w="5206" w:type="dxa"/>
            <w:vAlign w:val="center"/>
          </w:tcPr>
          <w:p w:rsidR="006750B1" w:rsidRPr="008E187B" w:rsidRDefault="006750B1" w:rsidP="00893AA2">
            <w:pPr>
              <w:spacing w:line="440" w:lineRule="exact"/>
              <w:rPr>
                <w:spacing w:val="0"/>
                <w:sz w:val="24"/>
              </w:rPr>
            </w:pPr>
            <w:r w:rsidRPr="008E187B">
              <w:rPr>
                <w:spacing w:val="0"/>
                <w:sz w:val="24"/>
              </w:rPr>
              <w:t>CERAMIC SUPERPLASTIC FORM DIE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陶瓷超塑</w:t>
            </w:r>
            <w:proofErr w:type="gramEnd"/>
            <w:r w:rsidRPr="008E187B">
              <w:rPr>
                <w:rFonts w:hAnsi="宋体"/>
                <w:spacing w:val="0"/>
                <w:sz w:val="24"/>
              </w:rPr>
              <w:t>成形模具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CST</w:t>
            </w:r>
          </w:p>
        </w:tc>
        <w:tc>
          <w:tcPr>
            <w:tcW w:w="5206" w:type="dxa"/>
            <w:vAlign w:val="center"/>
          </w:tcPr>
          <w:p w:rsidR="006750B1" w:rsidRPr="008E187B" w:rsidRDefault="006750B1" w:rsidP="00893AA2">
            <w:pPr>
              <w:spacing w:line="440" w:lineRule="exact"/>
              <w:rPr>
                <w:spacing w:val="0"/>
                <w:sz w:val="24"/>
              </w:rPr>
            </w:pPr>
            <w:r w:rsidRPr="008E187B">
              <w:rPr>
                <w:spacing w:val="0"/>
                <w:sz w:val="24"/>
              </w:rPr>
              <w:t>CROSS SCETION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切面样板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CT</w:t>
            </w:r>
          </w:p>
        </w:tc>
        <w:tc>
          <w:tcPr>
            <w:tcW w:w="5206" w:type="dxa"/>
            <w:vAlign w:val="center"/>
          </w:tcPr>
          <w:p w:rsidR="006750B1" w:rsidRPr="008E187B" w:rsidRDefault="006750B1" w:rsidP="00893AA2">
            <w:pPr>
              <w:spacing w:line="440" w:lineRule="exact"/>
              <w:rPr>
                <w:spacing w:val="0"/>
                <w:sz w:val="24"/>
              </w:rPr>
            </w:pPr>
            <w:r w:rsidRPr="008E187B">
              <w:rPr>
                <w:spacing w:val="0"/>
                <w:sz w:val="24"/>
              </w:rPr>
              <w:t>CONTOUR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外形样板</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CTT</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CORE TRIM TEMPLATE</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型芯修整</w:t>
            </w:r>
            <w:proofErr w:type="gramEnd"/>
            <w:r w:rsidRPr="008E187B">
              <w:rPr>
                <w:rFonts w:hAnsi="宋体"/>
                <w:spacing w:val="0"/>
                <w:sz w:val="24"/>
              </w:rPr>
              <w:t>样板</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DBJ</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DIP BRAZING JIG</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浸焊夹具</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DBT</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DEVELOPED BLANK TEMPLATE</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展开下料样板</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DCT</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DIE CONSTRUCTION TEMPLATE</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模具制造样板</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DF</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DRILL FIXTURE</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钻模夹具</w:t>
            </w:r>
          </w:p>
        </w:tc>
      </w:tr>
      <w:tr w:rsidR="006750B1" w:rsidRPr="008E187B" w:rsidTr="006750B1">
        <w:trPr>
          <w:jc w:val="center"/>
        </w:trPr>
        <w:tc>
          <w:tcPr>
            <w:tcW w:w="187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DFT</w:t>
            </w:r>
          </w:p>
        </w:tc>
        <w:tc>
          <w:tcPr>
            <w:tcW w:w="520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DESIGNED FACILITY TOOL</w:t>
            </w:r>
          </w:p>
        </w:tc>
        <w:tc>
          <w:tcPr>
            <w:tcW w:w="2905"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有图设备工装</w:t>
            </w:r>
          </w:p>
        </w:tc>
      </w:tr>
      <w:tr w:rsidR="006750B1" w:rsidRPr="008E187B" w:rsidTr="006750B1">
        <w:trPr>
          <w:jc w:val="center"/>
        </w:trPr>
        <w:tc>
          <w:tcPr>
            <w:tcW w:w="187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DJ</w:t>
            </w:r>
          </w:p>
        </w:tc>
        <w:tc>
          <w:tcPr>
            <w:tcW w:w="520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DRILL JIG</w:t>
            </w:r>
          </w:p>
        </w:tc>
        <w:tc>
          <w:tcPr>
            <w:tcW w:w="2905" w:type="dxa"/>
            <w:tcBorders>
              <w:top w:val="single" w:sz="2"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钻模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DLT</w:t>
            </w:r>
          </w:p>
        </w:tc>
        <w:tc>
          <w:tcPr>
            <w:tcW w:w="5206" w:type="dxa"/>
            <w:vAlign w:val="center"/>
          </w:tcPr>
          <w:p w:rsidR="006750B1" w:rsidRPr="008E187B" w:rsidRDefault="006750B1" w:rsidP="00893AA2">
            <w:pPr>
              <w:spacing w:line="440" w:lineRule="exact"/>
              <w:rPr>
                <w:spacing w:val="0"/>
                <w:sz w:val="24"/>
              </w:rPr>
            </w:pPr>
            <w:r w:rsidRPr="008E187B">
              <w:rPr>
                <w:spacing w:val="0"/>
                <w:sz w:val="24"/>
              </w:rPr>
              <w:t>DEVELOPED LAYOUT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展开划线样板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lastRenderedPageBreak/>
              <w:t>DM</w:t>
            </w:r>
          </w:p>
        </w:tc>
        <w:tc>
          <w:tcPr>
            <w:tcW w:w="5206" w:type="dxa"/>
            <w:vAlign w:val="center"/>
          </w:tcPr>
          <w:p w:rsidR="006750B1" w:rsidRPr="008E187B" w:rsidRDefault="006750B1" w:rsidP="00893AA2">
            <w:pPr>
              <w:spacing w:line="440" w:lineRule="exact"/>
              <w:rPr>
                <w:spacing w:val="0"/>
                <w:sz w:val="24"/>
              </w:rPr>
            </w:pPr>
            <w:r w:rsidRPr="008E187B">
              <w:rPr>
                <w:spacing w:val="0"/>
                <w:sz w:val="24"/>
              </w:rPr>
              <w:t>DRAW/BENDING MANDREL OR BLOCK</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拉伸</w:t>
            </w:r>
            <w:r w:rsidRPr="008E187B">
              <w:rPr>
                <w:spacing w:val="0"/>
                <w:sz w:val="24"/>
              </w:rPr>
              <w:t>/</w:t>
            </w:r>
            <w:r w:rsidRPr="008E187B">
              <w:rPr>
                <w:rFonts w:hAnsi="宋体"/>
                <w:spacing w:val="0"/>
                <w:sz w:val="24"/>
              </w:rPr>
              <w:t>弯曲</w:t>
            </w:r>
            <w:proofErr w:type="gramStart"/>
            <w:r w:rsidRPr="008E187B">
              <w:rPr>
                <w:rFonts w:hAnsi="宋体"/>
                <w:spacing w:val="0"/>
                <w:sz w:val="24"/>
              </w:rPr>
              <w:t>心棒成模</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DRD</w:t>
            </w:r>
          </w:p>
        </w:tc>
        <w:tc>
          <w:tcPr>
            <w:tcW w:w="5206" w:type="dxa"/>
            <w:vAlign w:val="center"/>
          </w:tcPr>
          <w:p w:rsidR="006750B1" w:rsidRPr="008E187B" w:rsidRDefault="006750B1" w:rsidP="00893AA2">
            <w:pPr>
              <w:spacing w:line="440" w:lineRule="exact"/>
              <w:rPr>
                <w:spacing w:val="0"/>
                <w:sz w:val="24"/>
              </w:rPr>
            </w:pPr>
            <w:r w:rsidRPr="008E187B">
              <w:rPr>
                <w:spacing w:val="0"/>
                <w:sz w:val="24"/>
              </w:rPr>
              <w:t>DRAW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拉伸模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DSNT</w:t>
            </w:r>
          </w:p>
        </w:tc>
        <w:tc>
          <w:tcPr>
            <w:tcW w:w="5206" w:type="dxa"/>
            <w:vAlign w:val="center"/>
          </w:tcPr>
          <w:p w:rsidR="006750B1" w:rsidRPr="008E187B" w:rsidRDefault="006750B1" w:rsidP="00893AA2">
            <w:pPr>
              <w:spacing w:line="440" w:lineRule="exact"/>
              <w:rPr>
                <w:spacing w:val="0"/>
                <w:sz w:val="24"/>
              </w:rPr>
            </w:pPr>
            <w:r w:rsidRPr="008E187B">
              <w:rPr>
                <w:spacing w:val="0"/>
                <w:sz w:val="24"/>
              </w:rPr>
              <w:t>DRIVMATIC SONIC NORMATION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动态声测标准化样板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DT</w:t>
            </w:r>
          </w:p>
        </w:tc>
        <w:tc>
          <w:tcPr>
            <w:tcW w:w="5206" w:type="dxa"/>
            <w:vAlign w:val="center"/>
          </w:tcPr>
          <w:p w:rsidR="006750B1" w:rsidRPr="008E187B" w:rsidRDefault="006750B1" w:rsidP="00893AA2">
            <w:pPr>
              <w:spacing w:line="440" w:lineRule="exact"/>
              <w:rPr>
                <w:spacing w:val="0"/>
                <w:sz w:val="24"/>
              </w:rPr>
            </w:pPr>
            <w:r w:rsidRPr="008E187B">
              <w:rPr>
                <w:spacing w:val="0"/>
                <w:sz w:val="24"/>
              </w:rPr>
              <w:t>DRILL TOOL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钻孔工装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DYBA</w:t>
            </w:r>
          </w:p>
        </w:tc>
        <w:tc>
          <w:tcPr>
            <w:tcW w:w="5206" w:type="dxa"/>
            <w:vAlign w:val="center"/>
          </w:tcPr>
          <w:p w:rsidR="006750B1" w:rsidRPr="008E187B" w:rsidRDefault="006750B1" w:rsidP="00893AA2">
            <w:pPr>
              <w:spacing w:line="440" w:lineRule="exact"/>
              <w:rPr>
                <w:spacing w:val="0"/>
                <w:sz w:val="24"/>
              </w:rPr>
            </w:pPr>
            <w:r w:rsidRPr="008E187B">
              <w:rPr>
                <w:spacing w:val="0"/>
                <w:sz w:val="24"/>
              </w:rPr>
              <w:t>DYNAMIC BALANCING ARBOR</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动力平衡杆</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ECF</w:t>
            </w:r>
          </w:p>
        </w:tc>
        <w:tc>
          <w:tcPr>
            <w:tcW w:w="5206" w:type="dxa"/>
            <w:vAlign w:val="center"/>
          </w:tcPr>
          <w:p w:rsidR="006750B1" w:rsidRPr="008E187B" w:rsidRDefault="006750B1" w:rsidP="00893AA2">
            <w:pPr>
              <w:spacing w:line="440" w:lineRule="exact"/>
              <w:rPr>
                <w:spacing w:val="0"/>
                <w:sz w:val="24"/>
              </w:rPr>
            </w:pPr>
            <w:r w:rsidRPr="008E187B">
              <w:rPr>
                <w:spacing w:val="0"/>
                <w:sz w:val="24"/>
              </w:rPr>
              <w:t>ENVELOPE CHECK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包线检查夹具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EFM</w:t>
            </w:r>
          </w:p>
        </w:tc>
        <w:tc>
          <w:tcPr>
            <w:tcW w:w="5206" w:type="dxa"/>
            <w:vAlign w:val="center"/>
          </w:tcPr>
          <w:p w:rsidR="006750B1" w:rsidRPr="008E187B" w:rsidRDefault="006750B1" w:rsidP="00893AA2">
            <w:pPr>
              <w:spacing w:line="440" w:lineRule="exact"/>
              <w:rPr>
                <w:spacing w:val="0"/>
                <w:sz w:val="24"/>
              </w:rPr>
            </w:pPr>
            <w:r w:rsidRPr="008E187B">
              <w:rPr>
                <w:spacing w:val="0"/>
                <w:sz w:val="24"/>
              </w:rPr>
              <w:t>ELECTROFORM MANDREL</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电成形心</w:t>
            </w:r>
            <w:proofErr w:type="gramEnd"/>
            <w:r w:rsidRPr="008E187B">
              <w:rPr>
                <w:rFonts w:hAnsi="宋体"/>
                <w:spacing w:val="0"/>
                <w:sz w:val="24"/>
              </w:rPr>
              <w:t>棒</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EMT</w:t>
            </w:r>
          </w:p>
        </w:tc>
        <w:tc>
          <w:tcPr>
            <w:tcW w:w="5206" w:type="dxa"/>
            <w:vAlign w:val="center"/>
          </w:tcPr>
          <w:p w:rsidR="006750B1" w:rsidRPr="008E187B" w:rsidRDefault="006750B1" w:rsidP="00893AA2">
            <w:pPr>
              <w:spacing w:line="440" w:lineRule="exact"/>
              <w:rPr>
                <w:spacing w:val="0"/>
                <w:sz w:val="24"/>
              </w:rPr>
            </w:pPr>
            <w:r w:rsidRPr="008E187B">
              <w:rPr>
                <w:spacing w:val="0"/>
                <w:sz w:val="24"/>
              </w:rPr>
              <w:t>EXTERIOR MARKING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外部标记样板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FACT</w:t>
            </w:r>
          </w:p>
        </w:tc>
        <w:tc>
          <w:tcPr>
            <w:tcW w:w="5206" w:type="dxa"/>
            <w:vAlign w:val="center"/>
          </w:tcPr>
          <w:p w:rsidR="006750B1" w:rsidRPr="008E187B" w:rsidRDefault="006750B1" w:rsidP="00893AA2">
            <w:pPr>
              <w:spacing w:line="440" w:lineRule="exact"/>
              <w:rPr>
                <w:spacing w:val="0"/>
                <w:sz w:val="24"/>
              </w:rPr>
            </w:pPr>
            <w:r w:rsidRPr="008E187B">
              <w:rPr>
                <w:spacing w:val="0"/>
                <w:sz w:val="24"/>
              </w:rPr>
              <w:t>FLEXIBLE ASSEMBLY CELL TOOL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柔性装配工具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FAJ</w:t>
            </w:r>
          </w:p>
        </w:tc>
        <w:tc>
          <w:tcPr>
            <w:tcW w:w="5206" w:type="dxa"/>
            <w:vAlign w:val="center"/>
          </w:tcPr>
          <w:p w:rsidR="006750B1" w:rsidRPr="008E187B" w:rsidRDefault="006750B1" w:rsidP="00893AA2">
            <w:pPr>
              <w:spacing w:line="440" w:lineRule="exact"/>
              <w:rPr>
                <w:spacing w:val="0"/>
                <w:sz w:val="24"/>
              </w:rPr>
            </w:pPr>
            <w:r w:rsidRPr="008E187B">
              <w:rPr>
                <w:spacing w:val="0"/>
                <w:sz w:val="24"/>
              </w:rPr>
              <w:t>FLOOR MOUNTED ASSEMBLY JIG</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固定在地面上的装配型架</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FB</w:t>
            </w:r>
          </w:p>
        </w:tc>
        <w:tc>
          <w:tcPr>
            <w:tcW w:w="5206" w:type="dxa"/>
            <w:vAlign w:val="center"/>
          </w:tcPr>
          <w:p w:rsidR="006750B1" w:rsidRPr="008E187B" w:rsidRDefault="006750B1" w:rsidP="00893AA2">
            <w:pPr>
              <w:spacing w:line="440" w:lineRule="exact"/>
              <w:rPr>
                <w:spacing w:val="0"/>
                <w:sz w:val="24"/>
              </w:rPr>
            </w:pPr>
            <w:r w:rsidRPr="008E187B">
              <w:rPr>
                <w:spacing w:val="0"/>
                <w:sz w:val="24"/>
              </w:rPr>
              <w:t>FORM BLOCK</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型胎</w:t>
            </w:r>
            <w:proofErr w:type="gramEnd"/>
            <w:r w:rsidRPr="008E187B">
              <w:rPr>
                <w:spacing w:val="0"/>
                <w:sz w:val="24"/>
              </w:rPr>
              <w:t>(</w:t>
            </w:r>
            <w:r w:rsidRPr="008E187B">
              <w:rPr>
                <w:rFonts w:hAnsi="宋体"/>
                <w:spacing w:val="0"/>
                <w:sz w:val="24"/>
              </w:rPr>
              <w:t>模胎、检验模等</w:t>
            </w:r>
            <w:r w:rsidRPr="008E187B">
              <w:rPr>
                <w:spacing w:val="0"/>
                <w:sz w:val="24"/>
              </w:rPr>
              <w:t>)</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FBAR</w:t>
            </w:r>
          </w:p>
        </w:tc>
        <w:tc>
          <w:tcPr>
            <w:tcW w:w="5206" w:type="dxa"/>
            <w:vAlign w:val="center"/>
          </w:tcPr>
          <w:p w:rsidR="006750B1" w:rsidRPr="008E187B" w:rsidRDefault="006750B1" w:rsidP="00893AA2">
            <w:pPr>
              <w:spacing w:line="440" w:lineRule="exact"/>
              <w:rPr>
                <w:spacing w:val="0"/>
                <w:sz w:val="24"/>
              </w:rPr>
            </w:pPr>
            <w:r w:rsidRPr="008E187B">
              <w:rPr>
                <w:spacing w:val="0"/>
                <w:sz w:val="24"/>
              </w:rPr>
              <w:t>FAIRING BAR</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罩杆</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FBT</w:t>
            </w:r>
          </w:p>
        </w:tc>
        <w:tc>
          <w:tcPr>
            <w:tcW w:w="5206" w:type="dxa"/>
            <w:vAlign w:val="center"/>
          </w:tcPr>
          <w:p w:rsidR="006750B1" w:rsidRPr="008E187B" w:rsidRDefault="006750B1" w:rsidP="00893AA2">
            <w:pPr>
              <w:spacing w:line="440" w:lineRule="exact"/>
              <w:rPr>
                <w:spacing w:val="0"/>
                <w:sz w:val="24"/>
              </w:rPr>
            </w:pPr>
            <w:r w:rsidRPr="008E187B">
              <w:rPr>
                <w:spacing w:val="0"/>
                <w:sz w:val="24"/>
              </w:rPr>
              <w:t>FORM BLOCK TEMPLATE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型胎样板</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FCSF</w:t>
            </w:r>
          </w:p>
        </w:tc>
        <w:tc>
          <w:tcPr>
            <w:tcW w:w="5206" w:type="dxa"/>
            <w:vAlign w:val="center"/>
          </w:tcPr>
          <w:p w:rsidR="006750B1" w:rsidRPr="008E187B" w:rsidRDefault="006750B1" w:rsidP="00893AA2">
            <w:pPr>
              <w:spacing w:line="440" w:lineRule="exact"/>
              <w:rPr>
                <w:spacing w:val="0"/>
                <w:sz w:val="24"/>
              </w:rPr>
            </w:pPr>
            <w:r w:rsidRPr="008E187B">
              <w:rPr>
                <w:spacing w:val="0"/>
                <w:sz w:val="24"/>
              </w:rPr>
              <w:t>FLUID CUTTING SAW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液体切削</w:t>
            </w:r>
            <w:proofErr w:type="gramStart"/>
            <w:r w:rsidRPr="008E187B">
              <w:rPr>
                <w:rFonts w:hAnsi="宋体"/>
                <w:spacing w:val="0"/>
                <w:sz w:val="24"/>
              </w:rPr>
              <w:t>锯</w:t>
            </w:r>
            <w:proofErr w:type="gramEnd"/>
            <w:r w:rsidRPr="008E187B">
              <w:rPr>
                <w:rFonts w:hAnsi="宋体"/>
                <w:spacing w:val="0"/>
                <w:sz w:val="24"/>
              </w:rPr>
              <w:t>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FCT</w:t>
            </w:r>
          </w:p>
        </w:tc>
        <w:tc>
          <w:tcPr>
            <w:tcW w:w="5206" w:type="dxa"/>
            <w:vAlign w:val="center"/>
          </w:tcPr>
          <w:p w:rsidR="006750B1" w:rsidRPr="008E187B" w:rsidRDefault="006750B1" w:rsidP="00893AA2">
            <w:pPr>
              <w:spacing w:line="440" w:lineRule="exact"/>
              <w:rPr>
                <w:spacing w:val="0"/>
                <w:sz w:val="24"/>
              </w:rPr>
            </w:pPr>
            <w:r w:rsidRPr="008E187B">
              <w:rPr>
                <w:spacing w:val="0"/>
                <w:sz w:val="24"/>
              </w:rPr>
              <w:t>FORM CUTTING TOOL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成型切削工装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FD</w:t>
            </w:r>
          </w:p>
        </w:tc>
        <w:tc>
          <w:tcPr>
            <w:tcW w:w="5206" w:type="dxa"/>
            <w:vAlign w:val="center"/>
          </w:tcPr>
          <w:p w:rsidR="006750B1" w:rsidRPr="008E187B" w:rsidRDefault="006750B1" w:rsidP="00893AA2">
            <w:pPr>
              <w:spacing w:line="440" w:lineRule="exact"/>
              <w:rPr>
                <w:spacing w:val="0"/>
                <w:sz w:val="24"/>
              </w:rPr>
            </w:pPr>
            <w:r w:rsidRPr="008E187B">
              <w:rPr>
                <w:spacing w:val="0"/>
                <w:sz w:val="24"/>
              </w:rPr>
              <w:t>FORM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成形模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FG</w:t>
            </w:r>
          </w:p>
        </w:tc>
        <w:tc>
          <w:tcPr>
            <w:tcW w:w="5206" w:type="dxa"/>
            <w:vAlign w:val="center"/>
          </w:tcPr>
          <w:p w:rsidR="006750B1" w:rsidRPr="008E187B" w:rsidRDefault="006750B1" w:rsidP="00893AA2">
            <w:pPr>
              <w:spacing w:line="440" w:lineRule="exact"/>
              <w:rPr>
                <w:spacing w:val="0"/>
                <w:sz w:val="24"/>
              </w:rPr>
            </w:pPr>
            <w:r w:rsidRPr="008E187B">
              <w:rPr>
                <w:spacing w:val="0"/>
                <w:sz w:val="24"/>
              </w:rPr>
              <w:t>FACILITY GAGE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简易量规</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FHFD</w:t>
            </w:r>
          </w:p>
        </w:tc>
        <w:tc>
          <w:tcPr>
            <w:tcW w:w="5206" w:type="dxa"/>
            <w:vAlign w:val="center"/>
          </w:tcPr>
          <w:p w:rsidR="006750B1" w:rsidRPr="008E187B" w:rsidRDefault="006750B1" w:rsidP="00893AA2">
            <w:pPr>
              <w:spacing w:line="440" w:lineRule="exact"/>
              <w:rPr>
                <w:spacing w:val="0"/>
                <w:sz w:val="24"/>
              </w:rPr>
            </w:pPr>
            <w:r w:rsidRPr="008E187B">
              <w:rPr>
                <w:spacing w:val="0"/>
                <w:sz w:val="24"/>
              </w:rPr>
              <w:t>FURNACE HEATED FORM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热成形模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FMD</w:t>
            </w:r>
          </w:p>
        </w:tc>
        <w:tc>
          <w:tcPr>
            <w:tcW w:w="5206" w:type="dxa"/>
            <w:vAlign w:val="center"/>
          </w:tcPr>
          <w:p w:rsidR="006750B1" w:rsidRPr="008E187B" w:rsidRDefault="006750B1" w:rsidP="00893AA2">
            <w:pPr>
              <w:spacing w:line="440" w:lineRule="exact"/>
              <w:rPr>
                <w:spacing w:val="0"/>
                <w:sz w:val="24"/>
              </w:rPr>
            </w:pPr>
            <w:r w:rsidRPr="008E187B">
              <w:rPr>
                <w:spacing w:val="0"/>
                <w:sz w:val="24"/>
              </w:rPr>
              <w:t>FOAM MOLD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泡沫改装模</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FME</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FLOOR MOUNTED EQUIPMENT</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地面安装设备</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FPBJ</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FIBER PLACEMENT BONDING JIG</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纤维</w:t>
            </w:r>
            <w:proofErr w:type="gramStart"/>
            <w:r w:rsidRPr="008E187B">
              <w:rPr>
                <w:rFonts w:hAnsi="宋体"/>
                <w:spacing w:val="0"/>
                <w:sz w:val="24"/>
              </w:rPr>
              <w:t>粘接型架</w:t>
            </w:r>
            <w:proofErr w:type="gramEnd"/>
          </w:p>
        </w:tc>
      </w:tr>
      <w:tr w:rsidR="006750B1" w:rsidRPr="008E187B" w:rsidTr="006750B1">
        <w:trPr>
          <w:jc w:val="center"/>
        </w:trPr>
        <w:tc>
          <w:tcPr>
            <w:tcW w:w="187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FPM</w:t>
            </w:r>
          </w:p>
        </w:tc>
        <w:tc>
          <w:tcPr>
            <w:tcW w:w="520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FIBER PLACEMENT MANDREL</w:t>
            </w:r>
          </w:p>
        </w:tc>
        <w:tc>
          <w:tcPr>
            <w:tcW w:w="2905" w:type="dxa"/>
            <w:tcBorders>
              <w:top w:val="single" w:sz="4" w:space="0" w:color="auto"/>
            </w:tcBorders>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纤维心棒</w:t>
            </w:r>
            <w:proofErr w:type="gramEnd"/>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FR</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FORMING ROLL</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成形滚</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FT</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FIXTURE TEMPLATE</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夹具样板</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G</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SPECIAL GEARLINE GAGES</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专用齿线量规</w:t>
            </w:r>
          </w:p>
        </w:tc>
      </w:tr>
      <w:tr w:rsidR="006750B1" w:rsidRPr="008E187B" w:rsidTr="006750B1">
        <w:trPr>
          <w:jc w:val="center"/>
        </w:trPr>
        <w:tc>
          <w:tcPr>
            <w:tcW w:w="187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GF</w:t>
            </w:r>
          </w:p>
        </w:tc>
        <w:tc>
          <w:tcPr>
            <w:tcW w:w="520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GRINDING FIXTURE</w:t>
            </w:r>
          </w:p>
        </w:tc>
        <w:tc>
          <w:tcPr>
            <w:tcW w:w="2905" w:type="dxa"/>
            <w:tcBorders>
              <w:top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研磨夹具</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GGF</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GEAR GRINDING FIXTURE</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齿轮研磨夹具</w:t>
            </w:r>
          </w:p>
        </w:tc>
      </w:tr>
      <w:tr w:rsidR="006750B1" w:rsidRPr="008E187B" w:rsidTr="006750B1">
        <w:trPr>
          <w:jc w:val="center"/>
        </w:trPr>
        <w:tc>
          <w:tcPr>
            <w:tcW w:w="187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GHF</w:t>
            </w:r>
          </w:p>
        </w:tc>
        <w:tc>
          <w:tcPr>
            <w:tcW w:w="520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GEAR HOBBING FIXTURE</w:t>
            </w:r>
          </w:p>
        </w:tc>
        <w:tc>
          <w:tcPr>
            <w:tcW w:w="2905"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滚齿夹具</w:t>
            </w:r>
          </w:p>
        </w:tc>
      </w:tr>
      <w:tr w:rsidR="006750B1" w:rsidRPr="008E187B" w:rsidTr="006750B1">
        <w:trPr>
          <w:jc w:val="center"/>
        </w:trPr>
        <w:tc>
          <w:tcPr>
            <w:tcW w:w="187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GSF</w:t>
            </w:r>
          </w:p>
        </w:tc>
        <w:tc>
          <w:tcPr>
            <w:tcW w:w="520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GEAR SHAVING FIXTURE</w:t>
            </w:r>
          </w:p>
        </w:tc>
        <w:tc>
          <w:tcPr>
            <w:tcW w:w="2905" w:type="dxa"/>
            <w:tcBorders>
              <w:top w:val="single" w:sz="2"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插齿夹具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GSHF</w:t>
            </w:r>
          </w:p>
        </w:tc>
        <w:tc>
          <w:tcPr>
            <w:tcW w:w="5206" w:type="dxa"/>
            <w:vAlign w:val="center"/>
          </w:tcPr>
          <w:p w:rsidR="006750B1" w:rsidRPr="008E187B" w:rsidRDefault="006750B1" w:rsidP="00893AA2">
            <w:pPr>
              <w:spacing w:line="440" w:lineRule="exact"/>
              <w:rPr>
                <w:spacing w:val="0"/>
                <w:sz w:val="24"/>
              </w:rPr>
            </w:pPr>
            <w:r w:rsidRPr="008E187B">
              <w:rPr>
                <w:spacing w:val="0"/>
                <w:sz w:val="24"/>
              </w:rPr>
              <w:t>GEAR SHAPING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剃齿夹具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lastRenderedPageBreak/>
              <w:t>GSS</w:t>
            </w:r>
          </w:p>
        </w:tc>
        <w:tc>
          <w:tcPr>
            <w:tcW w:w="5206" w:type="dxa"/>
            <w:vAlign w:val="center"/>
          </w:tcPr>
          <w:p w:rsidR="006750B1" w:rsidRPr="008E187B" w:rsidRDefault="006750B1" w:rsidP="00893AA2">
            <w:pPr>
              <w:spacing w:line="440" w:lineRule="exact"/>
              <w:rPr>
                <w:spacing w:val="0"/>
                <w:sz w:val="24"/>
              </w:rPr>
            </w:pPr>
            <w:r w:rsidRPr="008E187B">
              <w:rPr>
                <w:spacing w:val="0"/>
                <w:sz w:val="24"/>
              </w:rPr>
              <w:t>GAGE SUPPORT STAND</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量规支架</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GTD</w:t>
            </w:r>
          </w:p>
        </w:tc>
        <w:tc>
          <w:tcPr>
            <w:tcW w:w="5206" w:type="dxa"/>
            <w:vAlign w:val="center"/>
          </w:tcPr>
          <w:p w:rsidR="006750B1" w:rsidRPr="008E187B" w:rsidRDefault="006750B1" w:rsidP="00893AA2">
            <w:pPr>
              <w:spacing w:line="440" w:lineRule="exact"/>
              <w:rPr>
                <w:spacing w:val="0"/>
                <w:sz w:val="24"/>
              </w:rPr>
            </w:pPr>
            <w:r w:rsidRPr="008E187B">
              <w:rPr>
                <w:spacing w:val="0"/>
                <w:sz w:val="24"/>
              </w:rPr>
              <w:t>GAGE TREE DRAWING</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量规树形图</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GTF</w:t>
            </w:r>
          </w:p>
        </w:tc>
        <w:tc>
          <w:tcPr>
            <w:tcW w:w="5206" w:type="dxa"/>
            <w:vAlign w:val="center"/>
          </w:tcPr>
          <w:p w:rsidR="006750B1" w:rsidRPr="008E187B" w:rsidRDefault="006750B1" w:rsidP="00893AA2">
            <w:pPr>
              <w:spacing w:line="440" w:lineRule="exact"/>
              <w:rPr>
                <w:spacing w:val="0"/>
                <w:sz w:val="24"/>
              </w:rPr>
            </w:pPr>
            <w:r w:rsidRPr="008E187B">
              <w:rPr>
                <w:spacing w:val="0"/>
                <w:sz w:val="24"/>
              </w:rPr>
              <w:t>GEAR TESTING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齿轮测试夹具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HB</w:t>
            </w:r>
          </w:p>
        </w:tc>
        <w:tc>
          <w:tcPr>
            <w:tcW w:w="5206" w:type="dxa"/>
            <w:vAlign w:val="center"/>
          </w:tcPr>
          <w:p w:rsidR="006750B1" w:rsidRPr="008E187B" w:rsidRDefault="006750B1" w:rsidP="00893AA2">
            <w:pPr>
              <w:spacing w:line="440" w:lineRule="exact"/>
              <w:rPr>
                <w:spacing w:val="0"/>
                <w:sz w:val="24"/>
              </w:rPr>
            </w:pPr>
            <w:r w:rsidRPr="008E187B">
              <w:rPr>
                <w:spacing w:val="0"/>
                <w:sz w:val="24"/>
              </w:rPr>
              <w:t>HYDROPRESS BLOCK</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液压模胎</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HBFD</w:t>
            </w:r>
          </w:p>
        </w:tc>
        <w:tc>
          <w:tcPr>
            <w:tcW w:w="5206" w:type="dxa"/>
            <w:vAlign w:val="center"/>
          </w:tcPr>
          <w:p w:rsidR="006750B1" w:rsidRPr="008E187B" w:rsidRDefault="006750B1" w:rsidP="00893AA2">
            <w:pPr>
              <w:spacing w:line="440" w:lineRule="exact"/>
              <w:rPr>
                <w:spacing w:val="0"/>
                <w:sz w:val="24"/>
              </w:rPr>
            </w:pPr>
            <w:r w:rsidRPr="008E187B">
              <w:rPr>
                <w:spacing w:val="0"/>
                <w:sz w:val="24"/>
              </w:rPr>
              <w:t>HYDRAULIC BULGE FORM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液压胀形成形模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HCCD</w:t>
            </w:r>
          </w:p>
        </w:tc>
        <w:tc>
          <w:tcPr>
            <w:tcW w:w="5206" w:type="dxa"/>
            <w:vAlign w:val="center"/>
          </w:tcPr>
          <w:p w:rsidR="006750B1" w:rsidRPr="008E187B" w:rsidRDefault="006750B1" w:rsidP="00893AA2">
            <w:pPr>
              <w:spacing w:line="440" w:lineRule="exact"/>
              <w:rPr>
                <w:spacing w:val="0"/>
                <w:sz w:val="24"/>
              </w:rPr>
            </w:pPr>
            <w:r w:rsidRPr="008E187B">
              <w:rPr>
                <w:spacing w:val="0"/>
                <w:sz w:val="24"/>
              </w:rPr>
              <w:t>HONEYCOMB CRUSH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蜂窝挤压模具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HCFD</w:t>
            </w:r>
          </w:p>
        </w:tc>
        <w:tc>
          <w:tcPr>
            <w:tcW w:w="5206" w:type="dxa"/>
            <w:vAlign w:val="center"/>
          </w:tcPr>
          <w:p w:rsidR="006750B1" w:rsidRPr="008E187B" w:rsidRDefault="006750B1" w:rsidP="00893AA2">
            <w:pPr>
              <w:spacing w:line="440" w:lineRule="exact"/>
              <w:rPr>
                <w:spacing w:val="0"/>
                <w:sz w:val="24"/>
              </w:rPr>
            </w:pPr>
            <w:r w:rsidRPr="008E187B">
              <w:rPr>
                <w:spacing w:val="0"/>
                <w:sz w:val="24"/>
              </w:rPr>
              <w:t>HONEYCOMB FORM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蜂窝成形模具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HCSF</w:t>
            </w:r>
          </w:p>
        </w:tc>
        <w:tc>
          <w:tcPr>
            <w:tcW w:w="5206" w:type="dxa"/>
            <w:vAlign w:val="center"/>
          </w:tcPr>
          <w:p w:rsidR="006750B1" w:rsidRPr="008E187B" w:rsidRDefault="006750B1" w:rsidP="00893AA2">
            <w:pPr>
              <w:spacing w:line="440" w:lineRule="exact"/>
              <w:rPr>
                <w:spacing w:val="0"/>
                <w:sz w:val="24"/>
              </w:rPr>
            </w:pPr>
            <w:r w:rsidRPr="008E187B">
              <w:rPr>
                <w:spacing w:val="0"/>
                <w:sz w:val="24"/>
              </w:rPr>
              <w:t>HONEYCOMB STABILIZATION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蜂窝稳定夹具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HCT</w:t>
            </w:r>
          </w:p>
        </w:tc>
        <w:tc>
          <w:tcPr>
            <w:tcW w:w="5206" w:type="dxa"/>
            <w:vAlign w:val="center"/>
          </w:tcPr>
          <w:p w:rsidR="006750B1" w:rsidRPr="008E187B" w:rsidRDefault="006750B1" w:rsidP="00893AA2">
            <w:pPr>
              <w:spacing w:line="440" w:lineRule="exact"/>
              <w:rPr>
                <w:spacing w:val="0"/>
                <w:sz w:val="24"/>
              </w:rPr>
            </w:pPr>
            <w:r w:rsidRPr="008E187B">
              <w:rPr>
                <w:spacing w:val="0"/>
                <w:sz w:val="24"/>
              </w:rPr>
              <w:t>HOLE CHECKING TEMPLATE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孔检查</w:t>
            </w:r>
            <w:proofErr w:type="gramEnd"/>
            <w:r w:rsidRPr="008E187B">
              <w:rPr>
                <w:rFonts w:hAnsi="宋体"/>
                <w:spacing w:val="0"/>
                <w:sz w:val="24"/>
              </w:rPr>
              <w:t>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HD</w:t>
            </w:r>
          </w:p>
        </w:tc>
        <w:tc>
          <w:tcPr>
            <w:tcW w:w="5206" w:type="dxa"/>
            <w:vAlign w:val="center"/>
          </w:tcPr>
          <w:p w:rsidR="006750B1" w:rsidRPr="008E187B" w:rsidRDefault="006750B1" w:rsidP="00893AA2">
            <w:pPr>
              <w:spacing w:line="440" w:lineRule="exact"/>
              <w:rPr>
                <w:spacing w:val="0"/>
                <w:sz w:val="24"/>
              </w:rPr>
            </w:pPr>
            <w:r w:rsidRPr="008E187B">
              <w:rPr>
                <w:spacing w:val="0"/>
                <w:sz w:val="24"/>
              </w:rPr>
              <w:t>HAMMER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落锤模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HDAL</w:t>
            </w:r>
          </w:p>
        </w:tc>
        <w:tc>
          <w:tcPr>
            <w:tcW w:w="5206" w:type="dxa"/>
            <w:vAlign w:val="center"/>
          </w:tcPr>
          <w:p w:rsidR="006750B1" w:rsidRPr="008E187B" w:rsidRDefault="006750B1" w:rsidP="00893AA2">
            <w:pPr>
              <w:spacing w:line="440" w:lineRule="exact"/>
              <w:rPr>
                <w:spacing w:val="0"/>
                <w:sz w:val="24"/>
              </w:rPr>
            </w:pPr>
            <w:r w:rsidRPr="008E187B">
              <w:rPr>
                <w:spacing w:val="0"/>
                <w:sz w:val="24"/>
              </w:rPr>
              <w:t>HAMMER DIE-ALUMINUM</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落锤模</w:t>
            </w:r>
            <w:r w:rsidRPr="008E187B">
              <w:rPr>
                <w:spacing w:val="0"/>
                <w:sz w:val="24"/>
              </w:rPr>
              <w:t>-</w:t>
            </w:r>
            <w:r w:rsidRPr="008E187B">
              <w:rPr>
                <w:rFonts w:hAnsi="宋体"/>
                <w:spacing w:val="0"/>
                <w:sz w:val="24"/>
              </w:rPr>
              <w:t>铝</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HDIC</w:t>
            </w:r>
          </w:p>
        </w:tc>
        <w:tc>
          <w:tcPr>
            <w:tcW w:w="5206" w:type="dxa"/>
            <w:vAlign w:val="center"/>
          </w:tcPr>
          <w:p w:rsidR="006750B1" w:rsidRPr="008E187B" w:rsidRDefault="006750B1" w:rsidP="00893AA2">
            <w:pPr>
              <w:spacing w:line="440" w:lineRule="exact"/>
              <w:rPr>
                <w:spacing w:val="0"/>
                <w:sz w:val="24"/>
              </w:rPr>
            </w:pPr>
            <w:r w:rsidRPr="008E187B">
              <w:rPr>
                <w:spacing w:val="0"/>
                <w:sz w:val="24"/>
              </w:rPr>
              <w:t>HAMMER DIE-INCONEL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落锤模</w:t>
            </w:r>
            <w:r w:rsidRPr="008E187B">
              <w:rPr>
                <w:spacing w:val="0"/>
                <w:sz w:val="24"/>
              </w:rPr>
              <w:t>-</w:t>
            </w:r>
            <w:r w:rsidRPr="008E187B">
              <w:rPr>
                <w:rFonts w:hAnsi="宋体"/>
                <w:spacing w:val="0"/>
                <w:sz w:val="24"/>
              </w:rPr>
              <w:t>铬镍铁合金</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HDP</w:t>
            </w:r>
          </w:p>
        </w:tc>
        <w:tc>
          <w:tcPr>
            <w:tcW w:w="5206" w:type="dxa"/>
            <w:vAlign w:val="center"/>
          </w:tcPr>
          <w:p w:rsidR="006750B1" w:rsidRPr="008E187B" w:rsidRDefault="006750B1" w:rsidP="00893AA2">
            <w:pPr>
              <w:spacing w:line="440" w:lineRule="exact"/>
              <w:rPr>
                <w:spacing w:val="0"/>
                <w:sz w:val="24"/>
              </w:rPr>
            </w:pPr>
            <w:r w:rsidRPr="008E187B">
              <w:rPr>
                <w:spacing w:val="0"/>
                <w:sz w:val="24"/>
              </w:rPr>
              <w:t>HAMMER DIE PUNCH</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落锤模上模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HDSS</w:t>
            </w:r>
          </w:p>
        </w:tc>
        <w:tc>
          <w:tcPr>
            <w:tcW w:w="5206" w:type="dxa"/>
            <w:vAlign w:val="center"/>
          </w:tcPr>
          <w:p w:rsidR="006750B1" w:rsidRPr="008E187B" w:rsidRDefault="006750B1" w:rsidP="00893AA2">
            <w:pPr>
              <w:spacing w:line="440" w:lineRule="exact"/>
              <w:rPr>
                <w:spacing w:val="0"/>
                <w:sz w:val="24"/>
              </w:rPr>
            </w:pPr>
            <w:r w:rsidRPr="008E187B">
              <w:rPr>
                <w:spacing w:val="0"/>
                <w:sz w:val="24"/>
              </w:rPr>
              <w:t>HAMMER DIE-STAINLESS STEEL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落锤模</w:t>
            </w:r>
            <w:r w:rsidRPr="008E187B">
              <w:rPr>
                <w:spacing w:val="0"/>
                <w:sz w:val="24"/>
              </w:rPr>
              <w:t>-</w:t>
            </w:r>
            <w:r w:rsidRPr="008E187B">
              <w:rPr>
                <w:rFonts w:hAnsi="宋体"/>
                <w:spacing w:val="0"/>
                <w:sz w:val="24"/>
              </w:rPr>
              <w:t>不锈钢</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HDTT</w:t>
            </w:r>
          </w:p>
        </w:tc>
        <w:tc>
          <w:tcPr>
            <w:tcW w:w="5206" w:type="dxa"/>
            <w:vAlign w:val="center"/>
          </w:tcPr>
          <w:p w:rsidR="006750B1" w:rsidRPr="008E187B" w:rsidRDefault="006750B1" w:rsidP="00893AA2">
            <w:pPr>
              <w:spacing w:line="440" w:lineRule="exact"/>
              <w:rPr>
                <w:spacing w:val="0"/>
                <w:sz w:val="24"/>
              </w:rPr>
            </w:pPr>
            <w:r w:rsidRPr="008E187B">
              <w:rPr>
                <w:spacing w:val="0"/>
                <w:sz w:val="24"/>
              </w:rPr>
              <w:t>HAMMER DIE-TITANIUM</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落锤模</w:t>
            </w:r>
            <w:r w:rsidRPr="008E187B">
              <w:rPr>
                <w:spacing w:val="0"/>
                <w:sz w:val="24"/>
              </w:rPr>
              <w:t>-</w:t>
            </w:r>
            <w:r w:rsidRPr="008E187B">
              <w:rPr>
                <w:rFonts w:hAnsi="宋体"/>
                <w:spacing w:val="0"/>
                <w:sz w:val="24"/>
              </w:rPr>
              <w:t>钛合金</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HEED</w:t>
            </w:r>
          </w:p>
        </w:tc>
        <w:tc>
          <w:tcPr>
            <w:tcW w:w="5206" w:type="dxa"/>
            <w:vAlign w:val="center"/>
          </w:tcPr>
          <w:p w:rsidR="006750B1" w:rsidRPr="008E187B" w:rsidRDefault="006750B1" w:rsidP="00893AA2">
            <w:pPr>
              <w:spacing w:line="440" w:lineRule="exact"/>
              <w:rPr>
                <w:spacing w:val="0"/>
                <w:sz w:val="24"/>
              </w:rPr>
            </w:pPr>
            <w:r w:rsidRPr="008E187B">
              <w:rPr>
                <w:spacing w:val="0"/>
                <w:sz w:val="24"/>
              </w:rPr>
              <w:t>HIGH ENERGY ELECTRO HYDRAULIC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高能电液压模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HF</w:t>
            </w:r>
          </w:p>
        </w:tc>
        <w:tc>
          <w:tcPr>
            <w:tcW w:w="5206" w:type="dxa"/>
            <w:vAlign w:val="center"/>
          </w:tcPr>
          <w:p w:rsidR="006750B1" w:rsidRPr="008E187B" w:rsidRDefault="006750B1" w:rsidP="00893AA2">
            <w:pPr>
              <w:spacing w:line="440" w:lineRule="exact"/>
              <w:rPr>
                <w:spacing w:val="0"/>
                <w:sz w:val="24"/>
              </w:rPr>
            </w:pPr>
            <w:r w:rsidRPr="008E187B">
              <w:rPr>
                <w:spacing w:val="0"/>
                <w:sz w:val="24"/>
              </w:rPr>
              <w:t>HOLDING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固定夹具</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HFCF</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HAND FORM CHECK FIXTURE</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手工成形检查夹具</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HFD</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HYDRO FORM DIE</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液压成形模</w:t>
            </w:r>
          </w:p>
        </w:tc>
      </w:tr>
      <w:tr w:rsidR="006750B1" w:rsidRPr="008E187B" w:rsidTr="006750B1">
        <w:trPr>
          <w:jc w:val="center"/>
        </w:trPr>
        <w:tc>
          <w:tcPr>
            <w:tcW w:w="187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HLT</w:t>
            </w:r>
          </w:p>
        </w:tc>
        <w:tc>
          <w:tcPr>
            <w:tcW w:w="520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HOLE LOCATING TEMPLATE</w:t>
            </w:r>
          </w:p>
        </w:tc>
        <w:tc>
          <w:tcPr>
            <w:tcW w:w="2905" w:type="dxa"/>
            <w:tcBorders>
              <w:top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孔定位样板</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HMM</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HOLLOW MOLD MANDREL</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空</w:t>
            </w:r>
            <w:proofErr w:type="gramStart"/>
            <w:r w:rsidRPr="008E187B">
              <w:rPr>
                <w:rFonts w:hAnsi="宋体"/>
                <w:spacing w:val="0"/>
                <w:sz w:val="24"/>
              </w:rPr>
              <w:t>模心棒</w:t>
            </w:r>
            <w:proofErr w:type="gramEnd"/>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HPHB</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HIGH PRESSURE HYDRO BLOCK</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高压</w:t>
            </w:r>
            <w:proofErr w:type="gramStart"/>
            <w:r w:rsidRPr="008E187B">
              <w:rPr>
                <w:rFonts w:hAnsi="宋体"/>
                <w:spacing w:val="0"/>
                <w:sz w:val="24"/>
              </w:rPr>
              <w:t>液压模胎</w:t>
            </w:r>
            <w:proofErr w:type="gramEnd"/>
          </w:p>
        </w:tc>
      </w:tr>
      <w:tr w:rsidR="006750B1" w:rsidRPr="008E187B" w:rsidTr="006750B1">
        <w:trPr>
          <w:jc w:val="center"/>
        </w:trPr>
        <w:tc>
          <w:tcPr>
            <w:tcW w:w="187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HRF</w:t>
            </w:r>
          </w:p>
        </w:tc>
        <w:tc>
          <w:tcPr>
            <w:tcW w:w="520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HAND ROUTER FIXTURE</w:t>
            </w:r>
          </w:p>
        </w:tc>
        <w:tc>
          <w:tcPr>
            <w:tcW w:w="2905" w:type="dxa"/>
            <w:tcBorders>
              <w:top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手工</w:t>
            </w:r>
            <w:proofErr w:type="gramStart"/>
            <w:r w:rsidRPr="008E187B">
              <w:rPr>
                <w:rFonts w:hAnsi="宋体"/>
                <w:spacing w:val="0"/>
                <w:sz w:val="24"/>
              </w:rPr>
              <w:t>铣</w:t>
            </w:r>
            <w:proofErr w:type="gramEnd"/>
            <w:r w:rsidRPr="008E187B">
              <w:rPr>
                <w:rFonts w:hAnsi="宋体"/>
                <w:spacing w:val="0"/>
                <w:sz w:val="24"/>
              </w:rPr>
              <w:t>切夹具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HRFB</w:t>
            </w:r>
          </w:p>
        </w:tc>
        <w:tc>
          <w:tcPr>
            <w:tcW w:w="5206" w:type="dxa"/>
            <w:vAlign w:val="center"/>
          </w:tcPr>
          <w:p w:rsidR="006750B1" w:rsidRPr="008E187B" w:rsidRDefault="006750B1" w:rsidP="00893AA2">
            <w:pPr>
              <w:spacing w:line="440" w:lineRule="exact"/>
              <w:rPr>
                <w:spacing w:val="0"/>
                <w:sz w:val="24"/>
              </w:rPr>
            </w:pPr>
            <w:r w:rsidRPr="008E187B">
              <w:rPr>
                <w:spacing w:val="0"/>
                <w:sz w:val="24"/>
              </w:rPr>
              <w:t>HAND ROUTER FIXTURE BASE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手工</w:t>
            </w:r>
            <w:proofErr w:type="gramStart"/>
            <w:r w:rsidRPr="008E187B">
              <w:rPr>
                <w:rFonts w:hAnsi="宋体"/>
                <w:spacing w:val="0"/>
                <w:sz w:val="24"/>
              </w:rPr>
              <w:t>铣</w:t>
            </w:r>
            <w:proofErr w:type="gramEnd"/>
            <w:r w:rsidRPr="008E187B">
              <w:rPr>
                <w:rFonts w:hAnsi="宋体"/>
                <w:spacing w:val="0"/>
                <w:sz w:val="24"/>
              </w:rPr>
              <w:t>切夹具基座</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HSF</w:t>
            </w:r>
          </w:p>
        </w:tc>
        <w:tc>
          <w:tcPr>
            <w:tcW w:w="5206" w:type="dxa"/>
            <w:vAlign w:val="center"/>
          </w:tcPr>
          <w:p w:rsidR="006750B1" w:rsidRPr="008E187B" w:rsidRDefault="006750B1" w:rsidP="00893AA2">
            <w:pPr>
              <w:spacing w:line="440" w:lineRule="exact"/>
              <w:rPr>
                <w:spacing w:val="0"/>
                <w:sz w:val="24"/>
              </w:rPr>
            </w:pPr>
            <w:r w:rsidRPr="008E187B">
              <w:rPr>
                <w:spacing w:val="0"/>
                <w:sz w:val="24"/>
              </w:rPr>
              <w:t>HOT SIZE FIXTURE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热校形</w:t>
            </w:r>
            <w:proofErr w:type="gramEnd"/>
            <w:r w:rsidRPr="008E187B">
              <w:rPr>
                <w:rFonts w:hAnsi="宋体"/>
                <w:spacing w:val="0"/>
                <w:sz w:val="24"/>
              </w:rPr>
              <w:t>夹具</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HTF</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HEAT TREAT FIXTURE</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热处理夹具</w:t>
            </w:r>
          </w:p>
        </w:tc>
      </w:tr>
      <w:tr w:rsidR="006750B1" w:rsidRPr="008E187B" w:rsidTr="006750B1">
        <w:trPr>
          <w:jc w:val="center"/>
        </w:trPr>
        <w:tc>
          <w:tcPr>
            <w:tcW w:w="187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ICF</w:t>
            </w:r>
          </w:p>
        </w:tc>
        <w:tc>
          <w:tcPr>
            <w:tcW w:w="520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INTERFACE CHECK FIXTURE</w:t>
            </w:r>
          </w:p>
        </w:tc>
        <w:tc>
          <w:tcPr>
            <w:tcW w:w="2905"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接口检验夹具</w:t>
            </w:r>
          </w:p>
        </w:tc>
      </w:tr>
      <w:tr w:rsidR="006750B1" w:rsidRPr="008E187B" w:rsidTr="006750B1">
        <w:trPr>
          <w:jc w:val="center"/>
        </w:trPr>
        <w:tc>
          <w:tcPr>
            <w:tcW w:w="187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IG</w:t>
            </w:r>
          </w:p>
        </w:tc>
        <w:tc>
          <w:tcPr>
            <w:tcW w:w="520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INSPECTION GAGE</w:t>
            </w:r>
          </w:p>
        </w:tc>
        <w:tc>
          <w:tcPr>
            <w:tcW w:w="2905" w:type="dxa"/>
            <w:tcBorders>
              <w:top w:val="single" w:sz="2"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检验量规</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IHFD</w:t>
            </w:r>
          </w:p>
        </w:tc>
        <w:tc>
          <w:tcPr>
            <w:tcW w:w="5206" w:type="dxa"/>
            <w:vAlign w:val="center"/>
          </w:tcPr>
          <w:p w:rsidR="006750B1" w:rsidRPr="008E187B" w:rsidRDefault="006750B1" w:rsidP="00893AA2">
            <w:pPr>
              <w:spacing w:line="440" w:lineRule="exact"/>
              <w:rPr>
                <w:spacing w:val="0"/>
                <w:sz w:val="24"/>
              </w:rPr>
            </w:pPr>
            <w:r w:rsidRPr="008E187B">
              <w:rPr>
                <w:spacing w:val="0"/>
                <w:sz w:val="24"/>
              </w:rPr>
              <w:t>INTEGRALLY HEATED FORM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整体热成形模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IT</w:t>
            </w:r>
          </w:p>
        </w:tc>
        <w:tc>
          <w:tcPr>
            <w:tcW w:w="5206" w:type="dxa"/>
            <w:vAlign w:val="center"/>
          </w:tcPr>
          <w:p w:rsidR="006750B1" w:rsidRPr="008E187B" w:rsidRDefault="006750B1" w:rsidP="00893AA2">
            <w:pPr>
              <w:spacing w:line="440" w:lineRule="exact"/>
              <w:rPr>
                <w:spacing w:val="0"/>
                <w:sz w:val="24"/>
              </w:rPr>
            </w:pPr>
            <w:r w:rsidRPr="008E187B">
              <w:rPr>
                <w:spacing w:val="0"/>
                <w:sz w:val="24"/>
              </w:rPr>
              <w:t>INTERIM TOOL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临时工装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lastRenderedPageBreak/>
              <w:t>JD</w:t>
            </w:r>
          </w:p>
        </w:tc>
        <w:tc>
          <w:tcPr>
            <w:tcW w:w="5206" w:type="dxa"/>
            <w:vAlign w:val="center"/>
          </w:tcPr>
          <w:p w:rsidR="006750B1" w:rsidRPr="008E187B" w:rsidRDefault="006750B1" w:rsidP="00893AA2">
            <w:pPr>
              <w:spacing w:line="440" w:lineRule="exact"/>
              <w:rPr>
                <w:spacing w:val="0"/>
                <w:sz w:val="24"/>
              </w:rPr>
            </w:pPr>
            <w:r w:rsidRPr="008E187B">
              <w:rPr>
                <w:spacing w:val="0"/>
                <w:sz w:val="24"/>
              </w:rPr>
              <w:t>JOGGLE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下陷模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JDT</w:t>
            </w:r>
          </w:p>
        </w:tc>
        <w:tc>
          <w:tcPr>
            <w:tcW w:w="5206" w:type="dxa"/>
            <w:vAlign w:val="center"/>
          </w:tcPr>
          <w:p w:rsidR="006750B1" w:rsidRPr="008E187B" w:rsidRDefault="006750B1" w:rsidP="00893AA2">
            <w:pPr>
              <w:spacing w:line="440" w:lineRule="exact"/>
              <w:rPr>
                <w:spacing w:val="0"/>
                <w:sz w:val="24"/>
              </w:rPr>
            </w:pPr>
            <w:r w:rsidRPr="008E187B">
              <w:rPr>
                <w:spacing w:val="0"/>
                <w:sz w:val="24"/>
              </w:rPr>
              <w:t>JIG DRILL TEMPLATE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型架钻孔</w:t>
            </w:r>
            <w:proofErr w:type="gramEnd"/>
            <w:r w:rsidRPr="008E187B">
              <w:rPr>
                <w:rFonts w:hAnsi="宋体"/>
                <w:spacing w:val="0"/>
                <w:sz w:val="24"/>
              </w:rPr>
              <w:t>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KFDP</w:t>
            </w:r>
          </w:p>
        </w:tc>
        <w:tc>
          <w:tcPr>
            <w:tcW w:w="5206" w:type="dxa"/>
            <w:vAlign w:val="center"/>
          </w:tcPr>
          <w:p w:rsidR="006750B1" w:rsidRPr="008E187B" w:rsidRDefault="006750B1" w:rsidP="00893AA2">
            <w:pPr>
              <w:spacing w:line="440" w:lineRule="exact"/>
              <w:rPr>
                <w:spacing w:val="0"/>
                <w:sz w:val="24"/>
              </w:rPr>
            </w:pPr>
            <w:r w:rsidRPr="008E187B">
              <w:rPr>
                <w:spacing w:val="0"/>
                <w:sz w:val="24"/>
              </w:rPr>
              <w:t>KIRKSITE FORM DIE PUNCH</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锌</w:t>
            </w:r>
            <w:proofErr w:type="gramEnd"/>
            <w:r w:rsidRPr="008E187B">
              <w:rPr>
                <w:rFonts w:hAnsi="宋体"/>
                <w:spacing w:val="0"/>
                <w:sz w:val="24"/>
              </w:rPr>
              <w:t>合金成形模上模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KHD</w:t>
            </w:r>
          </w:p>
        </w:tc>
        <w:tc>
          <w:tcPr>
            <w:tcW w:w="5206" w:type="dxa"/>
            <w:vAlign w:val="center"/>
          </w:tcPr>
          <w:p w:rsidR="006750B1" w:rsidRPr="008E187B" w:rsidRDefault="006750B1" w:rsidP="00893AA2">
            <w:pPr>
              <w:spacing w:line="440" w:lineRule="exact"/>
              <w:rPr>
                <w:spacing w:val="0"/>
                <w:sz w:val="24"/>
              </w:rPr>
            </w:pPr>
            <w:r w:rsidRPr="008E187B">
              <w:rPr>
                <w:spacing w:val="0"/>
                <w:sz w:val="24"/>
              </w:rPr>
              <w:t>KIRKSITE HAMMER DIE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锌</w:t>
            </w:r>
            <w:proofErr w:type="gramEnd"/>
            <w:r w:rsidRPr="008E187B">
              <w:rPr>
                <w:rFonts w:hAnsi="宋体"/>
                <w:spacing w:val="0"/>
                <w:sz w:val="24"/>
              </w:rPr>
              <w:t>合金落锤模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KHDP</w:t>
            </w:r>
          </w:p>
        </w:tc>
        <w:tc>
          <w:tcPr>
            <w:tcW w:w="5206" w:type="dxa"/>
            <w:vAlign w:val="center"/>
          </w:tcPr>
          <w:p w:rsidR="006750B1" w:rsidRPr="008E187B" w:rsidRDefault="006750B1" w:rsidP="00893AA2">
            <w:pPr>
              <w:spacing w:line="440" w:lineRule="exact"/>
              <w:rPr>
                <w:spacing w:val="0"/>
                <w:sz w:val="24"/>
              </w:rPr>
            </w:pPr>
            <w:r w:rsidRPr="008E187B">
              <w:rPr>
                <w:spacing w:val="0"/>
                <w:sz w:val="24"/>
              </w:rPr>
              <w:t>KIRKSITE HAMMER DIE PUNCH</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锌</w:t>
            </w:r>
            <w:proofErr w:type="gramEnd"/>
            <w:r w:rsidRPr="008E187B">
              <w:rPr>
                <w:rFonts w:hAnsi="宋体"/>
                <w:spacing w:val="0"/>
                <w:sz w:val="24"/>
              </w:rPr>
              <w:t>合金锻模上模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LF</w:t>
            </w:r>
          </w:p>
        </w:tc>
        <w:tc>
          <w:tcPr>
            <w:tcW w:w="5206" w:type="dxa"/>
            <w:vAlign w:val="center"/>
          </w:tcPr>
          <w:p w:rsidR="006750B1" w:rsidRPr="008E187B" w:rsidRDefault="006750B1" w:rsidP="00893AA2">
            <w:pPr>
              <w:spacing w:line="440" w:lineRule="exact"/>
              <w:rPr>
                <w:spacing w:val="0"/>
                <w:sz w:val="24"/>
              </w:rPr>
            </w:pPr>
            <w:r w:rsidRPr="008E187B">
              <w:rPr>
                <w:spacing w:val="0"/>
                <w:sz w:val="24"/>
              </w:rPr>
              <w:t>LATHE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车床夹具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LHF</w:t>
            </w:r>
          </w:p>
        </w:tc>
        <w:tc>
          <w:tcPr>
            <w:tcW w:w="5206" w:type="dxa"/>
            <w:vAlign w:val="center"/>
          </w:tcPr>
          <w:p w:rsidR="006750B1" w:rsidRPr="008E187B" w:rsidRDefault="006750B1" w:rsidP="00893AA2">
            <w:pPr>
              <w:spacing w:line="440" w:lineRule="exact"/>
              <w:rPr>
                <w:spacing w:val="0"/>
                <w:sz w:val="24"/>
              </w:rPr>
            </w:pPr>
            <w:r w:rsidRPr="008E187B">
              <w:rPr>
                <w:spacing w:val="0"/>
                <w:sz w:val="24"/>
              </w:rPr>
              <w:t>LASER HOLDING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激光夹具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LJ</w:t>
            </w:r>
          </w:p>
        </w:tc>
        <w:tc>
          <w:tcPr>
            <w:tcW w:w="5206" w:type="dxa"/>
            <w:vAlign w:val="center"/>
          </w:tcPr>
          <w:p w:rsidR="006750B1" w:rsidRPr="008E187B" w:rsidRDefault="006750B1" w:rsidP="00893AA2">
            <w:pPr>
              <w:spacing w:line="440" w:lineRule="exact"/>
              <w:rPr>
                <w:spacing w:val="0"/>
                <w:sz w:val="24"/>
              </w:rPr>
            </w:pPr>
            <w:r w:rsidRPr="008E187B">
              <w:rPr>
                <w:spacing w:val="0"/>
                <w:sz w:val="24"/>
              </w:rPr>
              <w:t>LOCATING JIG</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定位型架</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LM</w:t>
            </w:r>
          </w:p>
        </w:tc>
        <w:tc>
          <w:tcPr>
            <w:tcW w:w="5206" w:type="dxa"/>
            <w:vAlign w:val="center"/>
          </w:tcPr>
          <w:p w:rsidR="006750B1" w:rsidRPr="008E187B" w:rsidRDefault="006750B1" w:rsidP="00893AA2">
            <w:pPr>
              <w:spacing w:line="440" w:lineRule="exact"/>
              <w:rPr>
                <w:spacing w:val="0"/>
                <w:sz w:val="24"/>
              </w:rPr>
            </w:pPr>
            <w:r w:rsidRPr="008E187B">
              <w:rPr>
                <w:spacing w:val="0"/>
                <w:sz w:val="24"/>
              </w:rPr>
              <w:t>LAYUP MANDREL</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叠层心棒</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MA</w:t>
            </w:r>
          </w:p>
        </w:tc>
        <w:tc>
          <w:tcPr>
            <w:tcW w:w="5206" w:type="dxa"/>
            <w:vAlign w:val="center"/>
          </w:tcPr>
          <w:p w:rsidR="006750B1" w:rsidRPr="008E187B" w:rsidRDefault="006750B1" w:rsidP="00893AA2">
            <w:pPr>
              <w:spacing w:line="440" w:lineRule="exact"/>
              <w:rPr>
                <w:spacing w:val="0"/>
                <w:sz w:val="24"/>
              </w:rPr>
            </w:pPr>
            <w:r w:rsidRPr="008E187B">
              <w:rPr>
                <w:spacing w:val="0"/>
                <w:sz w:val="24"/>
              </w:rPr>
              <w:t>MACHINE EQUIPMENT</w:t>
            </w:r>
          </w:p>
          <w:p w:rsidR="006750B1" w:rsidRPr="008E187B" w:rsidRDefault="006750B1" w:rsidP="00893AA2">
            <w:pPr>
              <w:spacing w:line="440" w:lineRule="exact"/>
              <w:rPr>
                <w:spacing w:val="0"/>
                <w:sz w:val="24"/>
              </w:rPr>
            </w:pPr>
            <w:r w:rsidRPr="008E187B">
              <w:rPr>
                <w:spacing w:val="0"/>
                <w:sz w:val="24"/>
              </w:rPr>
              <w:t>MASTER TOOLS AND GAGES</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机床设备</w:t>
            </w:r>
          </w:p>
          <w:p w:rsidR="006750B1" w:rsidRPr="008E187B" w:rsidRDefault="006750B1" w:rsidP="00893AA2">
            <w:pPr>
              <w:spacing w:line="440" w:lineRule="exact"/>
              <w:rPr>
                <w:spacing w:val="0"/>
                <w:sz w:val="24"/>
              </w:rPr>
            </w:pPr>
            <w:r w:rsidRPr="008E187B">
              <w:rPr>
                <w:rFonts w:hAnsi="宋体"/>
                <w:spacing w:val="0"/>
                <w:sz w:val="24"/>
              </w:rPr>
              <w:t>标准工装和量规</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MC</w:t>
            </w:r>
          </w:p>
        </w:tc>
        <w:tc>
          <w:tcPr>
            <w:tcW w:w="5206" w:type="dxa"/>
            <w:vAlign w:val="center"/>
          </w:tcPr>
          <w:p w:rsidR="006750B1" w:rsidRPr="008E187B" w:rsidRDefault="006750B1" w:rsidP="00893AA2">
            <w:pPr>
              <w:spacing w:line="440" w:lineRule="exact"/>
              <w:rPr>
                <w:spacing w:val="0"/>
                <w:sz w:val="24"/>
              </w:rPr>
            </w:pPr>
            <w:r w:rsidRPr="008E187B">
              <w:rPr>
                <w:spacing w:val="0"/>
                <w:sz w:val="24"/>
              </w:rPr>
              <w:t>MILL CUTTER</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铣刀</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MCD</w:t>
            </w:r>
          </w:p>
        </w:tc>
        <w:tc>
          <w:tcPr>
            <w:tcW w:w="5206" w:type="dxa"/>
            <w:vAlign w:val="center"/>
          </w:tcPr>
          <w:p w:rsidR="006750B1" w:rsidRPr="008E187B" w:rsidRDefault="006750B1" w:rsidP="00893AA2">
            <w:pPr>
              <w:spacing w:line="440" w:lineRule="exact"/>
              <w:rPr>
                <w:spacing w:val="0"/>
                <w:sz w:val="24"/>
              </w:rPr>
            </w:pPr>
            <w:r w:rsidRPr="008E187B">
              <w:rPr>
                <w:spacing w:val="0"/>
                <w:sz w:val="24"/>
              </w:rPr>
              <w:t>MASTER CONTROL DRAWING</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标准控制图</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MCG</w:t>
            </w:r>
          </w:p>
        </w:tc>
        <w:tc>
          <w:tcPr>
            <w:tcW w:w="5206" w:type="dxa"/>
            <w:vAlign w:val="center"/>
          </w:tcPr>
          <w:p w:rsidR="006750B1" w:rsidRPr="008E187B" w:rsidRDefault="006750B1" w:rsidP="00893AA2">
            <w:pPr>
              <w:spacing w:line="440" w:lineRule="exact"/>
              <w:rPr>
                <w:spacing w:val="0"/>
                <w:sz w:val="24"/>
              </w:rPr>
            </w:pPr>
            <w:r w:rsidRPr="008E187B">
              <w:rPr>
                <w:spacing w:val="0"/>
                <w:sz w:val="24"/>
              </w:rPr>
              <w:t>MASTER CONTROL GAGE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标准控制量规</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MCW</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MILL CUTTER-WICHITA</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铣刀</w:t>
            </w:r>
            <w:r w:rsidRPr="008E187B">
              <w:rPr>
                <w:spacing w:val="0"/>
                <w:sz w:val="24"/>
              </w:rPr>
              <w:t>-Wichita</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MD</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MOLD DIE</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铸造模型</w:t>
            </w:r>
          </w:p>
        </w:tc>
      </w:tr>
      <w:tr w:rsidR="006750B1" w:rsidRPr="008E187B" w:rsidTr="006750B1">
        <w:trPr>
          <w:jc w:val="center"/>
        </w:trPr>
        <w:tc>
          <w:tcPr>
            <w:tcW w:w="187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MDG</w:t>
            </w:r>
          </w:p>
        </w:tc>
        <w:tc>
          <w:tcPr>
            <w:tcW w:w="520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MASTER DRILL GAGE</w:t>
            </w:r>
          </w:p>
        </w:tc>
        <w:tc>
          <w:tcPr>
            <w:tcW w:w="2905" w:type="dxa"/>
            <w:tcBorders>
              <w:top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标准钻孔量规</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MDT</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MARKING DOT TEMPLATE</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标记点样板</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ME</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MECHANICAL EQUITPMENT</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机械设备</w:t>
            </w:r>
          </w:p>
        </w:tc>
      </w:tr>
      <w:tr w:rsidR="006750B1" w:rsidRPr="008E187B" w:rsidTr="006750B1">
        <w:trPr>
          <w:jc w:val="center"/>
        </w:trPr>
        <w:tc>
          <w:tcPr>
            <w:tcW w:w="187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MED</w:t>
            </w:r>
          </w:p>
        </w:tc>
        <w:tc>
          <w:tcPr>
            <w:tcW w:w="520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MANUFACTURING ENHANCED DATASET</w:t>
            </w:r>
          </w:p>
        </w:tc>
        <w:tc>
          <w:tcPr>
            <w:tcW w:w="2905" w:type="dxa"/>
            <w:tcBorders>
              <w:top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制造增强数据集</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MF</w:t>
            </w:r>
          </w:p>
        </w:tc>
        <w:tc>
          <w:tcPr>
            <w:tcW w:w="5206" w:type="dxa"/>
            <w:vAlign w:val="center"/>
          </w:tcPr>
          <w:p w:rsidR="006750B1" w:rsidRPr="008E187B" w:rsidRDefault="006750B1" w:rsidP="00893AA2">
            <w:pPr>
              <w:spacing w:line="440" w:lineRule="exact"/>
              <w:rPr>
                <w:spacing w:val="0"/>
                <w:sz w:val="24"/>
              </w:rPr>
            </w:pPr>
            <w:r w:rsidRPr="008E187B">
              <w:rPr>
                <w:spacing w:val="0"/>
                <w:sz w:val="24"/>
              </w:rPr>
              <w:t>MILL FIXTURE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铣</w:t>
            </w:r>
            <w:proofErr w:type="gramEnd"/>
            <w:r w:rsidRPr="008E187B">
              <w:rPr>
                <w:rFonts w:hAnsi="宋体"/>
                <w:spacing w:val="0"/>
                <w:sz w:val="24"/>
              </w:rPr>
              <w:t>切夹具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MG</w:t>
            </w:r>
          </w:p>
        </w:tc>
        <w:tc>
          <w:tcPr>
            <w:tcW w:w="5206" w:type="dxa"/>
            <w:vAlign w:val="center"/>
          </w:tcPr>
          <w:p w:rsidR="006750B1" w:rsidRPr="008E187B" w:rsidRDefault="006750B1" w:rsidP="00893AA2">
            <w:pPr>
              <w:spacing w:line="440" w:lineRule="exact"/>
              <w:rPr>
                <w:spacing w:val="0"/>
                <w:sz w:val="24"/>
              </w:rPr>
            </w:pPr>
            <w:r w:rsidRPr="008E187B">
              <w:rPr>
                <w:spacing w:val="0"/>
                <w:sz w:val="24"/>
              </w:rPr>
              <w:t>MASTER GAGE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标准量规</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MST</w:t>
            </w:r>
          </w:p>
        </w:tc>
        <w:tc>
          <w:tcPr>
            <w:tcW w:w="5206" w:type="dxa"/>
            <w:vAlign w:val="center"/>
          </w:tcPr>
          <w:p w:rsidR="006750B1" w:rsidRPr="008E187B" w:rsidRDefault="006750B1" w:rsidP="00893AA2">
            <w:pPr>
              <w:spacing w:line="440" w:lineRule="exact"/>
              <w:rPr>
                <w:spacing w:val="0"/>
                <w:sz w:val="24"/>
              </w:rPr>
            </w:pPr>
            <w:r w:rsidRPr="008E187B">
              <w:rPr>
                <w:spacing w:val="0"/>
                <w:sz w:val="24"/>
              </w:rPr>
              <w:t>MISCELLANEOUS SPECIAL TOOLING</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其他专用工装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MT</w:t>
            </w:r>
          </w:p>
        </w:tc>
        <w:tc>
          <w:tcPr>
            <w:tcW w:w="5206" w:type="dxa"/>
            <w:vAlign w:val="center"/>
          </w:tcPr>
          <w:p w:rsidR="006750B1" w:rsidRPr="008E187B" w:rsidRDefault="006750B1" w:rsidP="00893AA2">
            <w:pPr>
              <w:spacing w:line="440" w:lineRule="exact"/>
              <w:rPr>
                <w:spacing w:val="0"/>
                <w:sz w:val="24"/>
              </w:rPr>
            </w:pPr>
            <w:r w:rsidRPr="008E187B">
              <w:rPr>
                <w:spacing w:val="0"/>
                <w:sz w:val="24"/>
              </w:rPr>
              <w:t>MISCELLANEOUS TOOL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其他工装</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MJD</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MASS JOGGLE DIE</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下陷模</w:t>
            </w:r>
          </w:p>
        </w:tc>
      </w:tr>
      <w:tr w:rsidR="006750B1" w:rsidRPr="008E187B" w:rsidTr="006750B1">
        <w:trPr>
          <w:jc w:val="center"/>
        </w:trPr>
        <w:tc>
          <w:tcPr>
            <w:tcW w:w="187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MM</w:t>
            </w:r>
          </w:p>
        </w:tc>
        <w:tc>
          <w:tcPr>
            <w:tcW w:w="520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MASTER MODEL</w:t>
            </w:r>
          </w:p>
        </w:tc>
        <w:tc>
          <w:tcPr>
            <w:tcW w:w="2905"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标准型模</w:t>
            </w:r>
          </w:p>
        </w:tc>
      </w:tr>
      <w:tr w:rsidR="006750B1" w:rsidRPr="008E187B" w:rsidTr="006750B1">
        <w:trPr>
          <w:jc w:val="center"/>
        </w:trPr>
        <w:tc>
          <w:tcPr>
            <w:tcW w:w="187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MOLD</w:t>
            </w:r>
          </w:p>
        </w:tc>
        <w:tc>
          <w:tcPr>
            <w:tcW w:w="520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MOLD</w:t>
            </w:r>
          </w:p>
        </w:tc>
        <w:tc>
          <w:tcPr>
            <w:tcW w:w="2905" w:type="dxa"/>
            <w:tcBorders>
              <w:top w:val="single" w:sz="2"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铸模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MST</w:t>
            </w:r>
          </w:p>
        </w:tc>
        <w:tc>
          <w:tcPr>
            <w:tcW w:w="5206" w:type="dxa"/>
            <w:vAlign w:val="center"/>
          </w:tcPr>
          <w:p w:rsidR="006750B1" w:rsidRPr="008E187B" w:rsidRDefault="006750B1" w:rsidP="00893AA2">
            <w:pPr>
              <w:spacing w:line="440" w:lineRule="exact"/>
              <w:rPr>
                <w:spacing w:val="0"/>
                <w:sz w:val="24"/>
              </w:rPr>
            </w:pPr>
            <w:r w:rsidRPr="008E187B">
              <w:rPr>
                <w:spacing w:val="0"/>
                <w:sz w:val="24"/>
              </w:rPr>
              <w:t>MACON STANDARD TOOL</w:t>
            </w:r>
          </w:p>
        </w:tc>
        <w:tc>
          <w:tcPr>
            <w:tcW w:w="2905" w:type="dxa"/>
            <w:vAlign w:val="center"/>
          </w:tcPr>
          <w:p w:rsidR="006750B1" w:rsidRPr="008E187B" w:rsidRDefault="006750B1" w:rsidP="00893AA2">
            <w:pPr>
              <w:spacing w:line="440" w:lineRule="exact"/>
              <w:rPr>
                <w:spacing w:val="0"/>
                <w:sz w:val="24"/>
              </w:rPr>
            </w:pPr>
            <w:r w:rsidRPr="008E187B">
              <w:rPr>
                <w:spacing w:val="0"/>
                <w:sz w:val="24"/>
              </w:rPr>
              <w:t>Macon</w:t>
            </w:r>
            <w:r w:rsidRPr="008E187B">
              <w:rPr>
                <w:rFonts w:hAnsi="宋体"/>
                <w:spacing w:val="0"/>
                <w:sz w:val="24"/>
              </w:rPr>
              <w:t>标准工装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MT</w:t>
            </w:r>
          </w:p>
        </w:tc>
        <w:tc>
          <w:tcPr>
            <w:tcW w:w="5206" w:type="dxa"/>
            <w:vAlign w:val="center"/>
          </w:tcPr>
          <w:p w:rsidR="006750B1" w:rsidRPr="008E187B" w:rsidRDefault="006750B1" w:rsidP="00893AA2">
            <w:pPr>
              <w:spacing w:line="440" w:lineRule="exact"/>
              <w:rPr>
                <w:spacing w:val="0"/>
                <w:sz w:val="24"/>
              </w:rPr>
            </w:pPr>
            <w:r w:rsidRPr="008E187B">
              <w:rPr>
                <w:spacing w:val="0"/>
                <w:sz w:val="24"/>
              </w:rPr>
              <w:t>MODULAR TOOL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模块工具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MTC</w:t>
            </w:r>
          </w:p>
        </w:tc>
        <w:tc>
          <w:tcPr>
            <w:tcW w:w="5206" w:type="dxa"/>
            <w:vAlign w:val="center"/>
          </w:tcPr>
          <w:p w:rsidR="006750B1" w:rsidRPr="008E187B" w:rsidRDefault="006750B1" w:rsidP="00893AA2">
            <w:pPr>
              <w:spacing w:line="440" w:lineRule="exact"/>
              <w:rPr>
                <w:spacing w:val="0"/>
                <w:sz w:val="24"/>
              </w:rPr>
            </w:pPr>
            <w:r w:rsidRPr="008E187B">
              <w:rPr>
                <w:spacing w:val="0"/>
                <w:sz w:val="24"/>
              </w:rPr>
              <w:t>MODULAR TOOL COMPONENT</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模块工具部件</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lastRenderedPageBreak/>
              <w:t>MTT</w:t>
            </w:r>
          </w:p>
        </w:tc>
        <w:tc>
          <w:tcPr>
            <w:tcW w:w="5206" w:type="dxa"/>
            <w:vAlign w:val="center"/>
          </w:tcPr>
          <w:p w:rsidR="006750B1" w:rsidRPr="008E187B" w:rsidRDefault="006750B1" w:rsidP="00893AA2">
            <w:pPr>
              <w:spacing w:line="440" w:lineRule="exact"/>
              <w:rPr>
                <w:spacing w:val="0"/>
                <w:sz w:val="24"/>
              </w:rPr>
            </w:pPr>
            <w:r w:rsidRPr="008E187B">
              <w:rPr>
                <w:spacing w:val="0"/>
                <w:sz w:val="24"/>
              </w:rPr>
              <w:t>MASTER TOOLING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标准工具样板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NCLT</w:t>
            </w:r>
          </w:p>
        </w:tc>
        <w:tc>
          <w:tcPr>
            <w:tcW w:w="5206" w:type="dxa"/>
            <w:vAlign w:val="center"/>
          </w:tcPr>
          <w:p w:rsidR="006750B1" w:rsidRPr="008E187B" w:rsidRDefault="006750B1" w:rsidP="00893AA2">
            <w:pPr>
              <w:spacing w:line="440" w:lineRule="exact"/>
              <w:rPr>
                <w:spacing w:val="0"/>
                <w:sz w:val="24"/>
              </w:rPr>
            </w:pPr>
            <w:r w:rsidRPr="008E187B">
              <w:rPr>
                <w:spacing w:val="0"/>
                <w:sz w:val="24"/>
              </w:rPr>
              <w:t>NUMERICAL CONTROL LATHE TOOL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数据车床工装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NCM</w:t>
            </w:r>
          </w:p>
        </w:tc>
        <w:tc>
          <w:tcPr>
            <w:tcW w:w="5206" w:type="dxa"/>
            <w:vAlign w:val="center"/>
          </w:tcPr>
          <w:p w:rsidR="006750B1" w:rsidRPr="008E187B" w:rsidRDefault="006750B1" w:rsidP="00893AA2">
            <w:pPr>
              <w:spacing w:line="440" w:lineRule="exact"/>
              <w:rPr>
                <w:spacing w:val="0"/>
                <w:sz w:val="24"/>
              </w:rPr>
            </w:pPr>
            <w:r w:rsidRPr="008E187B">
              <w:rPr>
                <w:spacing w:val="0"/>
                <w:sz w:val="24"/>
              </w:rPr>
              <w:t>NUMERICAL CONTROL MEDIA</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数据媒体</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NCHF</w:t>
            </w:r>
          </w:p>
        </w:tc>
        <w:tc>
          <w:tcPr>
            <w:tcW w:w="5206" w:type="dxa"/>
            <w:vAlign w:val="center"/>
          </w:tcPr>
          <w:p w:rsidR="006750B1" w:rsidRPr="008E187B" w:rsidRDefault="006750B1" w:rsidP="00893AA2">
            <w:pPr>
              <w:spacing w:line="440" w:lineRule="exact"/>
              <w:rPr>
                <w:spacing w:val="0"/>
                <w:sz w:val="24"/>
              </w:rPr>
            </w:pPr>
            <w:r w:rsidRPr="008E187B">
              <w:rPr>
                <w:spacing w:val="0"/>
                <w:sz w:val="24"/>
              </w:rPr>
              <w:t>NUMERICAL CONTROL HOLDING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数据模块夹具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NCMFT</w:t>
            </w:r>
          </w:p>
        </w:tc>
        <w:tc>
          <w:tcPr>
            <w:tcW w:w="5206" w:type="dxa"/>
            <w:vAlign w:val="center"/>
          </w:tcPr>
          <w:p w:rsidR="006750B1" w:rsidRPr="008E187B" w:rsidRDefault="006750B1" w:rsidP="00893AA2">
            <w:pPr>
              <w:spacing w:line="440" w:lineRule="exact"/>
              <w:rPr>
                <w:spacing w:val="0"/>
                <w:sz w:val="24"/>
              </w:rPr>
            </w:pPr>
            <w:r w:rsidRPr="008E187B">
              <w:rPr>
                <w:spacing w:val="0"/>
                <w:sz w:val="24"/>
              </w:rPr>
              <w:t>NUMERICAL CONTROL MODUDAR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数控组合夹具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NCMIT</w:t>
            </w:r>
          </w:p>
        </w:tc>
        <w:tc>
          <w:tcPr>
            <w:tcW w:w="5206" w:type="dxa"/>
            <w:vAlign w:val="center"/>
          </w:tcPr>
          <w:p w:rsidR="006750B1" w:rsidRPr="008E187B" w:rsidRDefault="006750B1" w:rsidP="00893AA2">
            <w:pPr>
              <w:spacing w:line="440" w:lineRule="exact"/>
              <w:rPr>
                <w:spacing w:val="0"/>
                <w:sz w:val="24"/>
              </w:rPr>
            </w:pPr>
            <w:r w:rsidRPr="008E187B">
              <w:rPr>
                <w:spacing w:val="0"/>
                <w:sz w:val="24"/>
              </w:rPr>
              <w:t>NUMERICAL CONTROL MISCELLANEOUS TOOL (SAME AS NMIT)</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数控其他工装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NCIT</w:t>
            </w:r>
          </w:p>
        </w:tc>
        <w:tc>
          <w:tcPr>
            <w:tcW w:w="5206" w:type="dxa"/>
            <w:vAlign w:val="center"/>
          </w:tcPr>
          <w:p w:rsidR="006750B1" w:rsidRPr="008E187B" w:rsidRDefault="006750B1" w:rsidP="00893AA2">
            <w:pPr>
              <w:spacing w:line="440" w:lineRule="exact"/>
              <w:rPr>
                <w:spacing w:val="0"/>
                <w:sz w:val="24"/>
              </w:rPr>
            </w:pPr>
            <w:r w:rsidRPr="008E187B">
              <w:rPr>
                <w:spacing w:val="0"/>
                <w:sz w:val="24"/>
              </w:rPr>
              <w:t>NUMERICAL CONTROL MISCELLANEOUS TOOL (SAME AS NCMIT)</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数控其他工装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OCT</w:t>
            </w:r>
          </w:p>
        </w:tc>
        <w:tc>
          <w:tcPr>
            <w:tcW w:w="5206" w:type="dxa"/>
            <w:vAlign w:val="center"/>
          </w:tcPr>
          <w:p w:rsidR="006750B1" w:rsidRPr="008E187B" w:rsidRDefault="006750B1" w:rsidP="00893AA2">
            <w:pPr>
              <w:spacing w:line="440" w:lineRule="exact"/>
              <w:rPr>
                <w:spacing w:val="0"/>
                <w:sz w:val="24"/>
              </w:rPr>
            </w:pPr>
            <w:r w:rsidRPr="008E187B">
              <w:rPr>
                <w:spacing w:val="0"/>
                <w:sz w:val="24"/>
              </w:rPr>
              <w:t>OPTICAL COMPARATOR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光学比较样板</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OHME</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OVERHEAD EQUIPMENT</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高</w:t>
            </w:r>
            <w:proofErr w:type="gramStart"/>
            <w:r w:rsidRPr="008E187B">
              <w:rPr>
                <w:rFonts w:hAnsi="宋体"/>
                <w:spacing w:val="0"/>
                <w:sz w:val="24"/>
              </w:rPr>
              <w:t>架设备</w:t>
            </w:r>
            <w:proofErr w:type="gramEnd"/>
          </w:p>
        </w:tc>
      </w:tr>
      <w:tr w:rsidR="006750B1" w:rsidRPr="008E187B" w:rsidTr="006750B1">
        <w:trPr>
          <w:trHeight w:val="714"/>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OPMCD</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OFFICE PROGRAMMED MACHING DATA</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办公室编辑的机器控制数据</w:t>
            </w:r>
          </w:p>
        </w:tc>
      </w:tr>
      <w:tr w:rsidR="006750B1" w:rsidRPr="008E187B" w:rsidTr="006750B1">
        <w:trPr>
          <w:jc w:val="center"/>
        </w:trPr>
        <w:tc>
          <w:tcPr>
            <w:tcW w:w="187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OT</w:t>
            </w:r>
          </w:p>
        </w:tc>
        <w:tc>
          <w:tcPr>
            <w:tcW w:w="520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OPTICAL TOOLING</w:t>
            </w:r>
          </w:p>
        </w:tc>
        <w:tc>
          <w:tcPr>
            <w:tcW w:w="2905" w:type="dxa"/>
            <w:tcBorders>
              <w:top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光学工装</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PA</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PRODUCTION AID</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生产辅助工装</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PAD</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PROGRAMMABLE AUTOMATION DATA</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可编程自动化数据</w:t>
            </w:r>
          </w:p>
        </w:tc>
      </w:tr>
      <w:tr w:rsidR="006750B1" w:rsidRPr="008E187B" w:rsidTr="006750B1">
        <w:trPr>
          <w:jc w:val="center"/>
        </w:trPr>
        <w:tc>
          <w:tcPr>
            <w:tcW w:w="187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P</w:t>
            </w:r>
          </w:p>
        </w:tc>
        <w:tc>
          <w:tcPr>
            <w:tcW w:w="520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PATTERN</w:t>
            </w:r>
          </w:p>
        </w:tc>
        <w:tc>
          <w:tcPr>
            <w:tcW w:w="2905" w:type="dxa"/>
            <w:tcBorders>
              <w:top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模型</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PATT</w:t>
            </w:r>
          </w:p>
        </w:tc>
        <w:tc>
          <w:tcPr>
            <w:tcW w:w="5206" w:type="dxa"/>
            <w:vAlign w:val="center"/>
          </w:tcPr>
          <w:p w:rsidR="006750B1" w:rsidRPr="008E187B" w:rsidRDefault="006750B1" w:rsidP="00893AA2">
            <w:pPr>
              <w:spacing w:line="440" w:lineRule="exact"/>
              <w:rPr>
                <w:spacing w:val="0"/>
                <w:sz w:val="24"/>
              </w:rPr>
            </w:pPr>
            <w:r w:rsidRPr="008E187B">
              <w:rPr>
                <w:spacing w:val="0"/>
                <w:sz w:val="24"/>
              </w:rPr>
              <w:t>PLASTIC APPLY TRIM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塑料应用修整样板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PBD</w:t>
            </w:r>
          </w:p>
        </w:tc>
        <w:tc>
          <w:tcPr>
            <w:tcW w:w="5206" w:type="dxa"/>
            <w:vAlign w:val="center"/>
          </w:tcPr>
          <w:p w:rsidR="006750B1" w:rsidRPr="008E187B" w:rsidRDefault="006750B1" w:rsidP="00893AA2">
            <w:pPr>
              <w:spacing w:line="440" w:lineRule="exact"/>
              <w:rPr>
                <w:spacing w:val="0"/>
                <w:sz w:val="24"/>
              </w:rPr>
            </w:pPr>
            <w:r w:rsidRPr="008E187B">
              <w:rPr>
                <w:spacing w:val="0"/>
                <w:sz w:val="24"/>
              </w:rPr>
              <w:t>PIERCE BLANK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冲孔落料模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PD</w:t>
            </w:r>
          </w:p>
        </w:tc>
        <w:tc>
          <w:tcPr>
            <w:tcW w:w="5206" w:type="dxa"/>
            <w:vAlign w:val="center"/>
          </w:tcPr>
          <w:p w:rsidR="006750B1" w:rsidRPr="008E187B" w:rsidRDefault="006750B1" w:rsidP="00893AA2">
            <w:pPr>
              <w:spacing w:line="440" w:lineRule="exact"/>
              <w:rPr>
                <w:spacing w:val="0"/>
                <w:sz w:val="24"/>
              </w:rPr>
            </w:pPr>
            <w:r w:rsidRPr="008E187B">
              <w:rPr>
                <w:spacing w:val="0"/>
                <w:sz w:val="24"/>
              </w:rPr>
              <w:t>PIERCE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冲孔模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PFD</w:t>
            </w:r>
          </w:p>
        </w:tc>
        <w:tc>
          <w:tcPr>
            <w:tcW w:w="5206" w:type="dxa"/>
            <w:vAlign w:val="center"/>
          </w:tcPr>
          <w:p w:rsidR="006750B1" w:rsidRPr="008E187B" w:rsidRDefault="006750B1" w:rsidP="00893AA2">
            <w:pPr>
              <w:spacing w:line="440" w:lineRule="exact"/>
              <w:rPr>
                <w:spacing w:val="0"/>
                <w:sz w:val="24"/>
              </w:rPr>
            </w:pPr>
            <w:r w:rsidRPr="008E187B">
              <w:rPr>
                <w:spacing w:val="0"/>
                <w:sz w:val="24"/>
              </w:rPr>
              <w:t>PIERCE &amp; FORM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冲孔成形模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PF</w:t>
            </w:r>
          </w:p>
        </w:tc>
        <w:tc>
          <w:tcPr>
            <w:tcW w:w="5206" w:type="dxa"/>
            <w:vAlign w:val="center"/>
          </w:tcPr>
          <w:p w:rsidR="006750B1" w:rsidRPr="008E187B" w:rsidRDefault="006750B1" w:rsidP="00893AA2">
            <w:pPr>
              <w:spacing w:line="440" w:lineRule="exact"/>
              <w:rPr>
                <w:spacing w:val="0"/>
                <w:sz w:val="24"/>
              </w:rPr>
            </w:pPr>
            <w:r w:rsidRPr="008E187B">
              <w:rPr>
                <w:spacing w:val="0"/>
                <w:sz w:val="24"/>
              </w:rPr>
              <w:t>PREFORM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预成形夹具</w:t>
            </w:r>
          </w:p>
        </w:tc>
      </w:tr>
      <w:tr w:rsidR="006750B1" w:rsidRPr="008E187B" w:rsidTr="006750B1">
        <w:trPr>
          <w:trHeight w:val="419"/>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PFT</w:t>
            </w:r>
          </w:p>
        </w:tc>
        <w:tc>
          <w:tcPr>
            <w:tcW w:w="5206" w:type="dxa"/>
            <w:vAlign w:val="center"/>
          </w:tcPr>
          <w:p w:rsidR="006750B1" w:rsidRPr="008E187B" w:rsidRDefault="006750B1" w:rsidP="00893AA2">
            <w:pPr>
              <w:spacing w:line="440" w:lineRule="exact"/>
              <w:rPr>
                <w:spacing w:val="0"/>
                <w:sz w:val="24"/>
              </w:rPr>
            </w:pPr>
            <w:r w:rsidRPr="008E187B">
              <w:rPr>
                <w:spacing w:val="0"/>
                <w:sz w:val="24"/>
              </w:rPr>
              <w:t>PROFILE TEMPLATE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铣</w:t>
            </w:r>
            <w:proofErr w:type="gramEnd"/>
            <w:r w:rsidRPr="008E187B">
              <w:rPr>
                <w:rFonts w:hAnsi="宋体"/>
                <w:spacing w:val="0"/>
                <w:sz w:val="24"/>
              </w:rPr>
              <w:t>切样板</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PGFD</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PROGRESSIVE &amp; FORM DIE</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级进模</w:t>
            </w:r>
            <w:proofErr w:type="gramEnd"/>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PHF</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POLISHING HOLDING FIXTURE</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抛光固定夹具</w:t>
            </w:r>
          </w:p>
        </w:tc>
      </w:tr>
      <w:tr w:rsidR="006750B1" w:rsidRPr="008E187B" w:rsidTr="006750B1">
        <w:trPr>
          <w:jc w:val="center"/>
        </w:trPr>
        <w:tc>
          <w:tcPr>
            <w:tcW w:w="187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PHFD</w:t>
            </w:r>
          </w:p>
        </w:tc>
        <w:tc>
          <w:tcPr>
            <w:tcW w:w="520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PRESS HEATE FORM DIE</w:t>
            </w:r>
          </w:p>
        </w:tc>
        <w:tc>
          <w:tcPr>
            <w:tcW w:w="2905"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热压成形模</w:t>
            </w:r>
          </w:p>
        </w:tc>
      </w:tr>
      <w:tr w:rsidR="006750B1" w:rsidRPr="008E187B" w:rsidTr="006750B1">
        <w:trPr>
          <w:cantSplit/>
          <w:jc w:val="center"/>
        </w:trPr>
        <w:tc>
          <w:tcPr>
            <w:tcW w:w="187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PI</w:t>
            </w:r>
          </w:p>
        </w:tc>
        <w:tc>
          <w:tcPr>
            <w:tcW w:w="520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PRODUCTION ILLUSTRATION</w:t>
            </w:r>
          </w:p>
        </w:tc>
        <w:tc>
          <w:tcPr>
            <w:tcW w:w="2905" w:type="dxa"/>
            <w:tcBorders>
              <w:top w:val="single" w:sz="2"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生产图纸（说明）</w:t>
            </w:r>
          </w:p>
        </w:tc>
      </w:tr>
      <w:tr w:rsidR="006750B1" w:rsidRPr="008E187B" w:rsidTr="006750B1">
        <w:trPr>
          <w:cantSplit/>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PIM</w:t>
            </w:r>
          </w:p>
        </w:tc>
        <w:tc>
          <w:tcPr>
            <w:tcW w:w="5206" w:type="dxa"/>
            <w:vAlign w:val="center"/>
          </w:tcPr>
          <w:p w:rsidR="006750B1" w:rsidRPr="008E187B" w:rsidRDefault="006750B1" w:rsidP="00893AA2">
            <w:pPr>
              <w:spacing w:line="440" w:lineRule="exact"/>
              <w:rPr>
                <w:spacing w:val="0"/>
                <w:sz w:val="24"/>
              </w:rPr>
            </w:pPr>
            <w:r w:rsidRPr="008E187B">
              <w:rPr>
                <w:spacing w:val="0"/>
                <w:sz w:val="24"/>
              </w:rPr>
              <w:t>PLASTIC INJECTION MOLD</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橡胶压模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PK</w:t>
            </w:r>
          </w:p>
        </w:tc>
        <w:tc>
          <w:tcPr>
            <w:tcW w:w="5206" w:type="dxa"/>
            <w:vAlign w:val="center"/>
          </w:tcPr>
          <w:p w:rsidR="006750B1" w:rsidRPr="008E187B" w:rsidRDefault="006750B1" w:rsidP="00893AA2">
            <w:pPr>
              <w:spacing w:line="440" w:lineRule="exact"/>
              <w:rPr>
                <w:spacing w:val="0"/>
                <w:sz w:val="24"/>
              </w:rPr>
            </w:pPr>
            <w:r w:rsidRPr="008E187B">
              <w:rPr>
                <w:spacing w:val="0"/>
                <w:sz w:val="24"/>
              </w:rPr>
              <w:t>PACKAGING</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包装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PLF</w:t>
            </w:r>
          </w:p>
        </w:tc>
        <w:tc>
          <w:tcPr>
            <w:tcW w:w="5206" w:type="dxa"/>
            <w:vAlign w:val="center"/>
          </w:tcPr>
          <w:p w:rsidR="006750B1" w:rsidRPr="008E187B" w:rsidRDefault="006750B1" w:rsidP="00893AA2">
            <w:pPr>
              <w:spacing w:line="440" w:lineRule="exact"/>
              <w:rPr>
                <w:spacing w:val="0"/>
                <w:sz w:val="24"/>
              </w:rPr>
            </w:pPr>
            <w:r w:rsidRPr="008E187B">
              <w:rPr>
                <w:spacing w:val="0"/>
                <w:sz w:val="24"/>
              </w:rPr>
              <w:t>PROOF LOAD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安全载荷夹具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lastRenderedPageBreak/>
              <w:t>PLT</w:t>
            </w:r>
          </w:p>
        </w:tc>
        <w:tc>
          <w:tcPr>
            <w:tcW w:w="5206" w:type="dxa"/>
            <w:vAlign w:val="center"/>
          </w:tcPr>
          <w:p w:rsidR="006750B1" w:rsidRPr="008E187B" w:rsidRDefault="006750B1" w:rsidP="00893AA2">
            <w:pPr>
              <w:spacing w:line="440" w:lineRule="exact"/>
              <w:rPr>
                <w:spacing w:val="0"/>
                <w:sz w:val="24"/>
              </w:rPr>
            </w:pPr>
            <w:r w:rsidRPr="008E187B">
              <w:rPr>
                <w:spacing w:val="0"/>
                <w:sz w:val="24"/>
              </w:rPr>
              <w:t>PLY LOCATING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层板固定样板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PM</w:t>
            </w:r>
          </w:p>
        </w:tc>
        <w:tc>
          <w:tcPr>
            <w:tcW w:w="5206" w:type="dxa"/>
            <w:vAlign w:val="center"/>
          </w:tcPr>
          <w:p w:rsidR="006750B1" w:rsidRPr="008E187B" w:rsidRDefault="006750B1" w:rsidP="00893AA2">
            <w:pPr>
              <w:spacing w:line="440" w:lineRule="exact"/>
              <w:rPr>
                <w:spacing w:val="0"/>
                <w:sz w:val="24"/>
              </w:rPr>
            </w:pPr>
            <w:r w:rsidRPr="008E187B">
              <w:rPr>
                <w:spacing w:val="0"/>
                <w:sz w:val="24"/>
              </w:rPr>
              <w:t>PART MODEL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零件模型</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PME</w:t>
            </w:r>
          </w:p>
        </w:tc>
        <w:tc>
          <w:tcPr>
            <w:tcW w:w="5206" w:type="dxa"/>
            <w:vAlign w:val="center"/>
          </w:tcPr>
          <w:p w:rsidR="006750B1" w:rsidRPr="008E187B" w:rsidRDefault="006750B1" w:rsidP="00893AA2">
            <w:pPr>
              <w:spacing w:line="440" w:lineRule="exact"/>
              <w:rPr>
                <w:spacing w:val="0"/>
                <w:sz w:val="24"/>
              </w:rPr>
            </w:pPr>
            <w:r w:rsidRPr="008E187B">
              <w:rPr>
                <w:spacing w:val="0"/>
                <w:sz w:val="24"/>
              </w:rPr>
              <w:t>PORTABLE MECHANICAL EQUIPMENT</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便携式机械设备</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PMKT</w:t>
            </w:r>
          </w:p>
        </w:tc>
        <w:tc>
          <w:tcPr>
            <w:tcW w:w="5206" w:type="dxa"/>
            <w:vAlign w:val="center"/>
          </w:tcPr>
          <w:p w:rsidR="006750B1" w:rsidRPr="008E187B" w:rsidRDefault="006750B1" w:rsidP="00893AA2">
            <w:pPr>
              <w:spacing w:line="440" w:lineRule="exact"/>
              <w:rPr>
                <w:spacing w:val="0"/>
                <w:sz w:val="24"/>
              </w:rPr>
            </w:pPr>
            <w:r w:rsidRPr="008E187B">
              <w:rPr>
                <w:spacing w:val="0"/>
                <w:sz w:val="24"/>
              </w:rPr>
              <w:t>PIN MANDREL KIT TEMPLATE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心棒工具</w:t>
            </w:r>
            <w:proofErr w:type="gramEnd"/>
            <w:r w:rsidRPr="008E187B">
              <w:rPr>
                <w:rFonts w:hAnsi="宋体"/>
                <w:spacing w:val="0"/>
                <w:sz w:val="24"/>
              </w:rPr>
              <w:t>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PML</w:t>
            </w:r>
          </w:p>
        </w:tc>
        <w:tc>
          <w:tcPr>
            <w:tcW w:w="5206" w:type="dxa"/>
            <w:vAlign w:val="center"/>
          </w:tcPr>
          <w:p w:rsidR="006750B1" w:rsidRPr="008E187B" w:rsidRDefault="006750B1" w:rsidP="00893AA2">
            <w:pPr>
              <w:spacing w:line="440" w:lineRule="exact"/>
              <w:rPr>
                <w:spacing w:val="0"/>
                <w:sz w:val="24"/>
              </w:rPr>
            </w:pPr>
            <w:r w:rsidRPr="008E187B">
              <w:rPr>
                <w:spacing w:val="0"/>
                <w:sz w:val="24"/>
              </w:rPr>
              <w:t>PRESSURE MANDREL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压力棒</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PMLF</w:t>
            </w:r>
          </w:p>
        </w:tc>
        <w:tc>
          <w:tcPr>
            <w:tcW w:w="5206" w:type="dxa"/>
            <w:vAlign w:val="center"/>
          </w:tcPr>
          <w:p w:rsidR="006750B1" w:rsidRPr="008E187B" w:rsidRDefault="006750B1" w:rsidP="00893AA2">
            <w:pPr>
              <w:spacing w:line="440" w:lineRule="exact"/>
              <w:rPr>
                <w:spacing w:val="0"/>
                <w:sz w:val="24"/>
              </w:rPr>
            </w:pPr>
            <w:r w:rsidRPr="008E187B">
              <w:rPr>
                <w:spacing w:val="0"/>
                <w:sz w:val="24"/>
              </w:rPr>
              <w:t>PIN MANDREL LOCATING FIXTURE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心棒定位</w:t>
            </w:r>
            <w:proofErr w:type="gramEnd"/>
            <w:r w:rsidRPr="008E187B">
              <w:rPr>
                <w:rFonts w:hAnsi="宋体"/>
                <w:spacing w:val="0"/>
                <w:sz w:val="24"/>
              </w:rPr>
              <w:t>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PMLT</w:t>
            </w:r>
          </w:p>
        </w:tc>
        <w:tc>
          <w:tcPr>
            <w:tcW w:w="5206" w:type="dxa"/>
            <w:vAlign w:val="center"/>
          </w:tcPr>
          <w:p w:rsidR="006750B1" w:rsidRPr="008E187B" w:rsidRDefault="006750B1" w:rsidP="00893AA2">
            <w:pPr>
              <w:spacing w:line="440" w:lineRule="exact"/>
              <w:rPr>
                <w:spacing w:val="0"/>
                <w:sz w:val="24"/>
              </w:rPr>
            </w:pPr>
            <w:r w:rsidRPr="008E187B">
              <w:rPr>
                <w:spacing w:val="0"/>
                <w:sz w:val="24"/>
              </w:rPr>
              <w:t>PIN MANDREL LOCATING TEMPLATE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心棒定位</w:t>
            </w:r>
            <w:proofErr w:type="gramEnd"/>
            <w:r w:rsidRPr="008E187B">
              <w:rPr>
                <w:rFonts w:hAnsi="宋体"/>
                <w:spacing w:val="0"/>
                <w:sz w:val="24"/>
              </w:rPr>
              <w:t>样板</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PPM</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PLASTIC PRESS MOLD</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塑料注射模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PPST</w:t>
            </w:r>
          </w:p>
        </w:tc>
        <w:tc>
          <w:tcPr>
            <w:tcW w:w="5206" w:type="dxa"/>
            <w:vAlign w:val="center"/>
          </w:tcPr>
          <w:p w:rsidR="006750B1" w:rsidRPr="008E187B" w:rsidRDefault="006750B1" w:rsidP="00893AA2">
            <w:pPr>
              <w:spacing w:line="440" w:lineRule="exact"/>
              <w:rPr>
                <w:spacing w:val="0"/>
                <w:sz w:val="24"/>
              </w:rPr>
            </w:pPr>
            <w:r w:rsidRPr="008E187B">
              <w:rPr>
                <w:spacing w:val="0"/>
                <w:sz w:val="24"/>
              </w:rPr>
              <w:t>PROPRIETARY PROGRAM STANDARD TOOL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优先程序控制工装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PRE</w:t>
            </w:r>
          </w:p>
        </w:tc>
        <w:tc>
          <w:tcPr>
            <w:tcW w:w="5206" w:type="dxa"/>
            <w:vAlign w:val="center"/>
          </w:tcPr>
          <w:p w:rsidR="006750B1" w:rsidRPr="008E187B" w:rsidRDefault="006750B1" w:rsidP="00893AA2">
            <w:pPr>
              <w:spacing w:line="440" w:lineRule="exact"/>
              <w:rPr>
                <w:spacing w:val="0"/>
                <w:sz w:val="24"/>
              </w:rPr>
            </w:pPr>
            <w:r w:rsidRPr="008E187B">
              <w:rPr>
                <w:spacing w:val="0"/>
                <w:sz w:val="24"/>
              </w:rPr>
              <w:t>PROTECTIVE EQUIPMENT</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保护设备</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PS</w:t>
            </w:r>
          </w:p>
        </w:tc>
        <w:tc>
          <w:tcPr>
            <w:tcW w:w="5206" w:type="dxa"/>
            <w:vAlign w:val="center"/>
          </w:tcPr>
          <w:p w:rsidR="006750B1" w:rsidRPr="008E187B" w:rsidRDefault="006750B1" w:rsidP="00893AA2">
            <w:pPr>
              <w:spacing w:line="440" w:lineRule="exact"/>
              <w:rPr>
                <w:spacing w:val="0"/>
                <w:sz w:val="24"/>
              </w:rPr>
            </w:pPr>
            <w:r w:rsidRPr="008E187B">
              <w:rPr>
                <w:spacing w:val="0"/>
                <w:sz w:val="24"/>
              </w:rPr>
              <w:t>PROCESS SHEET</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工艺单</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PTFT</w:t>
            </w:r>
          </w:p>
        </w:tc>
        <w:tc>
          <w:tcPr>
            <w:tcW w:w="5206" w:type="dxa"/>
            <w:vAlign w:val="center"/>
          </w:tcPr>
          <w:p w:rsidR="006750B1" w:rsidRPr="008E187B" w:rsidRDefault="006750B1" w:rsidP="00893AA2">
            <w:pPr>
              <w:spacing w:line="440" w:lineRule="exact"/>
              <w:rPr>
                <w:spacing w:val="0"/>
                <w:sz w:val="24"/>
              </w:rPr>
            </w:pPr>
            <w:r w:rsidRPr="008E187B">
              <w:rPr>
                <w:spacing w:val="0"/>
                <w:sz w:val="24"/>
              </w:rPr>
              <w:t>PRODUCTION TEMPORARY FACILITY TOOL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生产临时简易工装</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QBT</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QUICR-CHANGE BLANHING TOOL</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快卸式下料工装</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RAJ</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RIVET &amp; ASSEMBLY JIG</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铆接装配型架</w:t>
            </w:r>
          </w:p>
        </w:tc>
      </w:tr>
      <w:tr w:rsidR="006750B1" w:rsidRPr="008E187B" w:rsidTr="006750B1">
        <w:trPr>
          <w:jc w:val="center"/>
        </w:trPr>
        <w:tc>
          <w:tcPr>
            <w:tcW w:w="187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RB</w:t>
            </w:r>
          </w:p>
        </w:tc>
        <w:tc>
          <w:tcPr>
            <w:tcW w:w="520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ROUTER BOARD</w:t>
            </w:r>
          </w:p>
        </w:tc>
        <w:tc>
          <w:tcPr>
            <w:tcW w:w="2905" w:type="dxa"/>
            <w:tcBorders>
              <w:top w:val="single" w:sz="4" w:space="0" w:color="auto"/>
            </w:tcBorders>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铣</w:t>
            </w:r>
            <w:proofErr w:type="gramEnd"/>
            <w:r w:rsidRPr="008E187B">
              <w:rPr>
                <w:rFonts w:hAnsi="宋体"/>
                <w:spacing w:val="0"/>
                <w:sz w:val="24"/>
              </w:rPr>
              <w:t>切板</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RBAJ</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RETORT BRAZING ASSEMBLY JIG</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焊接装配型架</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RBF</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RETOTR BRAZING FIXTURE</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焊接夹具</w:t>
            </w:r>
          </w:p>
        </w:tc>
      </w:tr>
      <w:tr w:rsidR="006750B1" w:rsidRPr="008E187B" w:rsidTr="006750B1">
        <w:trPr>
          <w:jc w:val="center"/>
        </w:trPr>
        <w:tc>
          <w:tcPr>
            <w:tcW w:w="187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RCF</w:t>
            </w:r>
          </w:p>
        </w:tc>
        <w:tc>
          <w:tcPr>
            <w:tcW w:w="520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ROLLER COAT FIXTURE</w:t>
            </w:r>
          </w:p>
        </w:tc>
        <w:tc>
          <w:tcPr>
            <w:tcW w:w="2905" w:type="dxa"/>
            <w:tcBorders>
              <w:top w:val="single" w:sz="4" w:space="0" w:color="auto"/>
            </w:tcBorders>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辊涂夹具</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RDT</w:t>
            </w:r>
          </w:p>
        </w:tc>
        <w:tc>
          <w:tcPr>
            <w:tcW w:w="5206" w:type="dxa"/>
            <w:vAlign w:val="center"/>
          </w:tcPr>
          <w:p w:rsidR="006750B1" w:rsidRPr="008E187B" w:rsidRDefault="006750B1" w:rsidP="00893AA2">
            <w:pPr>
              <w:spacing w:line="440" w:lineRule="exact"/>
              <w:rPr>
                <w:spacing w:val="0"/>
                <w:sz w:val="24"/>
              </w:rPr>
            </w:pPr>
            <w:r w:rsidRPr="008E187B">
              <w:rPr>
                <w:spacing w:val="0"/>
                <w:sz w:val="24"/>
              </w:rPr>
              <w:t>ROUTER DRILL TEMPLATE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铣切钻</w:t>
            </w:r>
            <w:proofErr w:type="gramEnd"/>
            <w:r w:rsidRPr="008E187B">
              <w:rPr>
                <w:rFonts w:hAnsi="宋体"/>
                <w:spacing w:val="0"/>
                <w:sz w:val="24"/>
              </w:rPr>
              <w:t>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REPT</w:t>
            </w:r>
          </w:p>
        </w:tc>
        <w:tc>
          <w:tcPr>
            <w:tcW w:w="5206" w:type="dxa"/>
            <w:vAlign w:val="center"/>
          </w:tcPr>
          <w:p w:rsidR="006750B1" w:rsidRPr="008E187B" w:rsidRDefault="006750B1" w:rsidP="00893AA2">
            <w:pPr>
              <w:spacing w:line="440" w:lineRule="exact"/>
              <w:rPr>
                <w:spacing w:val="0"/>
                <w:sz w:val="24"/>
              </w:rPr>
            </w:pPr>
            <w:r w:rsidRPr="008E187B">
              <w:rPr>
                <w:spacing w:val="0"/>
                <w:sz w:val="24"/>
              </w:rPr>
              <w:t>REFERENCE PHOTO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标准照相样板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RET</w:t>
            </w:r>
          </w:p>
        </w:tc>
        <w:tc>
          <w:tcPr>
            <w:tcW w:w="5206" w:type="dxa"/>
            <w:vAlign w:val="center"/>
          </w:tcPr>
          <w:p w:rsidR="006750B1" w:rsidRPr="008E187B" w:rsidRDefault="006750B1" w:rsidP="00893AA2">
            <w:pPr>
              <w:spacing w:line="440" w:lineRule="exact"/>
              <w:rPr>
                <w:spacing w:val="0"/>
                <w:sz w:val="24"/>
              </w:rPr>
            </w:pPr>
            <w:r w:rsidRPr="008E187B">
              <w:rPr>
                <w:spacing w:val="0"/>
                <w:sz w:val="24"/>
              </w:rPr>
              <w:t>RETORT</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焊箱</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RF</w:t>
            </w:r>
          </w:p>
        </w:tc>
        <w:tc>
          <w:tcPr>
            <w:tcW w:w="5206" w:type="dxa"/>
            <w:vAlign w:val="center"/>
          </w:tcPr>
          <w:p w:rsidR="006750B1" w:rsidRPr="008E187B" w:rsidRDefault="006750B1" w:rsidP="00893AA2">
            <w:pPr>
              <w:spacing w:line="440" w:lineRule="exact"/>
              <w:rPr>
                <w:spacing w:val="0"/>
                <w:sz w:val="24"/>
              </w:rPr>
            </w:pPr>
            <w:r w:rsidRPr="008E187B">
              <w:rPr>
                <w:spacing w:val="0"/>
                <w:sz w:val="24"/>
              </w:rPr>
              <w:t>ROUTER FIXTURE</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铣</w:t>
            </w:r>
            <w:proofErr w:type="gramEnd"/>
            <w:r w:rsidRPr="008E187B">
              <w:rPr>
                <w:rFonts w:hAnsi="宋体"/>
                <w:spacing w:val="0"/>
                <w:sz w:val="24"/>
              </w:rPr>
              <w:t>切夹具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RIGT</w:t>
            </w:r>
          </w:p>
        </w:tc>
        <w:tc>
          <w:tcPr>
            <w:tcW w:w="5206" w:type="dxa"/>
            <w:vAlign w:val="center"/>
          </w:tcPr>
          <w:p w:rsidR="006750B1" w:rsidRPr="008E187B" w:rsidRDefault="006750B1" w:rsidP="00893AA2">
            <w:pPr>
              <w:spacing w:line="440" w:lineRule="exact"/>
              <w:rPr>
                <w:spacing w:val="0"/>
                <w:sz w:val="24"/>
              </w:rPr>
            </w:pPr>
            <w:r w:rsidRPr="008E187B">
              <w:rPr>
                <w:spacing w:val="0"/>
                <w:sz w:val="24"/>
              </w:rPr>
              <w:t>RIGGING TOOL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固定工装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RIT</w:t>
            </w:r>
          </w:p>
        </w:tc>
        <w:tc>
          <w:tcPr>
            <w:tcW w:w="5206" w:type="dxa"/>
            <w:vAlign w:val="center"/>
          </w:tcPr>
          <w:p w:rsidR="006750B1" w:rsidRPr="008E187B" w:rsidRDefault="006750B1" w:rsidP="00893AA2">
            <w:pPr>
              <w:spacing w:line="440" w:lineRule="exact"/>
              <w:rPr>
                <w:spacing w:val="0"/>
                <w:sz w:val="24"/>
              </w:rPr>
            </w:pPr>
            <w:r w:rsidRPr="008E187B">
              <w:rPr>
                <w:spacing w:val="0"/>
                <w:sz w:val="24"/>
              </w:rPr>
              <w:t>RIVETING TOOL</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铆接工装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RJ</w:t>
            </w:r>
          </w:p>
        </w:tc>
        <w:tc>
          <w:tcPr>
            <w:tcW w:w="5206" w:type="dxa"/>
            <w:vAlign w:val="center"/>
          </w:tcPr>
          <w:p w:rsidR="006750B1" w:rsidRPr="008E187B" w:rsidRDefault="006750B1" w:rsidP="00893AA2">
            <w:pPr>
              <w:spacing w:line="440" w:lineRule="exact"/>
              <w:rPr>
                <w:spacing w:val="0"/>
                <w:sz w:val="24"/>
              </w:rPr>
            </w:pPr>
            <w:r w:rsidRPr="008E187B">
              <w:rPr>
                <w:spacing w:val="0"/>
                <w:sz w:val="24"/>
              </w:rPr>
              <w:t>RIVETING JIG</w:t>
            </w:r>
          </w:p>
        </w:tc>
        <w:tc>
          <w:tcPr>
            <w:tcW w:w="2905" w:type="dxa"/>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铆接型架</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RLT</w:t>
            </w:r>
          </w:p>
        </w:tc>
        <w:tc>
          <w:tcPr>
            <w:tcW w:w="5206" w:type="dxa"/>
            <w:vAlign w:val="center"/>
          </w:tcPr>
          <w:p w:rsidR="006750B1" w:rsidRPr="008E187B" w:rsidRDefault="006750B1" w:rsidP="00893AA2">
            <w:pPr>
              <w:spacing w:line="440" w:lineRule="exact"/>
              <w:rPr>
                <w:spacing w:val="0"/>
                <w:sz w:val="24"/>
              </w:rPr>
            </w:pPr>
            <w:r w:rsidRPr="008E187B">
              <w:rPr>
                <w:spacing w:val="0"/>
                <w:sz w:val="24"/>
              </w:rPr>
              <w:t>REFERENCE LAYOUT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标准划线样板</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RM</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ROTATIONAL MOLD</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旋转模</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RPM</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RUBBER PRESS MOLD</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塑料压模</w:t>
            </w:r>
          </w:p>
        </w:tc>
      </w:tr>
      <w:tr w:rsidR="006750B1" w:rsidRPr="008E187B" w:rsidTr="006750B1">
        <w:trPr>
          <w:jc w:val="center"/>
        </w:trPr>
        <w:tc>
          <w:tcPr>
            <w:tcW w:w="187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RWJ</w:t>
            </w:r>
          </w:p>
        </w:tc>
        <w:tc>
          <w:tcPr>
            <w:tcW w:w="520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RESISTANCE WELD JIG</w:t>
            </w:r>
          </w:p>
        </w:tc>
        <w:tc>
          <w:tcPr>
            <w:tcW w:w="2905"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proofErr w:type="gramStart"/>
            <w:r w:rsidRPr="008E187B">
              <w:rPr>
                <w:rFonts w:hAnsi="宋体"/>
                <w:spacing w:val="0"/>
                <w:sz w:val="24"/>
              </w:rPr>
              <w:t>电阻焊型架</w:t>
            </w:r>
            <w:proofErr w:type="gramEnd"/>
          </w:p>
        </w:tc>
      </w:tr>
      <w:tr w:rsidR="006750B1" w:rsidRPr="008E187B" w:rsidTr="006750B1">
        <w:trPr>
          <w:jc w:val="center"/>
        </w:trPr>
        <w:tc>
          <w:tcPr>
            <w:tcW w:w="187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SB</w:t>
            </w:r>
          </w:p>
        </w:tc>
        <w:tc>
          <w:tcPr>
            <w:tcW w:w="520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SPINNING BLOCK</w:t>
            </w:r>
          </w:p>
        </w:tc>
        <w:tc>
          <w:tcPr>
            <w:tcW w:w="2905" w:type="dxa"/>
            <w:tcBorders>
              <w:top w:val="single" w:sz="2" w:space="0" w:color="auto"/>
            </w:tcBorders>
            <w:vAlign w:val="center"/>
          </w:tcPr>
          <w:p w:rsidR="006750B1" w:rsidRPr="008E187B" w:rsidRDefault="006750B1" w:rsidP="00893AA2">
            <w:pPr>
              <w:spacing w:line="440" w:lineRule="exact"/>
              <w:rPr>
                <w:spacing w:val="0"/>
                <w:sz w:val="24"/>
              </w:rPr>
            </w:pPr>
            <w:r w:rsidRPr="008E187B">
              <w:rPr>
                <w:rFonts w:hAnsi="宋体"/>
                <w:spacing w:val="0"/>
                <w:sz w:val="24"/>
              </w:rPr>
              <w:t>旋压模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lastRenderedPageBreak/>
              <w:t>SD</w:t>
            </w:r>
          </w:p>
        </w:tc>
        <w:tc>
          <w:tcPr>
            <w:tcW w:w="5206" w:type="dxa"/>
            <w:vAlign w:val="center"/>
          </w:tcPr>
          <w:p w:rsidR="006750B1" w:rsidRPr="008E187B" w:rsidRDefault="006750B1" w:rsidP="00893AA2">
            <w:pPr>
              <w:spacing w:line="440" w:lineRule="exact"/>
              <w:rPr>
                <w:spacing w:val="0"/>
                <w:sz w:val="24"/>
              </w:rPr>
            </w:pPr>
            <w:r w:rsidRPr="008E187B">
              <w:rPr>
                <w:spacing w:val="0"/>
                <w:sz w:val="24"/>
              </w:rPr>
              <w:t>SHAVING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修剪模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SDFD</w:t>
            </w:r>
          </w:p>
        </w:tc>
        <w:tc>
          <w:tcPr>
            <w:tcW w:w="5206" w:type="dxa"/>
            <w:vAlign w:val="center"/>
          </w:tcPr>
          <w:p w:rsidR="006750B1" w:rsidRPr="008E187B" w:rsidRDefault="006750B1" w:rsidP="00893AA2">
            <w:pPr>
              <w:spacing w:line="440" w:lineRule="exact"/>
              <w:rPr>
                <w:spacing w:val="0"/>
                <w:sz w:val="24"/>
              </w:rPr>
            </w:pPr>
            <w:r w:rsidRPr="008E187B">
              <w:rPr>
                <w:spacing w:val="0"/>
                <w:sz w:val="24"/>
              </w:rPr>
              <w:t>STRETCH DRAW FORM DIE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拉伸成形模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SDG</w:t>
            </w:r>
          </w:p>
        </w:tc>
        <w:tc>
          <w:tcPr>
            <w:tcW w:w="5206" w:type="dxa"/>
            <w:vAlign w:val="center"/>
          </w:tcPr>
          <w:p w:rsidR="006750B1" w:rsidRPr="008E187B" w:rsidRDefault="006750B1" w:rsidP="00893AA2">
            <w:pPr>
              <w:spacing w:line="440" w:lineRule="exact"/>
              <w:rPr>
                <w:spacing w:val="0"/>
                <w:sz w:val="24"/>
              </w:rPr>
            </w:pPr>
            <w:r w:rsidRPr="008E187B">
              <w:rPr>
                <w:spacing w:val="0"/>
                <w:sz w:val="24"/>
              </w:rPr>
              <w:t>SECONDARY DRILL GAGE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二级钻</w:t>
            </w:r>
            <w:proofErr w:type="gramStart"/>
            <w:r w:rsidRPr="008E187B">
              <w:rPr>
                <w:rFonts w:hAnsi="宋体"/>
                <w:spacing w:val="0"/>
                <w:sz w:val="24"/>
              </w:rPr>
              <w:t>规</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SDT</w:t>
            </w:r>
          </w:p>
        </w:tc>
        <w:tc>
          <w:tcPr>
            <w:tcW w:w="5206" w:type="dxa"/>
            <w:vAlign w:val="center"/>
          </w:tcPr>
          <w:p w:rsidR="006750B1" w:rsidRPr="008E187B" w:rsidRDefault="006750B1" w:rsidP="00893AA2">
            <w:pPr>
              <w:spacing w:line="440" w:lineRule="exact"/>
              <w:rPr>
                <w:spacing w:val="0"/>
                <w:sz w:val="24"/>
              </w:rPr>
            </w:pPr>
            <w:r w:rsidRPr="008E187B">
              <w:rPr>
                <w:spacing w:val="0"/>
                <w:sz w:val="24"/>
              </w:rPr>
              <w:t>SPEEDY DRILL TEMPLATE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快速钻孔样板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SEG</w:t>
            </w:r>
          </w:p>
        </w:tc>
        <w:tc>
          <w:tcPr>
            <w:tcW w:w="5206" w:type="dxa"/>
            <w:vAlign w:val="center"/>
          </w:tcPr>
          <w:p w:rsidR="006750B1" w:rsidRPr="008E187B" w:rsidRDefault="006750B1" w:rsidP="00893AA2">
            <w:pPr>
              <w:spacing w:line="440" w:lineRule="exact"/>
              <w:rPr>
                <w:spacing w:val="0"/>
                <w:sz w:val="24"/>
              </w:rPr>
            </w:pPr>
            <w:r w:rsidRPr="008E187B">
              <w:rPr>
                <w:spacing w:val="0"/>
                <w:sz w:val="24"/>
              </w:rPr>
              <w:t>SECONDARY GAGE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二级量规</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SF</w:t>
            </w:r>
          </w:p>
        </w:tc>
        <w:tc>
          <w:tcPr>
            <w:tcW w:w="5206" w:type="dxa"/>
            <w:vAlign w:val="center"/>
          </w:tcPr>
          <w:p w:rsidR="006750B1" w:rsidRPr="008E187B" w:rsidRDefault="006750B1" w:rsidP="00893AA2">
            <w:pPr>
              <w:spacing w:line="440" w:lineRule="exact"/>
              <w:rPr>
                <w:spacing w:val="0"/>
                <w:sz w:val="24"/>
              </w:rPr>
            </w:pPr>
            <w:r w:rsidRPr="008E187B">
              <w:rPr>
                <w:spacing w:val="0"/>
                <w:sz w:val="24"/>
              </w:rPr>
              <w:t>SAW FIXTURE</w:t>
            </w:r>
          </w:p>
        </w:tc>
        <w:tc>
          <w:tcPr>
            <w:tcW w:w="2905" w:type="dxa"/>
            <w:vAlign w:val="center"/>
          </w:tcPr>
          <w:p w:rsidR="006750B1" w:rsidRPr="008E187B" w:rsidRDefault="006750B1" w:rsidP="00893AA2">
            <w:pPr>
              <w:spacing w:line="440" w:lineRule="exact"/>
              <w:rPr>
                <w:spacing w:val="0"/>
                <w:sz w:val="24"/>
              </w:rPr>
            </w:pPr>
            <w:r w:rsidRPr="008E187B">
              <w:rPr>
                <w:rFonts w:hAnsi="宋体"/>
                <w:spacing w:val="0"/>
                <w:sz w:val="24"/>
              </w:rPr>
              <w:t>锯切夹具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SHF</w:t>
            </w:r>
          </w:p>
        </w:tc>
        <w:tc>
          <w:tcPr>
            <w:tcW w:w="5206" w:type="dxa"/>
            <w:vAlign w:val="center"/>
          </w:tcPr>
          <w:p w:rsidR="006750B1" w:rsidRPr="008E187B" w:rsidRDefault="006750B1" w:rsidP="00893AA2">
            <w:pPr>
              <w:spacing w:line="440" w:lineRule="exact"/>
              <w:rPr>
                <w:spacing w:val="0"/>
                <w:sz w:val="24"/>
              </w:rPr>
            </w:pPr>
            <w:r w:rsidRPr="008E187B">
              <w:rPr>
                <w:spacing w:val="0"/>
                <w:sz w:val="24"/>
              </w:rPr>
              <w:t>SHAPER FIXTURE</w:t>
            </w:r>
          </w:p>
        </w:tc>
        <w:tc>
          <w:tcPr>
            <w:tcW w:w="2905" w:type="dxa"/>
            <w:vAlign w:val="center"/>
          </w:tcPr>
          <w:p w:rsidR="006750B1" w:rsidRPr="008E187B" w:rsidRDefault="006750B1" w:rsidP="00893AA2">
            <w:pPr>
              <w:spacing w:line="440" w:lineRule="exact"/>
              <w:rPr>
                <w:spacing w:val="0"/>
                <w:sz w:val="24"/>
              </w:rPr>
            </w:pPr>
            <w:r w:rsidRPr="008E187B">
              <w:rPr>
                <w:spacing w:val="0"/>
                <w:sz w:val="24"/>
              </w:rPr>
              <w:t>刨床夹具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SLD</w:t>
            </w:r>
          </w:p>
        </w:tc>
        <w:tc>
          <w:tcPr>
            <w:tcW w:w="5206" w:type="dxa"/>
            <w:vAlign w:val="center"/>
          </w:tcPr>
          <w:p w:rsidR="006750B1" w:rsidRPr="008E187B" w:rsidRDefault="006750B1" w:rsidP="00893AA2">
            <w:pPr>
              <w:spacing w:line="440" w:lineRule="exact"/>
              <w:rPr>
                <w:spacing w:val="0"/>
                <w:sz w:val="24"/>
              </w:rPr>
            </w:pPr>
            <w:r w:rsidRPr="008E187B">
              <w:rPr>
                <w:spacing w:val="0"/>
                <w:sz w:val="24"/>
              </w:rPr>
              <w:t>SLOTTING DIE</w:t>
            </w:r>
          </w:p>
        </w:tc>
        <w:tc>
          <w:tcPr>
            <w:tcW w:w="2905" w:type="dxa"/>
            <w:vAlign w:val="center"/>
          </w:tcPr>
          <w:p w:rsidR="006750B1" w:rsidRPr="008E187B" w:rsidRDefault="006750B1" w:rsidP="00893AA2">
            <w:pPr>
              <w:spacing w:line="440" w:lineRule="exact"/>
              <w:rPr>
                <w:spacing w:val="0"/>
                <w:sz w:val="24"/>
              </w:rPr>
            </w:pPr>
            <w:r w:rsidRPr="008E187B">
              <w:rPr>
                <w:spacing w:val="0"/>
                <w:sz w:val="24"/>
              </w:rPr>
              <w:t>开槽模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SMCD</w:t>
            </w:r>
          </w:p>
        </w:tc>
        <w:tc>
          <w:tcPr>
            <w:tcW w:w="5206" w:type="dxa"/>
            <w:vAlign w:val="center"/>
          </w:tcPr>
          <w:p w:rsidR="006750B1" w:rsidRPr="008E187B" w:rsidRDefault="006750B1" w:rsidP="00893AA2">
            <w:pPr>
              <w:spacing w:line="440" w:lineRule="exact"/>
              <w:rPr>
                <w:spacing w:val="0"/>
                <w:sz w:val="24"/>
              </w:rPr>
            </w:pPr>
            <w:r w:rsidRPr="008E187B">
              <w:rPr>
                <w:spacing w:val="0"/>
                <w:sz w:val="24"/>
              </w:rPr>
              <w:t>SHOP GREATED MACHING CONTROL DATA</w:t>
            </w:r>
          </w:p>
        </w:tc>
        <w:tc>
          <w:tcPr>
            <w:tcW w:w="2905" w:type="dxa"/>
            <w:vAlign w:val="center"/>
          </w:tcPr>
          <w:p w:rsidR="006750B1" w:rsidRPr="008E187B" w:rsidRDefault="006750B1" w:rsidP="00893AA2">
            <w:pPr>
              <w:spacing w:line="440" w:lineRule="exact"/>
              <w:rPr>
                <w:spacing w:val="0"/>
                <w:sz w:val="24"/>
              </w:rPr>
            </w:pPr>
            <w:r w:rsidRPr="008E187B">
              <w:rPr>
                <w:spacing w:val="0"/>
                <w:sz w:val="24"/>
              </w:rPr>
              <w:t>车间编制的机械控制数据</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SME</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SHIPPING MECHANICAL EQUIPMENT</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运输机械设备</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SO</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STANDING ORDER</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代用订单</w:t>
            </w:r>
          </w:p>
        </w:tc>
      </w:tr>
      <w:tr w:rsidR="006750B1" w:rsidRPr="008E187B" w:rsidTr="006750B1">
        <w:trPr>
          <w:cantSplit/>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SP</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SAMPLE PART</w:t>
            </w:r>
          </w:p>
          <w:p w:rsidR="006750B1" w:rsidRPr="008E187B" w:rsidRDefault="006750B1" w:rsidP="00893AA2">
            <w:pPr>
              <w:spacing w:line="440" w:lineRule="exact"/>
              <w:rPr>
                <w:spacing w:val="0"/>
                <w:sz w:val="24"/>
              </w:rPr>
            </w:pPr>
            <w:r w:rsidRPr="008E187B">
              <w:rPr>
                <w:spacing w:val="0"/>
                <w:sz w:val="24"/>
              </w:rPr>
              <w:t>SPECIAL TEST EQUIPMENT</w:t>
            </w:r>
          </w:p>
          <w:p w:rsidR="006750B1" w:rsidRPr="008E187B" w:rsidRDefault="006750B1" w:rsidP="00893AA2">
            <w:pPr>
              <w:spacing w:line="440" w:lineRule="exact"/>
              <w:rPr>
                <w:spacing w:val="0"/>
                <w:sz w:val="24"/>
              </w:rPr>
            </w:pPr>
            <w:r w:rsidRPr="008E187B">
              <w:rPr>
                <w:spacing w:val="0"/>
                <w:sz w:val="24"/>
              </w:rPr>
              <w:t>SPECIAL TOOLING</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样件</w:t>
            </w:r>
          </w:p>
          <w:p w:rsidR="006750B1" w:rsidRPr="008E187B" w:rsidRDefault="006750B1" w:rsidP="00893AA2">
            <w:pPr>
              <w:spacing w:line="440" w:lineRule="exact"/>
              <w:rPr>
                <w:spacing w:val="0"/>
                <w:sz w:val="24"/>
              </w:rPr>
            </w:pPr>
            <w:r w:rsidRPr="008E187B">
              <w:rPr>
                <w:spacing w:val="0"/>
                <w:sz w:val="24"/>
              </w:rPr>
              <w:t>专用试验设备</w:t>
            </w:r>
          </w:p>
          <w:p w:rsidR="006750B1" w:rsidRPr="008E187B" w:rsidRDefault="006750B1" w:rsidP="00893AA2">
            <w:pPr>
              <w:spacing w:line="440" w:lineRule="exact"/>
              <w:rPr>
                <w:spacing w:val="0"/>
                <w:sz w:val="24"/>
              </w:rPr>
            </w:pPr>
            <w:r w:rsidRPr="008E187B">
              <w:rPr>
                <w:spacing w:val="0"/>
                <w:sz w:val="24"/>
              </w:rPr>
              <w:t>专用工装</w:t>
            </w:r>
          </w:p>
        </w:tc>
      </w:tr>
      <w:tr w:rsidR="006750B1" w:rsidRPr="008E187B" w:rsidTr="006750B1">
        <w:trPr>
          <w:jc w:val="center"/>
        </w:trPr>
        <w:tc>
          <w:tcPr>
            <w:tcW w:w="187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SPF</w:t>
            </w:r>
          </w:p>
        </w:tc>
        <w:tc>
          <w:tcPr>
            <w:tcW w:w="520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SHOT PEEING FIXTURE</w:t>
            </w:r>
          </w:p>
        </w:tc>
        <w:tc>
          <w:tcPr>
            <w:tcW w:w="2905"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喷丸夹具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SPFD</w:t>
            </w:r>
          </w:p>
        </w:tc>
        <w:tc>
          <w:tcPr>
            <w:tcW w:w="5206" w:type="dxa"/>
            <w:vAlign w:val="center"/>
          </w:tcPr>
          <w:p w:rsidR="006750B1" w:rsidRPr="008E187B" w:rsidRDefault="006750B1" w:rsidP="00893AA2">
            <w:pPr>
              <w:spacing w:line="440" w:lineRule="exact"/>
              <w:rPr>
                <w:spacing w:val="0"/>
                <w:sz w:val="24"/>
              </w:rPr>
            </w:pPr>
            <w:r w:rsidRPr="008E187B">
              <w:rPr>
                <w:spacing w:val="0"/>
                <w:sz w:val="24"/>
              </w:rPr>
              <w:t>SUPERPLASTIC FORM DIE</w:t>
            </w:r>
          </w:p>
        </w:tc>
        <w:tc>
          <w:tcPr>
            <w:tcW w:w="2905" w:type="dxa"/>
            <w:vAlign w:val="center"/>
          </w:tcPr>
          <w:p w:rsidR="006750B1" w:rsidRPr="008E187B" w:rsidRDefault="006750B1" w:rsidP="00893AA2">
            <w:pPr>
              <w:spacing w:line="440" w:lineRule="exact"/>
              <w:rPr>
                <w:spacing w:val="0"/>
                <w:sz w:val="24"/>
              </w:rPr>
            </w:pPr>
            <w:proofErr w:type="gramStart"/>
            <w:r w:rsidRPr="008E187B">
              <w:rPr>
                <w:spacing w:val="0"/>
                <w:sz w:val="24"/>
              </w:rPr>
              <w:t>超塑成形模</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SPT</w:t>
            </w:r>
          </w:p>
        </w:tc>
        <w:tc>
          <w:tcPr>
            <w:tcW w:w="5206" w:type="dxa"/>
            <w:vAlign w:val="center"/>
          </w:tcPr>
          <w:p w:rsidR="006750B1" w:rsidRPr="008E187B" w:rsidRDefault="006750B1" w:rsidP="00893AA2">
            <w:pPr>
              <w:spacing w:line="440" w:lineRule="exact"/>
              <w:rPr>
                <w:spacing w:val="0"/>
                <w:sz w:val="24"/>
              </w:rPr>
            </w:pPr>
            <w:r w:rsidRPr="008E187B">
              <w:rPr>
                <w:spacing w:val="0"/>
                <w:sz w:val="24"/>
              </w:rPr>
              <w:t>SAMPLE PART TEMPLATE</w:t>
            </w:r>
          </w:p>
        </w:tc>
        <w:tc>
          <w:tcPr>
            <w:tcW w:w="2905" w:type="dxa"/>
            <w:vAlign w:val="center"/>
          </w:tcPr>
          <w:p w:rsidR="006750B1" w:rsidRPr="008E187B" w:rsidRDefault="006750B1" w:rsidP="00893AA2">
            <w:pPr>
              <w:spacing w:line="440" w:lineRule="exact"/>
              <w:rPr>
                <w:spacing w:val="0"/>
                <w:sz w:val="24"/>
              </w:rPr>
            </w:pPr>
            <w:r w:rsidRPr="008E187B">
              <w:rPr>
                <w:spacing w:val="0"/>
                <w:sz w:val="24"/>
              </w:rPr>
              <w:t>样件样板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SPVT</w:t>
            </w:r>
          </w:p>
        </w:tc>
        <w:tc>
          <w:tcPr>
            <w:tcW w:w="5206" w:type="dxa"/>
            <w:vAlign w:val="center"/>
          </w:tcPr>
          <w:p w:rsidR="006750B1" w:rsidRPr="008E187B" w:rsidRDefault="006750B1" w:rsidP="00893AA2">
            <w:pPr>
              <w:spacing w:line="440" w:lineRule="exact"/>
              <w:rPr>
                <w:spacing w:val="0"/>
                <w:sz w:val="24"/>
              </w:rPr>
            </w:pPr>
            <w:r w:rsidRPr="008E187B">
              <w:rPr>
                <w:spacing w:val="0"/>
                <w:sz w:val="24"/>
              </w:rPr>
              <w:t>SHOT PEEN VERIPICATION TOOL</w:t>
            </w:r>
          </w:p>
        </w:tc>
        <w:tc>
          <w:tcPr>
            <w:tcW w:w="2905" w:type="dxa"/>
            <w:vAlign w:val="center"/>
          </w:tcPr>
          <w:p w:rsidR="006750B1" w:rsidRPr="008E187B" w:rsidRDefault="006750B1" w:rsidP="00893AA2">
            <w:pPr>
              <w:spacing w:line="440" w:lineRule="exact"/>
              <w:rPr>
                <w:spacing w:val="0"/>
                <w:sz w:val="24"/>
              </w:rPr>
            </w:pPr>
            <w:r w:rsidRPr="008E187B">
              <w:rPr>
                <w:spacing w:val="0"/>
                <w:sz w:val="24"/>
              </w:rPr>
              <w:t>喷丸校验工装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SST</w:t>
            </w:r>
          </w:p>
        </w:tc>
        <w:tc>
          <w:tcPr>
            <w:tcW w:w="5206" w:type="dxa"/>
            <w:vAlign w:val="center"/>
          </w:tcPr>
          <w:p w:rsidR="006750B1" w:rsidRPr="008E187B" w:rsidRDefault="006750B1" w:rsidP="00893AA2">
            <w:pPr>
              <w:spacing w:line="440" w:lineRule="exact"/>
              <w:rPr>
                <w:spacing w:val="0"/>
                <w:sz w:val="24"/>
              </w:rPr>
            </w:pPr>
            <w:r w:rsidRPr="008E187B">
              <w:rPr>
                <w:spacing w:val="0"/>
                <w:sz w:val="24"/>
              </w:rPr>
              <w:t>STOCK SIZE TEMPLATE</w:t>
            </w:r>
          </w:p>
        </w:tc>
        <w:tc>
          <w:tcPr>
            <w:tcW w:w="2905" w:type="dxa"/>
            <w:vAlign w:val="center"/>
          </w:tcPr>
          <w:p w:rsidR="006750B1" w:rsidRPr="008E187B" w:rsidRDefault="006750B1" w:rsidP="00893AA2">
            <w:pPr>
              <w:spacing w:line="440" w:lineRule="exact"/>
              <w:rPr>
                <w:spacing w:val="0"/>
                <w:sz w:val="24"/>
              </w:rPr>
            </w:pPr>
            <w:r w:rsidRPr="008E187B">
              <w:rPr>
                <w:spacing w:val="0"/>
                <w:sz w:val="24"/>
              </w:rPr>
              <w:t>毛料尺寸样板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ST</w:t>
            </w:r>
          </w:p>
        </w:tc>
        <w:tc>
          <w:tcPr>
            <w:tcW w:w="5206" w:type="dxa"/>
            <w:vAlign w:val="center"/>
          </w:tcPr>
          <w:p w:rsidR="006750B1" w:rsidRPr="008E187B" w:rsidRDefault="006750B1" w:rsidP="00893AA2">
            <w:pPr>
              <w:spacing w:line="440" w:lineRule="exact"/>
              <w:rPr>
                <w:spacing w:val="0"/>
                <w:sz w:val="24"/>
              </w:rPr>
            </w:pPr>
            <w:r w:rsidRPr="008E187B">
              <w:rPr>
                <w:spacing w:val="0"/>
                <w:sz w:val="24"/>
              </w:rPr>
              <w:t>STANDARD TOOL</w:t>
            </w:r>
          </w:p>
        </w:tc>
        <w:tc>
          <w:tcPr>
            <w:tcW w:w="2905" w:type="dxa"/>
            <w:vAlign w:val="center"/>
          </w:tcPr>
          <w:p w:rsidR="006750B1" w:rsidRPr="008E187B" w:rsidRDefault="006750B1" w:rsidP="00893AA2">
            <w:pPr>
              <w:spacing w:line="440" w:lineRule="exact"/>
              <w:rPr>
                <w:spacing w:val="0"/>
                <w:sz w:val="24"/>
              </w:rPr>
            </w:pPr>
            <w:r w:rsidRPr="008E187B">
              <w:rPr>
                <w:spacing w:val="0"/>
                <w:sz w:val="24"/>
              </w:rPr>
              <w:t>标准工具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STE</w:t>
            </w:r>
          </w:p>
        </w:tc>
        <w:tc>
          <w:tcPr>
            <w:tcW w:w="5206" w:type="dxa"/>
            <w:vAlign w:val="center"/>
          </w:tcPr>
          <w:p w:rsidR="006750B1" w:rsidRPr="008E187B" w:rsidRDefault="006750B1" w:rsidP="00893AA2">
            <w:pPr>
              <w:spacing w:line="440" w:lineRule="exact"/>
              <w:rPr>
                <w:spacing w:val="0"/>
                <w:sz w:val="24"/>
              </w:rPr>
            </w:pPr>
            <w:r w:rsidRPr="008E187B">
              <w:rPr>
                <w:spacing w:val="0"/>
                <w:sz w:val="24"/>
              </w:rPr>
              <w:t>SPECIAL TEST EQUIPMENT</w:t>
            </w:r>
          </w:p>
        </w:tc>
        <w:tc>
          <w:tcPr>
            <w:tcW w:w="2905" w:type="dxa"/>
            <w:vAlign w:val="center"/>
          </w:tcPr>
          <w:p w:rsidR="006750B1" w:rsidRPr="008E187B" w:rsidRDefault="006750B1" w:rsidP="00893AA2">
            <w:pPr>
              <w:spacing w:line="440" w:lineRule="exact"/>
              <w:rPr>
                <w:spacing w:val="0"/>
                <w:sz w:val="24"/>
              </w:rPr>
            </w:pPr>
            <w:r w:rsidRPr="008E187B">
              <w:rPr>
                <w:spacing w:val="0"/>
                <w:sz w:val="24"/>
              </w:rPr>
              <w:t>专用试验设备</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STF</w:t>
            </w:r>
          </w:p>
        </w:tc>
        <w:tc>
          <w:tcPr>
            <w:tcW w:w="5206" w:type="dxa"/>
            <w:vAlign w:val="center"/>
          </w:tcPr>
          <w:p w:rsidR="006750B1" w:rsidRPr="008E187B" w:rsidRDefault="006750B1" w:rsidP="00893AA2">
            <w:pPr>
              <w:spacing w:line="440" w:lineRule="exact"/>
              <w:rPr>
                <w:spacing w:val="0"/>
                <w:sz w:val="24"/>
              </w:rPr>
            </w:pPr>
            <w:r w:rsidRPr="008E187B">
              <w:rPr>
                <w:spacing w:val="0"/>
                <w:sz w:val="24"/>
              </w:rPr>
              <w:t>STRAIGHTENING FIXTURE</w:t>
            </w:r>
          </w:p>
        </w:tc>
        <w:tc>
          <w:tcPr>
            <w:tcW w:w="2905" w:type="dxa"/>
            <w:vAlign w:val="center"/>
          </w:tcPr>
          <w:p w:rsidR="006750B1" w:rsidRPr="008E187B" w:rsidRDefault="006750B1" w:rsidP="00893AA2">
            <w:pPr>
              <w:spacing w:line="440" w:lineRule="exact"/>
              <w:rPr>
                <w:spacing w:val="0"/>
                <w:sz w:val="24"/>
              </w:rPr>
            </w:pPr>
            <w:r w:rsidRPr="008E187B">
              <w:rPr>
                <w:spacing w:val="0"/>
                <w:sz w:val="24"/>
              </w:rPr>
              <w:t>校直夹具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STFB</w:t>
            </w:r>
          </w:p>
        </w:tc>
        <w:tc>
          <w:tcPr>
            <w:tcW w:w="5206" w:type="dxa"/>
            <w:vAlign w:val="center"/>
          </w:tcPr>
          <w:p w:rsidR="006750B1" w:rsidRPr="008E187B" w:rsidRDefault="006750B1" w:rsidP="00893AA2">
            <w:pPr>
              <w:spacing w:line="440" w:lineRule="exact"/>
              <w:rPr>
                <w:spacing w:val="0"/>
                <w:sz w:val="24"/>
              </w:rPr>
            </w:pPr>
            <w:r w:rsidRPr="008E187B">
              <w:rPr>
                <w:spacing w:val="0"/>
                <w:sz w:val="24"/>
              </w:rPr>
              <w:t>STRETCH FORM BLOCK</w:t>
            </w:r>
          </w:p>
        </w:tc>
        <w:tc>
          <w:tcPr>
            <w:tcW w:w="2905" w:type="dxa"/>
            <w:vAlign w:val="center"/>
          </w:tcPr>
          <w:p w:rsidR="006750B1" w:rsidRPr="008E187B" w:rsidRDefault="006750B1" w:rsidP="00893AA2">
            <w:pPr>
              <w:spacing w:line="440" w:lineRule="exact"/>
              <w:rPr>
                <w:spacing w:val="0"/>
                <w:sz w:val="24"/>
              </w:rPr>
            </w:pPr>
            <w:proofErr w:type="gramStart"/>
            <w:r w:rsidRPr="008E187B">
              <w:rPr>
                <w:spacing w:val="0"/>
                <w:sz w:val="24"/>
              </w:rPr>
              <w:t>拉形模</w:t>
            </w:r>
            <w:proofErr w:type="gramEnd"/>
            <w:r w:rsidRPr="008E187B">
              <w:rPr>
                <w:spacing w:val="0"/>
                <w:sz w:val="24"/>
              </w:rPr>
              <w:t>（拉弯模）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STO</w:t>
            </w:r>
          </w:p>
        </w:tc>
        <w:tc>
          <w:tcPr>
            <w:tcW w:w="5206" w:type="dxa"/>
            <w:vAlign w:val="center"/>
          </w:tcPr>
          <w:p w:rsidR="006750B1" w:rsidRPr="008E187B" w:rsidRDefault="006750B1" w:rsidP="00893AA2">
            <w:pPr>
              <w:spacing w:line="440" w:lineRule="exact"/>
              <w:rPr>
                <w:spacing w:val="0"/>
                <w:sz w:val="24"/>
              </w:rPr>
            </w:pPr>
            <w:r w:rsidRPr="008E187B">
              <w:rPr>
                <w:spacing w:val="0"/>
                <w:sz w:val="24"/>
              </w:rPr>
              <w:t>STANDING TOOL ORDER</w:t>
            </w:r>
          </w:p>
        </w:tc>
        <w:tc>
          <w:tcPr>
            <w:tcW w:w="2905" w:type="dxa"/>
            <w:vAlign w:val="center"/>
          </w:tcPr>
          <w:p w:rsidR="006750B1" w:rsidRPr="008E187B" w:rsidRDefault="006750B1" w:rsidP="00893AA2">
            <w:pPr>
              <w:spacing w:line="440" w:lineRule="exact"/>
              <w:rPr>
                <w:spacing w:val="0"/>
                <w:sz w:val="24"/>
              </w:rPr>
            </w:pPr>
            <w:r w:rsidRPr="008E187B">
              <w:rPr>
                <w:spacing w:val="0"/>
                <w:sz w:val="24"/>
              </w:rPr>
              <w:t>代用工装订单</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SUT</w:t>
            </w:r>
          </w:p>
        </w:tc>
        <w:tc>
          <w:tcPr>
            <w:tcW w:w="5206" w:type="dxa"/>
            <w:vAlign w:val="center"/>
          </w:tcPr>
          <w:p w:rsidR="006750B1" w:rsidRPr="008E187B" w:rsidRDefault="006750B1" w:rsidP="00893AA2">
            <w:pPr>
              <w:spacing w:line="440" w:lineRule="exact"/>
              <w:rPr>
                <w:spacing w:val="0"/>
                <w:sz w:val="24"/>
              </w:rPr>
            </w:pPr>
            <w:r w:rsidRPr="008E187B">
              <w:rPr>
                <w:spacing w:val="0"/>
                <w:sz w:val="24"/>
              </w:rPr>
              <w:t>SETUP TEMPLATE</w:t>
            </w:r>
          </w:p>
        </w:tc>
        <w:tc>
          <w:tcPr>
            <w:tcW w:w="2905" w:type="dxa"/>
            <w:vAlign w:val="center"/>
          </w:tcPr>
          <w:p w:rsidR="006750B1" w:rsidRPr="008E187B" w:rsidRDefault="006750B1" w:rsidP="00893AA2">
            <w:pPr>
              <w:spacing w:line="440" w:lineRule="exact"/>
              <w:rPr>
                <w:spacing w:val="0"/>
                <w:sz w:val="24"/>
              </w:rPr>
            </w:pPr>
            <w:r w:rsidRPr="008E187B">
              <w:rPr>
                <w:spacing w:val="0"/>
                <w:sz w:val="24"/>
              </w:rPr>
              <w:t>安装样板</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SVT</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SURFACE VERIFICATION TOOL</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表面检查工装</w:t>
            </w:r>
          </w:p>
        </w:tc>
      </w:tr>
      <w:tr w:rsidR="006750B1" w:rsidRPr="008E187B" w:rsidTr="006750B1">
        <w:trPr>
          <w:jc w:val="center"/>
        </w:trPr>
        <w:tc>
          <w:tcPr>
            <w:tcW w:w="187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SWD</w:t>
            </w:r>
          </w:p>
        </w:tc>
        <w:tc>
          <w:tcPr>
            <w:tcW w:w="520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SWAGING DIE</w:t>
            </w:r>
          </w:p>
        </w:tc>
        <w:tc>
          <w:tcPr>
            <w:tcW w:w="2905"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陷形模</w:t>
            </w:r>
          </w:p>
        </w:tc>
      </w:tr>
      <w:tr w:rsidR="006750B1" w:rsidRPr="008E187B" w:rsidTr="006750B1">
        <w:trPr>
          <w:jc w:val="center"/>
        </w:trPr>
        <w:tc>
          <w:tcPr>
            <w:tcW w:w="187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TA</w:t>
            </w:r>
          </w:p>
        </w:tc>
        <w:tc>
          <w:tcPr>
            <w:tcW w:w="520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TOOLING AID</w:t>
            </w:r>
          </w:p>
        </w:tc>
        <w:tc>
          <w:tcPr>
            <w:tcW w:w="2905"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辅助工装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TB</w:t>
            </w:r>
          </w:p>
        </w:tc>
        <w:tc>
          <w:tcPr>
            <w:tcW w:w="5206" w:type="dxa"/>
            <w:vAlign w:val="center"/>
          </w:tcPr>
          <w:p w:rsidR="006750B1" w:rsidRPr="008E187B" w:rsidRDefault="006750B1" w:rsidP="00893AA2">
            <w:pPr>
              <w:spacing w:line="440" w:lineRule="exact"/>
              <w:rPr>
                <w:spacing w:val="0"/>
                <w:sz w:val="24"/>
              </w:rPr>
            </w:pPr>
            <w:r w:rsidRPr="008E187B">
              <w:rPr>
                <w:spacing w:val="0"/>
                <w:sz w:val="24"/>
              </w:rPr>
              <w:t>TEST BENCH</w:t>
            </w:r>
          </w:p>
        </w:tc>
        <w:tc>
          <w:tcPr>
            <w:tcW w:w="2905" w:type="dxa"/>
            <w:vAlign w:val="center"/>
          </w:tcPr>
          <w:p w:rsidR="006750B1" w:rsidRPr="008E187B" w:rsidRDefault="006750B1" w:rsidP="00893AA2">
            <w:pPr>
              <w:spacing w:line="440" w:lineRule="exact"/>
              <w:rPr>
                <w:spacing w:val="0"/>
                <w:sz w:val="24"/>
              </w:rPr>
            </w:pPr>
            <w:r w:rsidRPr="008E187B">
              <w:rPr>
                <w:spacing w:val="0"/>
                <w:sz w:val="24"/>
              </w:rPr>
              <w:t>试验台</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TCT</w:t>
            </w:r>
          </w:p>
        </w:tc>
        <w:tc>
          <w:tcPr>
            <w:tcW w:w="5206" w:type="dxa"/>
            <w:vAlign w:val="center"/>
          </w:tcPr>
          <w:p w:rsidR="006750B1" w:rsidRPr="008E187B" w:rsidRDefault="006750B1" w:rsidP="00893AA2">
            <w:pPr>
              <w:spacing w:line="440" w:lineRule="exact"/>
              <w:rPr>
                <w:spacing w:val="0"/>
                <w:sz w:val="24"/>
              </w:rPr>
            </w:pPr>
            <w:r w:rsidRPr="008E187B">
              <w:rPr>
                <w:spacing w:val="0"/>
                <w:sz w:val="24"/>
              </w:rPr>
              <w:t>THERMAL CUTTING TEMPLATE</w:t>
            </w:r>
          </w:p>
        </w:tc>
        <w:tc>
          <w:tcPr>
            <w:tcW w:w="2905" w:type="dxa"/>
            <w:vAlign w:val="center"/>
          </w:tcPr>
          <w:p w:rsidR="006750B1" w:rsidRPr="008E187B" w:rsidRDefault="006750B1" w:rsidP="00893AA2">
            <w:pPr>
              <w:spacing w:line="440" w:lineRule="exact"/>
              <w:rPr>
                <w:spacing w:val="0"/>
                <w:sz w:val="24"/>
              </w:rPr>
            </w:pPr>
            <w:r w:rsidRPr="008E187B">
              <w:rPr>
                <w:spacing w:val="0"/>
                <w:sz w:val="24"/>
              </w:rPr>
              <w:t>热切削样板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lastRenderedPageBreak/>
              <w:t>TD</w:t>
            </w:r>
          </w:p>
        </w:tc>
        <w:tc>
          <w:tcPr>
            <w:tcW w:w="5206" w:type="dxa"/>
            <w:vAlign w:val="center"/>
          </w:tcPr>
          <w:p w:rsidR="006750B1" w:rsidRPr="008E187B" w:rsidRDefault="006750B1" w:rsidP="00893AA2">
            <w:pPr>
              <w:spacing w:line="440" w:lineRule="exact"/>
              <w:rPr>
                <w:spacing w:val="0"/>
                <w:sz w:val="24"/>
              </w:rPr>
            </w:pPr>
            <w:r w:rsidRPr="008E187B">
              <w:rPr>
                <w:spacing w:val="0"/>
                <w:sz w:val="24"/>
              </w:rPr>
              <w:t>TRIMMING DIE</w:t>
            </w:r>
          </w:p>
        </w:tc>
        <w:tc>
          <w:tcPr>
            <w:tcW w:w="2905" w:type="dxa"/>
            <w:vAlign w:val="center"/>
          </w:tcPr>
          <w:p w:rsidR="006750B1" w:rsidRPr="008E187B" w:rsidRDefault="006750B1" w:rsidP="00893AA2">
            <w:pPr>
              <w:spacing w:line="440" w:lineRule="exact"/>
              <w:rPr>
                <w:spacing w:val="0"/>
                <w:sz w:val="24"/>
              </w:rPr>
            </w:pPr>
            <w:r w:rsidRPr="008E187B">
              <w:rPr>
                <w:spacing w:val="0"/>
                <w:sz w:val="24"/>
              </w:rPr>
              <w:t>修整模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TE</w:t>
            </w:r>
          </w:p>
        </w:tc>
        <w:tc>
          <w:tcPr>
            <w:tcW w:w="5206" w:type="dxa"/>
            <w:vAlign w:val="center"/>
          </w:tcPr>
          <w:p w:rsidR="006750B1" w:rsidRPr="008E187B" w:rsidRDefault="006750B1" w:rsidP="00893AA2">
            <w:pPr>
              <w:spacing w:line="440" w:lineRule="exact"/>
              <w:rPr>
                <w:spacing w:val="0"/>
                <w:sz w:val="24"/>
              </w:rPr>
            </w:pPr>
            <w:r w:rsidRPr="008E187B">
              <w:rPr>
                <w:spacing w:val="0"/>
                <w:sz w:val="24"/>
              </w:rPr>
              <w:t>TEST EQUIPMENT</w:t>
            </w:r>
          </w:p>
        </w:tc>
        <w:tc>
          <w:tcPr>
            <w:tcW w:w="2905" w:type="dxa"/>
            <w:vAlign w:val="center"/>
          </w:tcPr>
          <w:p w:rsidR="006750B1" w:rsidRPr="008E187B" w:rsidRDefault="006750B1" w:rsidP="00893AA2">
            <w:pPr>
              <w:spacing w:line="440" w:lineRule="exact"/>
              <w:rPr>
                <w:spacing w:val="0"/>
                <w:sz w:val="24"/>
              </w:rPr>
            </w:pPr>
            <w:r w:rsidRPr="008E187B">
              <w:rPr>
                <w:spacing w:val="0"/>
                <w:sz w:val="24"/>
              </w:rPr>
              <w:t>试验设备</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THE</w:t>
            </w:r>
          </w:p>
        </w:tc>
        <w:tc>
          <w:tcPr>
            <w:tcW w:w="5206" w:type="dxa"/>
            <w:vAlign w:val="center"/>
          </w:tcPr>
          <w:p w:rsidR="006750B1" w:rsidRPr="008E187B" w:rsidRDefault="006750B1" w:rsidP="00893AA2">
            <w:pPr>
              <w:spacing w:line="440" w:lineRule="exact"/>
              <w:rPr>
                <w:spacing w:val="0"/>
                <w:sz w:val="24"/>
              </w:rPr>
            </w:pPr>
            <w:r w:rsidRPr="008E187B">
              <w:rPr>
                <w:spacing w:val="0"/>
                <w:sz w:val="24"/>
              </w:rPr>
              <w:t>TEST EQUIPMENT HOOKUP</w:t>
            </w:r>
          </w:p>
        </w:tc>
        <w:tc>
          <w:tcPr>
            <w:tcW w:w="2905" w:type="dxa"/>
            <w:vAlign w:val="center"/>
          </w:tcPr>
          <w:p w:rsidR="006750B1" w:rsidRPr="008E187B" w:rsidRDefault="006750B1" w:rsidP="00893AA2">
            <w:pPr>
              <w:spacing w:line="440" w:lineRule="exact"/>
              <w:rPr>
                <w:spacing w:val="0"/>
                <w:sz w:val="24"/>
              </w:rPr>
            </w:pPr>
            <w:r w:rsidRPr="008E187B">
              <w:rPr>
                <w:spacing w:val="0"/>
                <w:sz w:val="24"/>
              </w:rPr>
              <w:t>试验设备联机</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TFD</w:t>
            </w:r>
          </w:p>
        </w:tc>
        <w:tc>
          <w:tcPr>
            <w:tcW w:w="5206" w:type="dxa"/>
            <w:vAlign w:val="center"/>
          </w:tcPr>
          <w:p w:rsidR="006750B1" w:rsidRPr="008E187B" w:rsidRDefault="006750B1" w:rsidP="00893AA2">
            <w:pPr>
              <w:spacing w:line="440" w:lineRule="exact"/>
              <w:rPr>
                <w:spacing w:val="0"/>
                <w:sz w:val="24"/>
              </w:rPr>
            </w:pPr>
            <w:r w:rsidRPr="008E187B">
              <w:rPr>
                <w:spacing w:val="0"/>
                <w:sz w:val="24"/>
              </w:rPr>
              <w:t>T CODED FORM DIE</w:t>
            </w:r>
          </w:p>
        </w:tc>
        <w:tc>
          <w:tcPr>
            <w:tcW w:w="2905" w:type="dxa"/>
            <w:vAlign w:val="center"/>
          </w:tcPr>
          <w:p w:rsidR="006750B1" w:rsidRPr="008E187B" w:rsidRDefault="006750B1" w:rsidP="00893AA2">
            <w:pPr>
              <w:spacing w:line="440" w:lineRule="exact"/>
              <w:rPr>
                <w:spacing w:val="0"/>
                <w:sz w:val="24"/>
              </w:rPr>
            </w:pPr>
            <w:r w:rsidRPr="008E187B">
              <w:rPr>
                <w:spacing w:val="0"/>
                <w:sz w:val="24"/>
              </w:rPr>
              <w:t>T</w:t>
            </w:r>
            <w:r w:rsidRPr="008E187B">
              <w:rPr>
                <w:spacing w:val="0"/>
                <w:sz w:val="24"/>
              </w:rPr>
              <w:t>码成形模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TFT</w:t>
            </w:r>
          </w:p>
        </w:tc>
        <w:tc>
          <w:tcPr>
            <w:tcW w:w="5206" w:type="dxa"/>
            <w:vAlign w:val="center"/>
          </w:tcPr>
          <w:p w:rsidR="006750B1" w:rsidRPr="008E187B" w:rsidRDefault="006750B1" w:rsidP="00893AA2">
            <w:pPr>
              <w:spacing w:line="440" w:lineRule="exact"/>
              <w:rPr>
                <w:spacing w:val="0"/>
                <w:sz w:val="24"/>
              </w:rPr>
            </w:pPr>
            <w:r w:rsidRPr="008E187B">
              <w:rPr>
                <w:spacing w:val="0"/>
                <w:sz w:val="24"/>
              </w:rPr>
              <w:t>TEMPORARY FACILITY TOOL</w:t>
            </w:r>
          </w:p>
        </w:tc>
        <w:tc>
          <w:tcPr>
            <w:tcW w:w="2905" w:type="dxa"/>
            <w:vAlign w:val="center"/>
          </w:tcPr>
          <w:p w:rsidR="006750B1" w:rsidRPr="008E187B" w:rsidRDefault="006750B1" w:rsidP="00893AA2">
            <w:pPr>
              <w:spacing w:line="440" w:lineRule="exact"/>
              <w:rPr>
                <w:spacing w:val="0"/>
                <w:sz w:val="24"/>
              </w:rPr>
            </w:pPr>
            <w:r w:rsidRPr="008E187B">
              <w:rPr>
                <w:spacing w:val="0"/>
                <w:sz w:val="24"/>
              </w:rPr>
              <w:t>临时简易工装</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TGMD</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TEXT &amp; GRAPHICS-MED GEHERATED</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MED</w:t>
            </w:r>
            <w:r w:rsidRPr="008E187B">
              <w:rPr>
                <w:spacing w:val="0"/>
                <w:sz w:val="24"/>
              </w:rPr>
              <w:t>编制的文本与图形</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TGNC</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TEXT &amp; GRAPHICS-NC PROGGRAMMING GENERATED</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数控编程编制的文本与图形</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TGPP</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TEXT &amp; GRAPHICS-PROCESS PLANNING GENERATED</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工艺设计编制的文本与图形</w:t>
            </w:r>
          </w:p>
        </w:tc>
      </w:tr>
      <w:tr w:rsidR="006750B1" w:rsidRPr="008E187B" w:rsidTr="006750B1">
        <w:trPr>
          <w:jc w:val="center"/>
        </w:trPr>
        <w:tc>
          <w:tcPr>
            <w:tcW w:w="187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TGQC</w:t>
            </w:r>
          </w:p>
        </w:tc>
        <w:tc>
          <w:tcPr>
            <w:tcW w:w="520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TEXT &amp; GRAPHICS-QC GENERATED</w:t>
            </w:r>
          </w:p>
        </w:tc>
        <w:tc>
          <w:tcPr>
            <w:tcW w:w="2905"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QC</w:t>
            </w:r>
            <w:r w:rsidRPr="008E187B">
              <w:rPr>
                <w:spacing w:val="0"/>
                <w:sz w:val="24"/>
              </w:rPr>
              <w:t>编制的文本与图形</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TGSH</w:t>
            </w:r>
          </w:p>
        </w:tc>
        <w:tc>
          <w:tcPr>
            <w:tcW w:w="5206" w:type="dxa"/>
            <w:vAlign w:val="center"/>
          </w:tcPr>
          <w:p w:rsidR="006750B1" w:rsidRPr="008E187B" w:rsidRDefault="006750B1" w:rsidP="00893AA2">
            <w:pPr>
              <w:spacing w:line="440" w:lineRule="exact"/>
              <w:rPr>
                <w:spacing w:val="0"/>
                <w:sz w:val="24"/>
              </w:rPr>
            </w:pPr>
            <w:r w:rsidRPr="008E187B">
              <w:rPr>
                <w:spacing w:val="0"/>
                <w:sz w:val="24"/>
              </w:rPr>
              <w:t>TEXT &amp; GRAPHICS-SHOP GENERATED</w:t>
            </w:r>
          </w:p>
        </w:tc>
        <w:tc>
          <w:tcPr>
            <w:tcW w:w="2905" w:type="dxa"/>
            <w:vAlign w:val="center"/>
          </w:tcPr>
          <w:p w:rsidR="006750B1" w:rsidRPr="008E187B" w:rsidRDefault="006750B1" w:rsidP="00893AA2">
            <w:pPr>
              <w:spacing w:line="440" w:lineRule="exact"/>
              <w:rPr>
                <w:spacing w:val="0"/>
                <w:sz w:val="24"/>
              </w:rPr>
            </w:pPr>
            <w:r w:rsidRPr="008E187B">
              <w:rPr>
                <w:spacing w:val="0"/>
                <w:sz w:val="24"/>
              </w:rPr>
              <w:t>车间编制的文本与图形</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TH</w:t>
            </w:r>
          </w:p>
        </w:tc>
        <w:tc>
          <w:tcPr>
            <w:tcW w:w="5206" w:type="dxa"/>
            <w:vAlign w:val="center"/>
          </w:tcPr>
          <w:p w:rsidR="006750B1" w:rsidRPr="008E187B" w:rsidRDefault="006750B1" w:rsidP="00893AA2">
            <w:pPr>
              <w:spacing w:line="440" w:lineRule="exact"/>
              <w:rPr>
                <w:spacing w:val="0"/>
                <w:sz w:val="24"/>
              </w:rPr>
            </w:pPr>
            <w:r w:rsidRPr="008E187B">
              <w:rPr>
                <w:spacing w:val="0"/>
                <w:sz w:val="24"/>
              </w:rPr>
              <w:t>TEST HARNESS</w:t>
            </w:r>
          </w:p>
        </w:tc>
        <w:tc>
          <w:tcPr>
            <w:tcW w:w="2905" w:type="dxa"/>
            <w:vAlign w:val="center"/>
          </w:tcPr>
          <w:p w:rsidR="006750B1" w:rsidRPr="008E187B" w:rsidRDefault="006750B1" w:rsidP="00893AA2">
            <w:pPr>
              <w:spacing w:line="440" w:lineRule="exact"/>
              <w:rPr>
                <w:spacing w:val="0"/>
                <w:sz w:val="24"/>
              </w:rPr>
            </w:pPr>
            <w:r w:rsidRPr="008E187B">
              <w:rPr>
                <w:spacing w:val="0"/>
                <w:sz w:val="24"/>
              </w:rPr>
              <w:t>试验电缆</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THF</w:t>
            </w:r>
          </w:p>
        </w:tc>
        <w:tc>
          <w:tcPr>
            <w:tcW w:w="5206" w:type="dxa"/>
            <w:vAlign w:val="center"/>
          </w:tcPr>
          <w:p w:rsidR="006750B1" w:rsidRPr="008E187B" w:rsidRDefault="006750B1" w:rsidP="00893AA2">
            <w:pPr>
              <w:spacing w:line="440" w:lineRule="exact"/>
              <w:rPr>
                <w:spacing w:val="0"/>
                <w:sz w:val="24"/>
              </w:rPr>
            </w:pPr>
            <w:r w:rsidRPr="008E187B">
              <w:rPr>
                <w:spacing w:val="0"/>
                <w:sz w:val="24"/>
              </w:rPr>
              <w:t>THREADING FIXTURE</w:t>
            </w:r>
          </w:p>
        </w:tc>
        <w:tc>
          <w:tcPr>
            <w:tcW w:w="2905" w:type="dxa"/>
            <w:vAlign w:val="center"/>
          </w:tcPr>
          <w:p w:rsidR="006750B1" w:rsidRPr="008E187B" w:rsidRDefault="006750B1" w:rsidP="00893AA2">
            <w:pPr>
              <w:spacing w:line="440" w:lineRule="exact"/>
              <w:rPr>
                <w:spacing w:val="0"/>
                <w:sz w:val="24"/>
              </w:rPr>
            </w:pPr>
            <w:r w:rsidRPr="008E187B">
              <w:rPr>
                <w:spacing w:val="0"/>
                <w:sz w:val="24"/>
              </w:rPr>
              <w:t>螺纹加工夹具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TJ</w:t>
            </w:r>
          </w:p>
        </w:tc>
        <w:tc>
          <w:tcPr>
            <w:tcW w:w="5206" w:type="dxa"/>
            <w:vAlign w:val="center"/>
          </w:tcPr>
          <w:p w:rsidR="006750B1" w:rsidRPr="008E187B" w:rsidRDefault="006750B1" w:rsidP="00893AA2">
            <w:pPr>
              <w:spacing w:line="440" w:lineRule="exact"/>
              <w:rPr>
                <w:spacing w:val="0"/>
                <w:sz w:val="24"/>
              </w:rPr>
            </w:pPr>
            <w:r w:rsidRPr="008E187B">
              <w:rPr>
                <w:spacing w:val="0"/>
                <w:sz w:val="24"/>
              </w:rPr>
              <w:t>TRIM JIG</w:t>
            </w:r>
          </w:p>
        </w:tc>
        <w:tc>
          <w:tcPr>
            <w:tcW w:w="2905" w:type="dxa"/>
            <w:vAlign w:val="center"/>
          </w:tcPr>
          <w:p w:rsidR="006750B1" w:rsidRPr="008E187B" w:rsidRDefault="006750B1" w:rsidP="00893AA2">
            <w:pPr>
              <w:spacing w:line="440" w:lineRule="exact"/>
              <w:rPr>
                <w:spacing w:val="0"/>
                <w:sz w:val="24"/>
              </w:rPr>
            </w:pPr>
            <w:proofErr w:type="gramStart"/>
            <w:r w:rsidRPr="008E187B">
              <w:rPr>
                <w:spacing w:val="0"/>
                <w:sz w:val="24"/>
              </w:rPr>
              <w:t>修整型架</w:t>
            </w:r>
            <w:proofErr w:type="gramEnd"/>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TJD</w:t>
            </w:r>
          </w:p>
        </w:tc>
        <w:tc>
          <w:tcPr>
            <w:tcW w:w="5206" w:type="dxa"/>
            <w:vAlign w:val="center"/>
          </w:tcPr>
          <w:p w:rsidR="006750B1" w:rsidRPr="008E187B" w:rsidRDefault="006750B1" w:rsidP="00893AA2">
            <w:pPr>
              <w:spacing w:line="440" w:lineRule="exact"/>
              <w:rPr>
                <w:spacing w:val="0"/>
                <w:sz w:val="24"/>
              </w:rPr>
            </w:pPr>
            <w:r w:rsidRPr="008E187B">
              <w:rPr>
                <w:spacing w:val="0"/>
                <w:sz w:val="24"/>
              </w:rPr>
              <w:t>T CODED JOGGLE DIE</w:t>
            </w:r>
          </w:p>
        </w:tc>
        <w:tc>
          <w:tcPr>
            <w:tcW w:w="2905" w:type="dxa"/>
            <w:vAlign w:val="center"/>
          </w:tcPr>
          <w:p w:rsidR="006750B1" w:rsidRPr="008E187B" w:rsidRDefault="006750B1" w:rsidP="00893AA2">
            <w:pPr>
              <w:spacing w:line="440" w:lineRule="exact"/>
              <w:rPr>
                <w:spacing w:val="0"/>
                <w:sz w:val="24"/>
              </w:rPr>
            </w:pPr>
            <w:r w:rsidRPr="008E187B">
              <w:rPr>
                <w:spacing w:val="0"/>
                <w:sz w:val="24"/>
              </w:rPr>
              <w:t>T</w:t>
            </w:r>
            <w:r w:rsidRPr="008E187B">
              <w:rPr>
                <w:spacing w:val="0"/>
                <w:sz w:val="24"/>
              </w:rPr>
              <w:t>码下陷模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TME</w:t>
            </w:r>
          </w:p>
        </w:tc>
        <w:tc>
          <w:tcPr>
            <w:tcW w:w="5206" w:type="dxa"/>
            <w:vAlign w:val="center"/>
          </w:tcPr>
          <w:p w:rsidR="006750B1" w:rsidRPr="008E187B" w:rsidRDefault="006750B1" w:rsidP="00893AA2">
            <w:pPr>
              <w:spacing w:line="440" w:lineRule="exact"/>
              <w:rPr>
                <w:spacing w:val="0"/>
                <w:sz w:val="24"/>
              </w:rPr>
            </w:pPr>
            <w:r w:rsidRPr="008E187B">
              <w:rPr>
                <w:spacing w:val="0"/>
                <w:sz w:val="24"/>
              </w:rPr>
              <w:t>TRANSPORTATION MECHANICAL EQUIPMENT</w:t>
            </w:r>
          </w:p>
        </w:tc>
        <w:tc>
          <w:tcPr>
            <w:tcW w:w="2905" w:type="dxa"/>
            <w:vAlign w:val="center"/>
          </w:tcPr>
          <w:p w:rsidR="006750B1" w:rsidRPr="008E187B" w:rsidRDefault="006750B1" w:rsidP="00893AA2">
            <w:pPr>
              <w:spacing w:line="440" w:lineRule="exact"/>
              <w:rPr>
                <w:spacing w:val="0"/>
                <w:sz w:val="24"/>
              </w:rPr>
            </w:pPr>
            <w:r w:rsidRPr="008E187B">
              <w:rPr>
                <w:spacing w:val="0"/>
                <w:sz w:val="24"/>
              </w:rPr>
              <w:t>运输机械设备</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TMLO</w:t>
            </w:r>
          </w:p>
        </w:tc>
        <w:tc>
          <w:tcPr>
            <w:tcW w:w="5206" w:type="dxa"/>
            <w:vAlign w:val="center"/>
          </w:tcPr>
          <w:p w:rsidR="006750B1" w:rsidRPr="008E187B" w:rsidRDefault="006750B1" w:rsidP="00893AA2">
            <w:pPr>
              <w:spacing w:line="440" w:lineRule="exact"/>
              <w:rPr>
                <w:spacing w:val="0"/>
                <w:sz w:val="24"/>
              </w:rPr>
            </w:pPr>
            <w:r w:rsidRPr="008E187B">
              <w:rPr>
                <w:spacing w:val="0"/>
                <w:sz w:val="24"/>
              </w:rPr>
              <w:t>TOOLING MASTER LAYOUT</w:t>
            </w:r>
          </w:p>
        </w:tc>
        <w:tc>
          <w:tcPr>
            <w:tcW w:w="2905" w:type="dxa"/>
            <w:vAlign w:val="center"/>
          </w:tcPr>
          <w:p w:rsidR="006750B1" w:rsidRPr="008E187B" w:rsidRDefault="006750B1" w:rsidP="00893AA2">
            <w:pPr>
              <w:spacing w:line="440" w:lineRule="exact"/>
              <w:rPr>
                <w:spacing w:val="0"/>
                <w:sz w:val="24"/>
              </w:rPr>
            </w:pPr>
            <w:r w:rsidRPr="008E187B">
              <w:rPr>
                <w:spacing w:val="0"/>
                <w:sz w:val="24"/>
              </w:rPr>
              <w:t>工装标准图</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TS</w:t>
            </w:r>
          </w:p>
        </w:tc>
        <w:tc>
          <w:tcPr>
            <w:tcW w:w="5206" w:type="dxa"/>
            <w:vAlign w:val="center"/>
          </w:tcPr>
          <w:p w:rsidR="006750B1" w:rsidRPr="008E187B" w:rsidRDefault="006750B1" w:rsidP="00893AA2">
            <w:pPr>
              <w:spacing w:line="440" w:lineRule="exact"/>
              <w:rPr>
                <w:spacing w:val="0"/>
                <w:sz w:val="24"/>
              </w:rPr>
            </w:pPr>
            <w:r w:rsidRPr="008E187B">
              <w:rPr>
                <w:spacing w:val="0"/>
                <w:sz w:val="24"/>
              </w:rPr>
              <w:t>TOOL SPECIFICATION</w:t>
            </w:r>
          </w:p>
        </w:tc>
        <w:tc>
          <w:tcPr>
            <w:tcW w:w="2905" w:type="dxa"/>
            <w:vAlign w:val="center"/>
          </w:tcPr>
          <w:p w:rsidR="006750B1" w:rsidRPr="008E187B" w:rsidRDefault="006750B1" w:rsidP="00893AA2">
            <w:pPr>
              <w:spacing w:line="440" w:lineRule="exact"/>
              <w:rPr>
                <w:spacing w:val="0"/>
                <w:sz w:val="24"/>
              </w:rPr>
            </w:pPr>
            <w:r w:rsidRPr="008E187B">
              <w:rPr>
                <w:spacing w:val="0"/>
                <w:sz w:val="24"/>
              </w:rPr>
              <w:t>工装规范</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TSB</w:t>
            </w:r>
          </w:p>
        </w:tc>
        <w:tc>
          <w:tcPr>
            <w:tcW w:w="5206" w:type="dxa"/>
            <w:vAlign w:val="center"/>
          </w:tcPr>
          <w:p w:rsidR="006750B1" w:rsidRPr="008E187B" w:rsidRDefault="006750B1" w:rsidP="00893AA2">
            <w:pPr>
              <w:spacing w:line="440" w:lineRule="exact"/>
              <w:rPr>
                <w:spacing w:val="0"/>
                <w:sz w:val="24"/>
              </w:rPr>
            </w:pPr>
            <w:r w:rsidRPr="008E187B">
              <w:rPr>
                <w:spacing w:val="0"/>
                <w:sz w:val="24"/>
              </w:rPr>
              <w:t>TOOL SUB BASE</w:t>
            </w:r>
          </w:p>
        </w:tc>
        <w:tc>
          <w:tcPr>
            <w:tcW w:w="2905" w:type="dxa"/>
            <w:vAlign w:val="center"/>
          </w:tcPr>
          <w:p w:rsidR="006750B1" w:rsidRPr="008E187B" w:rsidRDefault="006750B1" w:rsidP="00893AA2">
            <w:pPr>
              <w:spacing w:line="440" w:lineRule="exact"/>
              <w:rPr>
                <w:spacing w:val="0"/>
                <w:sz w:val="24"/>
              </w:rPr>
            </w:pPr>
            <w:r w:rsidRPr="008E187B">
              <w:rPr>
                <w:spacing w:val="0"/>
                <w:sz w:val="24"/>
              </w:rPr>
              <w:t>工装子基</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TSF</w:t>
            </w:r>
          </w:p>
        </w:tc>
        <w:tc>
          <w:tcPr>
            <w:tcW w:w="5206" w:type="dxa"/>
            <w:vAlign w:val="center"/>
          </w:tcPr>
          <w:p w:rsidR="006750B1" w:rsidRPr="008E187B" w:rsidRDefault="006750B1" w:rsidP="00893AA2">
            <w:pPr>
              <w:spacing w:line="440" w:lineRule="exact"/>
              <w:rPr>
                <w:spacing w:val="0"/>
                <w:sz w:val="24"/>
              </w:rPr>
            </w:pPr>
            <w:r w:rsidRPr="008E187B">
              <w:rPr>
                <w:spacing w:val="0"/>
                <w:sz w:val="24"/>
              </w:rPr>
              <w:t>TEST SUPPORT FIXTURE</w:t>
            </w:r>
          </w:p>
        </w:tc>
        <w:tc>
          <w:tcPr>
            <w:tcW w:w="2905" w:type="dxa"/>
            <w:vAlign w:val="center"/>
          </w:tcPr>
          <w:p w:rsidR="006750B1" w:rsidRPr="008E187B" w:rsidRDefault="006750B1" w:rsidP="00893AA2">
            <w:pPr>
              <w:spacing w:line="440" w:lineRule="exact"/>
              <w:rPr>
                <w:spacing w:val="0"/>
                <w:sz w:val="24"/>
              </w:rPr>
            </w:pPr>
            <w:r w:rsidRPr="008E187B">
              <w:rPr>
                <w:spacing w:val="0"/>
                <w:sz w:val="24"/>
              </w:rPr>
              <w:t>试验支持夹具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TSJ</w:t>
            </w:r>
          </w:p>
        </w:tc>
        <w:tc>
          <w:tcPr>
            <w:tcW w:w="5206" w:type="dxa"/>
            <w:vAlign w:val="center"/>
          </w:tcPr>
          <w:p w:rsidR="006750B1" w:rsidRPr="008E187B" w:rsidRDefault="006750B1" w:rsidP="00893AA2">
            <w:pPr>
              <w:spacing w:line="440" w:lineRule="exact"/>
              <w:rPr>
                <w:spacing w:val="0"/>
                <w:sz w:val="24"/>
              </w:rPr>
            </w:pPr>
            <w:r w:rsidRPr="008E187B">
              <w:rPr>
                <w:spacing w:val="0"/>
                <w:sz w:val="24"/>
              </w:rPr>
              <w:t>TEST JIG</w:t>
            </w:r>
          </w:p>
        </w:tc>
        <w:tc>
          <w:tcPr>
            <w:tcW w:w="2905" w:type="dxa"/>
            <w:vAlign w:val="center"/>
          </w:tcPr>
          <w:p w:rsidR="006750B1" w:rsidRPr="008E187B" w:rsidRDefault="006750B1" w:rsidP="00893AA2">
            <w:pPr>
              <w:spacing w:line="440" w:lineRule="exact"/>
              <w:rPr>
                <w:spacing w:val="0"/>
                <w:sz w:val="24"/>
              </w:rPr>
            </w:pPr>
            <w:r w:rsidRPr="008E187B">
              <w:rPr>
                <w:spacing w:val="0"/>
                <w:sz w:val="24"/>
              </w:rPr>
              <w:t>试验夹具</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TST</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T CODED STANDARD TOOL</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 xml:space="preserve">T </w:t>
            </w:r>
            <w:proofErr w:type="gramStart"/>
            <w:r w:rsidRPr="008E187B">
              <w:rPr>
                <w:spacing w:val="0"/>
                <w:sz w:val="24"/>
              </w:rPr>
              <w:t>码标准</w:t>
            </w:r>
            <w:proofErr w:type="gramEnd"/>
            <w:r w:rsidRPr="008E187B">
              <w:rPr>
                <w:spacing w:val="0"/>
                <w:sz w:val="24"/>
              </w:rPr>
              <w:t>工装</w:t>
            </w:r>
          </w:p>
        </w:tc>
      </w:tr>
      <w:tr w:rsidR="006750B1" w:rsidRPr="008E187B" w:rsidTr="006750B1">
        <w:trPr>
          <w:jc w:val="center"/>
        </w:trPr>
        <w:tc>
          <w:tcPr>
            <w:tcW w:w="187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TTPF</w:t>
            </w:r>
          </w:p>
        </w:tc>
        <w:tc>
          <w:tcPr>
            <w:tcW w:w="5206"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TUBE TEE PULLOUT FIXTURE</w:t>
            </w:r>
          </w:p>
        </w:tc>
        <w:tc>
          <w:tcPr>
            <w:tcW w:w="2905" w:type="dxa"/>
            <w:tcBorders>
              <w:top w:val="single" w:sz="4" w:space="0" w:color="auto"/>
              <w:bottom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导管</w:t>
            </w:r>
            <w:r w:rsidRPr="008E187B">
              <w:rPr>
                <w:spacing w:val="0"/>
                <w:sz w:val="24"/>
              </w:rPr>
              <w:t>T</w:t>
            </w:r>
            <w:r w:rsidRPr="008E187B">
              <w:rPr>
                <w:spacing w:val="0"/>
                <w:sz w:val="24"/>
              </w:rPr>
              <w:t>形拔出夹具</w:t>
            </w:r>
          </w:p>
        </w:tc>
      </w:tr>
      <w:tr w:rsidR="006750B1" w:rsidRPr="008E187B" w:rsidTr="006750B1">
        <w:trPr>
          <w:jc w:val="center"/>
        </w:trPr>
        <w:tc>
          <w:tcPr>
            <w:tcW w:w="187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UT</w:t>
            </w:r>
          </w:p>
        </w:tc>
        <w:tc>
          <w:tcPr>
            <w:tcW w:w="5206"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UTILITY TOOL</w:t>
            </w:r>
          </w:p>
        </w:tc>
        <w:tc>
          <w:tcPr>
            <w:tcW w:w="2905" w:type="dxa"/>
            <w:tcBorders>
              <w:top w:val="single" w:sz="2" w:space="0" w:color="auto"/>
            </w:tcBorders>
            <w:vAlign w:val="center"/>
          </w:tcPr>
          <w:p w:rsidR="006750B1" w:rsidRPr="008E187B" w:rsidRDefault="006750B1" w:rsidP="00893AA2">
            <w:pPr>
              <w:spacing w:line="440" w:lineRule="exact"/>
              <w:rPr>
                <w:spacing w:val="0"/>
                <w:sz w:val="24"/>
              </w:rPr>
            </w:pPr>
            <w:r w:rsidRPr="008E187B">
              <w:rPr>
                <w:spacing w:val="0"/>
                <w:sz w:val="24"/>
              </w:rPr>
              <w:t>应用工装</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VCFF</w:t>
            </w:r>
          </w:p>
        </w:tc>
        <w:tc>
          <w:tcPr>
            <w:tcW w:w="5206" w:type="dxa"/>
            <w:vAlign w:val="center"/>
          </w:tcPr>
          <w:p w:rsidR="006750B1" w:rsidRPr="008E187B" w:rsidRDefault="006750B1" w:rsidP="00893AA2">
            <w:pPr>
              <w:spacing w:line="440" w:lineRule="exact"/>
              <w:rPr>
                <w:spacing w:val="0"/>
                <w:sz w:val="24"/>
              </w:rPr>
            </w:pPr>
            <w:r w:rsidRPr="008E187B">
              <w:rPr>
                <w:spacing w:val="0"/>
                <w:sz w:val="24"/>
              </w:rPr>
              <w:t>VACUUM CREEP FORM FIXTURE</w:t>
            </w:r>
          </w:p>
        </w:tc>
        <w:tc>
          <w:tcPr>
            <w:tcW w:w="2905" w:type="dxa"/>
            <w:vAlign w:val="center"/>
          </w:tcPr>
          <w:p w:rsidR="006750B1" w:rsidRPr="008E187B" w:rsidRDefault="006750B1" w:rsidP="00893AA2">
            <w:pPr>
              <w:spacing w:line="440" w:lineRule="exact"/>
              <w:rPr>
                <w:spacing w:val="0"/>
                <w:sz w:val="24"/>
              </w:rPr>
            </w:pPr>
            <w:r w:rsidRPr="008E187B">
              <w:rPr>
                <w:spacing w:val="0"/>
                <w:sz w:val="24"/>
              </w:rPr>
              <w:t>真空蠕变成形模具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VFM</w:t>
            </w:r>
          </w:p>
        </w:tc>
        <w:tc>
          <w:tcPr>
            <w:tcW w:w="5206" w:type="dxa"/>
            <w:vAlign w:val="center"/>
          </w:tcPr>
          <w:p w:rsidR="006750B1" w:rsidRPr="008E187B" w:rsidRDefault="006750B1" w:rsidP="00893AA2">
            <w:pPr>
              <w:spacing w:line="440" w:lineRule="exact"/>
              <w:rPr>
                <w:spacing w:val="0"/>
                <w:sz w:val="24"/>
              </w:rPr>
            </w:pPr>
            <w:r w:rsidRPr="008E187B">
              <w:rPr>
                <w:spacing w:val="0"/>
                <w:sz w:val="24"/>
              </w:rPr>
              <w:t>VACUUM FORMING MOLD</w:t>
            </w:r>
          </w:p>
        </w:tc>
        <w:tc>
          <w:tcPr>
            <w:tcW w:w="2905" w:type="dxa"/>
            <w:vAlign w:val="center"/>
          </w:tcPr>
          <w:p w:rsidR="006750B1" w:rsidRPr="008E187B" w:rsidRDefault="006750B1" w:rsidP="00893AA2">
            <w:pPr>
              <w:spacing w:line="440" w:lineRule="exact"/>
              <w:rPr>
                <w:spacing w:val="0"/>
                <w:sz w:val="24"/>
              </w:rPr>
            </w:pPr>
            <w:r w:rsidRPr="008E187B">
              <w:rPr>
                <w:spacing w:val="0"/>
                <w:sz w:val="24"/>
              </w:rPr>
              <w:t>真空成形模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VST</w:t>
            </w:r>
          </w:p>
        </w:tc>
        <w:tc>
          <w:tcPr>
            <w:tcW w:w="5206" w:type="dxa"/>
            <w:vAlign w:val="center"/>
          </w:tcPr>
          <w:p w:rsidR="006750B1" w:rsidRPr="008E187B" w:rsidRDefault="006750B1" w:rsidP="00893AA2">
            <w:pPr>
              <w:spacing w:line="440" w:lineRule="exact"/>
              <w:rPr>
                <w:spacing w:val="0"/>
                <w:sz w:val="24"/>
              </w:rPr>
            </w:pPr>
            <w:r w:rsidRPr="008E187B">
              <w:rPr>
                <w:spacing w:val="0"/>
                <w:sz w:val="24"/>
              </w:rPr>
              <w:t>VELICOPTERS STANDARD TOOL</w:t>
            </w:r>
          </w:p>
        </w:tc>
        <w:tc>
          <w:tcPr>
            <w:tcW w:w="2905" w:type="dxa"/>
            <w:vAlign w:val="center"/>
          </w:tcPr>
          <w:p w:rsidR="006750B1" w:rsidRPr="008E187B" w:rsidRDefault="006750B1" w:rsidP="00893AA2">
            <w:pPr>
              <w:spacing w:line="440" w:lineRule="exact"/>
              <w:rPr>
                <w:spacing w:val="0"/>
                <w:sz w:val="24"/>
              </w:rPr>
            </w:pPr>
            <w:r w:rsidRPr="008E187B">
              <w:rPr>
                <w:spacing w:val="0"/>
                <w:sz w:val="24"/>
              </w:rPr>
              <w:t>直升机</w:t>
            </w:r>
            <w:proofErr w:type="gramStart"/>
            <w:r w:rsidRPr="008E187B">
              <w:rPr>
                <w:spacing w:val="0"/>
                <w:sz w:val="24"/>
              </w:rPr>
              <w:t>厂标准</w:t>
            </w:r>
            <w:proofErr w:type="gramEnd"/>
            <w:r w:rsidRPr="008E187B">
              <w:rPr>
                <w:spacing w:val="0"/>
                <w:sz w:val="24"/>
              </w:rPr>
              <w:t>工具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VTSB</w:t>
            </w:r>
          </w:p>
        </w:tc>
        <w:tc>
          <w:tcPr>
            <w:tcW w:w="5206" w:type="dxa"/>
            <w:vAlign w:val="center"/>
          </w:tcPr>
          <w:p w:rsidR="006750B1" w:rsidRPr="008E187B" w:rsidRDefault="006750B1" w:rsidP="00893AA2">
            <w:pPr>
              <w:spacing w:line="440" w:lineRule="exact"/>
              <w:rPr>
                <w:spacing w:val="0"/>
                <w:sz w:val="24"/>
              </w:rPr>
            </w:pPr>
            <w:r w:rsidRPr="008E187B">
              <w:rPr>
                <w:spacing w:val="0"/>
                <w:sz w:val="24"/>
              </w:rPr>
              <w:t>VACUUM TOOL SUB BASE</w:t>
            </w:r>
          </w:p>
        </w:tc>
        <w:tc>
          <w:tcPr>
            <w:tcW w:w="2905" w:type="dxa"/>
            <w:vAlign w:val="center"/>
          </w:tcPr>
          <w:p w:rsidR="006750B1" w:rsidRPr="008E187B" w:rsidRDefault="006750B1" w:rsidP="00893AA2">
            <w:pPr>
              <w:spacing w:line="440" w:lineRule="exact"/>
              <w:rPr>
                <w:spacing w:val="0"/>
                <w:sz w:val="24"/>
              </w:rPr>
            </w:pPr>
            <w:r w:rsidRPr="008E187B">
              <w:rPr>
                <w:spacing w:val="0"/>
                <w:sz w:val="24"/>
              </w:rPr>
              <w:t>真空工装子基</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lastRenderedPageBreak/>
              <w:t>WAFB</w:t>
            </w:r>
          </w:p>
        </w:tc>
        <w:tc>
          <w:tcPr>
            <w:tcW w:w="5206" w:type="dxa"/>
            <w:vAlign w:val="center"/>
          </w:tcPr>
          <w:p w:rsidR="006750B1" w:rsidRPr="008E187B" w:rsidRDefault="006750B1" w:rsidP="00893AA2">
            <w:pPr>
              <w:spacing w:line="440" w:lineRule="exact"/>
              <w:rPr>
                <w:spacing w:val="0"/>
                <w:sz w:val="24"/>
              </w:rPr>
            </w:pPr>
            <w:r w:rsidRPr="008E187B">
              <w:rPr>
                <w:spacing w:val="0"/>
                <w:sz w:val="24"/>
              </w:rPr>
              <w:t>WATER FORM BLOCK</w:t>
            </w:r>
          </w:p>
        </w:tc>
        <w:tc>
          <w:tcPr>
            <w:tcW w:w="2905" w:type="dxa"/>
            <w:vAlign w:val="center"/>
          </w:tcPr>
          <w:p w:rsidR="006750B1" w:rsidRPr="008E187B" w:rsidRDefault="006750B1" w:rsidP="00893AA2">
            <w:pPr>
              <w:spacing w:line="440" w:lineRule="exact"/>
              <w:rPr>
                <w:spacing w:val="0"/>
                <w:sz w:val="24"/>
              </w:rPr>
            </w:pPr>
            <w:r w:rsidRPr="008E187B">
              <w:rPr>
                <w:spacing w:val="0"/>
                <w:sz w:val="24"/>
              </w:rPr>
              <w:t>水压成形模</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WFB</w:t>
            </w:r>
          </w:p>
        </w:tc>
        <w:tc>
          <w:tcPr>
            <w:tcW w:w="5206" w:type="dxa"/>
            <w:vAlign w:val="center"/>
          </w:tcPr>
          <w:p w:rsidR="006750B1" w:rsidRPr="008E187B" w:rsidRDefault="006750B1" w:rsidP="00893AA2">
            <w:pPr>
              <w:spacing w:line="440" w:lineRule="exact"/>
              <w:rPr>
                <w:spacing w:val="0"/>
                <w:sz w:val="24"/>
              </w:rPr>
            </w:pPr>
            <w:r w:rsidRPr="008E187B">
              <w:rPr>
                <w:spacing w:val="0"/>
                <w:sz w:val="24"/>
              </w:rPr>
              <w:t>WIRE FORM BOARD</w:t>
            </w:r>
          </w:p>
        </w:tc>
        <w:tc>
          <w:tcPr>
            <w:tcW w:w="2905" w:type="dxa"/>
            <w:vAlign w:val="center"/>
          </w:tcPr>
          <w:p w:rsidR="006750B1" w:rsidRPr="008E187B" w:rsidRDefault="006750B1" w:rsidP="00893AA2">
            <w:pPr>
              <w:spacing w:line="440" w:lineRule="exact"/>
              <w:rPr>
                <w:spacing w:val="0"/>
                <w:sz w:val="24"/>
              </w:rPr>
            </w:pPr>
            <w:r w:rsidRPr="008E187B">
              <w:rPr>
                <w:spacing w:val="0"/>
                <w:sz w:val="24"/>
              </w:rPr>
              <w:t>划线板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WFF</w:t>
            </w:r>
          </w:p>
        </w:tc>
        <w:tc>
          <w:tcPr>
            <w:tcW w:w="5206" w:type="dxa"/>
            <w:vAlign w:val="center"/>
          </w:tcPr>
          <w:p w:rsidR="006750B1" w:rsidRPr="008E187B" w:rsidRDefault="006750B1" w:rsidP="00893AA2">
            <w:pPr>
              <w:spacing w:line="440" w:lineRule="exact"/>
              <w:rPr>
                <w:spacing w:val="0"/>
                <w:sz w:val="24"/>
              </w:rPr>
            </w:pPr>
            <w:r w:rsidRPr="008E187B">
              <w:rPr>
                <w:spacing w:val="0"/>
                <w:sz w:val="24"/>
              </w:rPr>
              <w:t>WIRE FORM FIXTURE</w:t>
            </w:r>
          </w:p>
        </w:tc>
        <w:tc>
          <w:tcPr>
            <w:tcW w:w="2905" w:type="dxa"/>
            <w:vAlign w:val="center"/>
          </w:tcPr>
          <w:p w:rsidR="006750B1" w:rsidRPr="008E187B" w:rsidRDefault="006750B1" w:rsidP="00893AA2">
            <w:pPr>
              <w:spacing w:line="440" w:lineRule="exact"/>
              <w:rPr>
                <w:spacing w:val="0"/>
                <w:sz w:val="24"/>
              </w:rPr>
            </w:pPr>
            <w:r w:rsidRPr="008E187B">
              <w:rPr>
                <w:spacing w:val="0"/>
                <w:sz w:val="24"/>
              </w:rPr>
              <w:t>划线成形夹具</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WJ</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WELD JIG</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焊接（夹具）</w:t>
            </w:r>
            <w:proofErr w:type="gramStart"/>
            <w:r w:rsidRPr="008E187B">
              <w:rPr>
                <w:spacing w:val="0"/>
                <w:sz w:val="24"/>
              </w:rPr>
              <w:t>型架</w:t>
            </w:r>
            <w:proofErr w:type="gramEnd"/>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WSC</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WICHITA STANDARD CUTTER</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Wichita</w:t>
            </w:r>
            <w:r w:rsidRPr="008E187B">
              <w:rPr>
                <w:spacing w:val="0"/>
                <w:sz w:val="24"/>
              </w:rPr>
              <w:t>标准刀具</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WST</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WICHITA STANDARD TOOL</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Wichita</w:t>
            </w:r>
            <w:r w:rsidRPr="008E187B">
              <w:rPr>
                <w:spacing w:val="0"/>
                <w:sz w:val="24"/>
              </w:rPr>
              <w:t>标准工装</w:t>
            </w:r>
          </w:p>
        </w:tc>
      </w:tr>
      <w:tr w:rsidR="006750B1" w:rsidRPr="008E187B" w:rsidTr="006750B1">
        <w:trPr>
          <w:jc w:val="center"/>
        </w:trPr>
        <w:tc>
          <w:tcPr>
            <w:tcW w:w="187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WUT</w:t>
            </w:r>
          </w:p>
        </w:tc>
        <w:tc>
          <w:tcPr>
            <w:tcW w:w="5206"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WICHITA UTILITY TOOL</w:t>
            </w:r>
          </w:p>
        </w:tc>
        <w:tc>
          <w:tcPr>
            <w:tcW w:w="2905" w:type="dxa"/>
            <w:tcBorders>
              <w:top w:val="single" w:sz="4" w:space="0" w:color="auto"/>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Wichita</w:t>
            </w:r>
            <w:r w:rsidRPr="008E187B">
              <w:rPr>
                <w:spacing w:val="0"/>
                <w:sz w:val="24"/>
              </w:rPr>
              <w:t>应用工装</w:t>
            </w:r>
          </w:p>
        </w:tc>
      </w:tr>
      <w:tr w:rsidR="006750B1" w:rsidRPr="008E187B" w:rsidTr="006750B1">
        <w:trPr>
          <w:jc w:val="center"/>
        </w:trPr>
        <w:tc>
          <w:tcPr>
            <w:tcW w:w="187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ZBAJ</w:t>
            </w:r>
          </w:p>
        </w:tc>
        <w:tc>
          <w:tcPr>
            <w:tcW w:w="5206"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INTERIOR PANEL BONDING ASSEMBLY JIG</w:t>
            </w:r>
          </w:p>
        </w:tc>
        <w:tc>
          <w:tcPr>
            <w:tcW w:w="2905" w:type="dxa"/>
            <w:tcBorders>
              <w:top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内部板粘结装配型架</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ZDT</w:t>
            </w:r>
          </w:p>
        </w:tc>
        <w:tc>
          <w:tcPr>
            <w:tcW w:w="5206" w:type="dxa"/>
            <w:vAlign w:val="center"/>
          </w:tcPr>
          <w:p w:rsidR="006750B1" w:rsidRPr="008E187B" w:rsidRDefault="006750B1" w:rsidP="00893AA2">
            <w:pPr>
              <w:spacing w:line="440" w:lineRule="exact"/>
              <w:rPr>
                <w:spacing w:val="0"/>
                <w:sz w:val="24"/>
              </w:rPr>
            </w:pPr>
            <w:r w:rsidRPr="008E187B">
              <w:rPr>
                <w:spacing w:val="0"/>
                <w:sz w:val="24"/>
              </w:rPr>
              <w:t>INTERIOR PANEL DRILL TEMPLATE</w:t>
            </w:r>
          </w:p>
        </w:tc>
        <w:tc>
          <w:tcPr>
            <w:tcW w:w="2905" w:type="dxa"/>
            <w:vAlign w:val="center"/>
          </w:tcPr>
          <w:p w:rsidR="006750B1" w:rsidRPr="008E187B" w:rsidRDefault="006750B1" w:rsidP="00893AA2">
            <w:pPr>
              <w:spacing w:line="440" w:lineRule="exact"/>
              <w:rPr>
                <w:spacing w:val="0"/>
                <w:sz w:val="24"/>
              </w:rPr>
            </w:pPr>
            <w:r w:rsidRPr="008E187B">
              <w:rPr>
                <w:spacing w:val="0"/>
                <w:sz w:val="24"/>
              </w:rPr>
              <w:t>内部板钻孔样板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ZFPBT</w:t>
            </w:r>
          </w:p>
        </w:tc>
        <w:tc>
          <w:tcPr>
            <w:tcW w:w="5206" w:type="dxa"/>
            <w:vAlign w:val="center"/>
          </w:tcPr>
          <w:p w:rsidR="006750B1" w:rsidRPr="008E187B" w:rsidRDefault="006750B1" w:rsidP="00893AA2">
            <w:pPr>
              <w:spacing w:line="440" w:lineRule="exact"/>
              <w:rPr>
                <w:spacing w:val="0"/>
                <w:sz w:val="24"/>
              </w:rPr>
            </w:pPr>
            <w:r w:rsidRPr="008E187B">
              <w:rPr>
                <w:spacing w:val="0"/>
                <w:sz w:val="24"/>
              </w:rPr>
              <w:t>INTERIOR FOAM IN PLACE BOND TOOL</w:t>
            </w:r>
          </w:p>
        </w:tc>
        <w:tc>
          <w:tcPr>
            <w:tcW w:w="2905" w:type="dxa"/>
            <w:vAlign w:val="center"/>
          </w:tcPr>
          <w:p w:rsidR="006750B1" w:rsidRPr="008E187B" w:rsidRDefault="006750B1" w:rsidP="00893AA2">
            <w:pPr>
              <w:spacing w:line="440" w:lineRule="exact"/>
              <w:rPr>
                <w:spacing w:val="0"/>
                <w:sz w:val="24"/>
              </w:rPr>
            </w:pPr>
            <w:r w:rsidRPr="008E187B">
              <w:rPr>
                <w:spacing w:val="0"/>
                <w:sz w:val="24"/>
              </w:rPr>
              <w:t>内部泡沫定位粘合工具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ZLTT</w:t>
            </w:r>
          </w:p>
        </w:tc>
        <w:tc>
          <w:tcPr>
            <w:tcW w:w="5206" w:type="dxa"/>
            <w:vAlign w:val="center"/>
          </w:tcPr>
          <w:p w:rsidR="006750B1" w:rsidRPr="008E187B" w:rsidRDefault="006750B1" w:rsidP="00893AA2">
            <w:pPr>
              <w:spacing w:line="440" w:lineRule="exact"/>
              <w:rPr>
                <w:spacing w:val="0"/>
                <w:sz w:val="24"/>
              </w:rPr>
            </w:pPr>
            <w:r w:rsidRPr="008E187B">
              <w:rPr>
                <w:spacing w:val="0"/>
                <w:sz w:val="24"/>
              </w:rPr>
              <w:t>INTERIOR PANEL LAYOUT &amp; TRIM TEMPLATE</w:t>
            </w:r>
          </w:p>
        </w:tc>
        <w:tc>
          <w:tcPr>
            <w:tcW w:w="2905" w:type="dxa"/>
            <w:vAlign w:val="center"/>
          </w:tcPr>
          <w:p w:rsidR="006750B1" w:rsidRPr="008E187B" w:rsidRDefault="006750B1" w:rsidP="00893AA2">
            <w:pPr>
              <w:spacing w:line="440" w:lineRule="exact"/>
              <w:rPr>
                <w:spacing w:val="0"/>
                <w:sz w:val="24"/>
              </w:rPr>
            </w:pPr>
            <w:r w:rsidRPr="008E187B">
              <w:rPr>
                <w:spacing w:val="0"/>
                <w:sz w:val="24"/>
              </w:rPr>
              <w:t>内板布置修剪样板</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ZHCHF</w:t>
            </w:r>
          </w:p>
        </w:tc>
        <w:tc>
          <w:tcPr>
            <w:tcW w:w="5206" w:type="dxa"/>
            <w:vAlign w:val="center"/>
          </w:tcPr>
          <w:p w:rsidR="006750B1" w:rsidRPr="008E187B" w:rsidRDefault="006750B1" w:rsidP="00893AA2">
            <w:pPr>
              <w:spacing w:line="440" w:lineRule="exact"/>
              <w:rPr>
                <w:spacing w:val="0"/>
                <w:sz w:val="24"/>
              </w:rPr>
            </w:pPr>
            <w:r w:rsidRPr="008E187B">
              <w:rPr>
                <w:spacing w:val="0"/>
                <w:sz w:val="24"/>
              </w:rPr>
              <w:t>INTERIOR NUMERICAL CONTROL HOLDING FIXTURE</w:t>
            </w:r>
          </w:p>
        </w:tc>
        <w:tc>
          <w:tcPr>
            <w:tcW w:w="2905" w:type="dxa"/>
            <w:vAlign w:val="center"/>
          </w:tcPr>
          <w:p w:rsidR="006750B1" w:rsidRPr="008E187B" w:rsidRDefault="006750B1" w:rsidP="00893AA2">
            <w:pPr>
              <w:spacing w:line="440" w:lineRule="exact"/>
              <w:rPr>
                <w:spacing w:val="0"/>
                <w:sz w:val="24"/>
              </w:rPr>
            </w:pPr>
            <w:r w:rsidRPr="008E187B">
              <w:rPr>
                <w:spacing w:val="0"/>
                <w:sz w:val="24"/>
              </w:rPr>
              <w:t>内部数控固定夹具</w:t>
            </w:r>
          </w:p>
        </w:tc>
      </w:tr>
      <w:tr w:rsidR="006750B1" w:rsidRPr="008E187B" w:rsidTr="006750B1">
        <w:trPr>
          <w:jc w:val="center"/>
        </w:trPr>
        <w:tc>
          <w:tcPr>
            <w:tcW w:w="1876" w:type="dxa"/>
            <w:vAlign w:val="center"/>
          </w:tcPr>
          <w:p w:rsidR="006750B1" w:rsidRPr="008E187B" w:rsidRDefault="006750B1" w:rsidP="00893AA2">
            <w:pPr>
              <w:spacing w:line="440" w:lineRule="exact"/>
              <w:rPr>
                <w:spacing w:val="0"/>
                <w:sz w:val="24"/>
              </w:rPr>
            </w:pPr>
            <w:r w:rsidRPr="008E187B">
              <w:rPr>
                <w:spacing w:val="0"/>
                <w:sz w:val="24"/>
              </w:rPr>
              <w:t>ZNCRF</w:t>
            </w:r>
          </w:p>
        </w:tc>
        <w:tc>
          <w:tcPr>
            <w:tcW w:w="5206" w:type="dxa"/>
            <w:vAlign w:val="center"/>
          </w:tcPr>
          <w:p w:rsidR="006750B1" w:rsidRPr="008E187B" w:rsidRDefault="006750B1" w:rsidP="00893AA2">
            <w:pPr>
              <w:spacing w:line="440" w:lineRule="exact"/>
              <w:rPr>
                <w:spacing w:val="0"/>
                <w:sz w:val="24"/>
              </w:rPr>
            </w:pPr>
            <w:r w:rsidRPr="008E187B">
              <w:rPr>
                <w:spacing w:val="0"/>
                <w:sz w:val="24"/>
              </w:rPr>
              <w:t>NUMERICAL CONTROL DESIGNED ROUTER FIXTURE</w:t>
            </w:r>
          </w:p>
        </w:tc>
        <w:tc>
          <w:tcPr>
            <w:tcW w:w="2905" w:type="dxa"/>
            <w:vAlign w:val="center"/>
          </w:tcPr>
          <w:p w:rsidR="006750B1" w:rsidRPr="008E187B" w:rsidRDefault="006750B1" w:rsidP="00893AA2">
            <w:pPr>
              <w:spacing w:line="440" w:lineRule="exact"/>
              <w:rPr>
                <w:spacing w:val="0"/>
                <w:sz w:val="24"/>
              </w:rPr>
            </w:pPr>
            <w:r w:rsidRPr="008E187B">
              <w:rPr>
                <w:spacing w:val="0"/>
                <w:sz w:val="24"/>
              </w:rPr>
              <w:t>内部数控用的</w:t>
            </w:r>
            <w:proofErr w:type="gramStart"/>
            <w:r w:rsidRPr="008E187B">
              <w:rPr>
                <w:spacing w:val="0"/>
                <w:sz w:val="24"/>
              </w:rPr>
              <w:t>铣</w:t>
            </w:r>
            <w:proofErr w:type="gramEnd"/>
            <w:r w:rsidRPr="008E187B">
              <w:rPr>
                <w:spacing w:val="0"/>
                <w:sz w:val="24"/>
              </w:rPr>
              <w:t>切夹具</w:t>
            </w:r>
          </w:p>
        </w:tc>
      </w:tr>
      <w:tr w:rsidR="006750B1" w:rsidRPr="008E187B" w:rsidTr="006750B1">
        <w:trPr>
          <w:jc w:val="center"/>
        </w:trPr>
        <w:tc>
          <w:tcPr>
            <w:tcW w:w="187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ZTF</w:t>
            </w:r>
          </w:p>
        </w:tc>
        <w:tc>
          <w:tcPr>
            <w:tcW w:w="5206"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INTERIOR PANEL TRIM FIXTURE</w:t>
            </w:r>
          </w:p>
        </w:tc>
        <w:tc>
          <w:tcPr>
            <w:tcW w:w="2905" w:type="dxa"/>
            <w:tcBorders>
              <w:bottom w:val="single" w:sz="4" w:space="0" w:color="auto"/>
            </w:tcBorders>
            <w:vAlign w:val="center"/>
          </w:tcPr>
          <w:p w:rsidR="006750B1" w:rsidRPr="008E187B" w:rsidRDefault="006750B1" w:rsidP="00893AA2">
            <w:pPr>
              <w:spacing w:line="440" w:lineRule="exact"/>
              <w:rPr>
                <w:spacing w:val="0"/>
                <w:sz w:val="24"/>
              </w:rPr>
            </w:pPr>
            <w:r w:rsidRPr="008E187B">
              <w:rPr>
                <w:spacing w:val="0"/>
                <w:sz w:val="24"/>
              </w:rPr>
              <w:t>内部板修整夹具</w:t>
            </w:r>
          </w:p>
        </w:tc>
      </w:tr>
      <w:tr w:rsidR="006750B1" w:rsidRPr="008E187B" w:rsidTr="006750B1">
        <w:trPr>
          <w:jc w:val="center"/>
        </w:trPr>
        <w:tc>
          <w:tcPr>
            <w:tcW w:w="1876" w:type="dxa"/>
            <w:tcBorders>
              <w:top w:val="single" w:sz="4" w:space="0" w:color="auto"/>
              <w:bottom w:val="single" w:sz="12" w:space="0" w:color="auto"/>
            </w:tcBorders>
            <w:vAlign w:val="center"/>
          </w:tcPr>
          <w:p w:rsidR="006750B1" w:rsidRPr="008E187B" w:rsidRDefault="006750B1" w:rsidP="00893AA2">
            <w:pPr>
              <w:spacing w:line="440" w:lineRule="exact"/>
              <w:rPr>
                <w:spacing w:val="0"/>
                <w:sz w:val="24"/>
              </w:rPr>
            </w:pPr>
            <w:r w:rsidRPr="008E187B">
              <w:rPr>
                <w:spacing w:val="0"/>
                <w:sz w:val="24"/>
              </w:rPr>
              <w:t>ZWRF</w:t>
            </w:r>
          </w:p>
        </w:tc>
        <w:tc>
          <w:tcPr>
            <w:tcW w:w="5206" w:type="dxa"/>
            <w:tcBorders>
              <w:top w:val="single" w:sz="4" w:space="0" w:color="auto"/>
              <w:bottom w:val="single" w:sz="12" w:space="0" w:color="auto"/>
            </w:tcBorders>
            <w:vAlign w:val="center"/>
          </w:tcPr>
          <w:p w:rsidR="006750B1" w:rsidRPr="008E187B" w:rsidRDefault="006750B1" w:rsidP="00893AA2">
            <w:pPr>
              <w:spacing w:line="440" w:lineRule="exact"/>
              <w:rPr>
                <w:spacing w:val="0"/>
                <w:sz w:val="24"/>
              </w:rPr>
            </w:pPr>
            <w:r w:rsidRPr="008E187B">
              <w:rPr>
                <w:spacing w:val="0"/>
                <w:sz w:val="24"/>
              </w:rPr>
              <w:t>INTERIOR PANEL HOLDING FIXTURE</w:t>
            </w:r>
          </w:p>
        </w:tc>
        <w:tc>
          <w:tcPr>
            <w:tcW w:w="2905" w:type="dxa"/>
            <w:tcBorders>
              <w:top w:val="single" w:sz="4" w:space="0" w:color="auto"/>
              <w:bottom w:val="single" w:sz="12" w:space="0" w:color="auto"/>
            </w:tcBorders>
            <w:vAlign w:val="center"/>
          </w:tcPr>
          <w:p w:rsidR="006750B1" w:rsidRPr="008E187B" w:rsidRDefault="006750B1" w:rsidP="00893AA2">
            <w:pPr>
              <w:spacing w:line="440" w:lineRule="exact"/>
              <w:rPr>
                <w:spacing w:val="0"/>
                <w:sz w:val="24"/>
              </w:rPr>
            </w:pPr>
            <w:r w:rsidRPr="008E187B">
              <w:rPr>
                <w:spacing w:val="0"/>
                <w:sz w:val="24"/>
              </w:rPr>
              <w:t>内部板固定夹具</w:t>
            </w:r>
          </w:p>
        </w:tc>
      </w:tr>
    </w:tbl>
    <w:p w:rsidR="00893AA2" w:rsidRPr="008E187B" w:rsidRDefault="00893AA2" w:rsidP="00893AA2">
      <w:pPr>
        <w:widowControl/>
        <w:jc w:val="left"/>
        <w:rPr>
          <w:rFonts w:ascii="宋体" w:hAnsi="宋体"/>
          <w:spacing w:val="0"/>
          <w:sz w:val="28"/>
          <w:szCs w:val="28"/>
        </w:rPr>
      </w:pPr>
      <w:r w:rsidRPr="008E187B">
        <w:rPr>
          <w:rFonts w:ascii="宋体" w:hAnsi="宋体"/>
          <w:spacing w:val="0"/>
          <w:sz w:val="28"/>
          <w:szCs w:val="28"/>
        </w:rPr>
        <w:br w:type="page"/>
      </w:r>
    </w:p>
    <w:p w:rsidR="00893AA2" w:rsidRPr="008E187B" w:rsidRDefault="00893AA2" w:rsidP="00893AA2">
      <w:pPr>
        <w:spacing w:line="440" w:lineRule="exact"/>
        <w:jc w:val="center"/>
        <w:rPr>
          <w:rFonts w:ascii="黑体" w:eastAsia="黑体" w:hAnsi="宋体"/>
          <w:spacing w:val="0"/>
          <w:sz w:val="28"/>
          <w:szCs w:val="28"/>
        </w:rPr>
      </w:pPr>
      <w:r w:rsidRPr="008E187B">
        <w:rPr>
          <w:rFonts w:ascii="黑体" w:eastAsia="黑体" w:hAnsi="宋体" w:hint="eastAsia"/>
          <w:spacing w:val="0"/>
          <w:sz w:val="28"/>
          <w:szCs w:val="28"/>
        </w:rPr>
        <w:lastRenderedPageBreak/>
        <w:t>附录B</w:t>
      </w:r>
      <w:r w:rsidR="006750B1">
        <w:rPr>
          <w:rFonts w:ascii="黑体" w:eastAsia="黑体" w:hAnsi="宋体" w:hint="eastAsia"/>
          <w:spacing w:val="0"/>
          <w:sz w:val="28"/>
          <w:szCs w:val="28"/>
        </w:rPr>
        <w:t xml:space="preserve">  </w:t>
      </w:r>
      <w:r w:rsidR="006750B1" w:rsidRPr="00D368B2">
        <w:rPr>
          <w:rFonts w:eastAsia="黑体"/>
          <w:b/>
          <w:sz w:val="24"/>
          <w:szCs w:val="24"/>
        </w:rPr>
        <w:t>Appendix</w:t>
      </w:r>
      <w:r w:rsidR="006750B1">
        <w:rPr>
          <w:rFonts w:eastAsia="黑体" w:hint="eastAsia"/>
          <w:b/>
          <w:sz w:val="24"/>
          <w:szCs w:val="24"/>
        </w:rPr>
        <w:t xml:space="preserve"> B</w:t>
      </w:r>
    </w:p>
    <w:p w:rsidR="00893AA2" w:rsidRPr="008E187B" w:rsidRDefault="00893AA2" w:rsidP="00893AA2">
      <w:pPr>
        <w:spacing w:line="440" w:lineRule="exact"/>
        <w:jc w:val="center"/>
        <w:rPr>
          <w:rFonts w:ascii="黑体" w:eastAsia="黑体"/>
          <w:spacing w:val="0"/>
          <w:sz w:val="28"/>
          <w:szCs w:val="28"/>
        </w:rPr>
      </w:pPr>
      <w:r w:rsidRPr="008E187B">
        <w:rPr>
          <w:rFonts w:ascii="黑体" w:eastAsia="黑体" w:hAnsi="宋体"/>
          <w:spacing w:val="0"/>
          <w:sz w:val="28"/>
          <w:szCs w:val="28"/>
        </w:rPr>
        <w:t>(</w:t>
      </w:r>
      <w:r w:rsidRPr="008E187B">
        <w:rPr>
          <w:rFonts w:ascii="黑体" w:eastAsia="黑体" w:hAnsi="宋体" w:hint="eastAsia"/>
          <w:spacing w:val="0"/>
          <w:sz w:val="28"/>
          <w:szCs w:val="28"/>
        </w:rPr>
        <w:t>规范性附录</w:t>
      </w:r>
      <w:r w:rsidRPr="008E187B">
        <w:rPr>
          <w:rFonts w:ascii="黑体" w:eastAsia="黑体" w:hAnsi="宋体"/>
          <w:spacing w:val="0"/>
          <w:sz w:val="28"/>
          <w:szCs w:val="28"/>
        </w:rPr>
        <w:t>)</w:t>
      </w:r>
      <w:r w:rsidR="006750B1" w:rsidRPr="006750B1">
        <w:rPr>
          <w:rFonts w:eastAsia="黑体"/>
          <w:b/>
          <w:sz w:val="24"/>
          <w:szCs w:val="24"/>
        </w:rPr>
        <w:t xml:space="preserve"> </w:t>
      </w:r>
      <w:r w:rsidR="00996335">
        <w:rPr>
          <w:rFonts w:eastAsia="黑体" w:hint="eastAsia"/>
          <w:b/>
          <w:sz w:val="24"/>
          <w:szCs w:val="24"/>
        </w:rPr>
        <w:t>Normative</w:t>
      </w:r>
      <w:r w:rsidR="006750B1" w:rsidRPr="00D368B2">
        <w:rPr>
          <w:rFonts w:eastAsia="黑体"/>
          <w:b/>
          <w:sz w:val="24"/>
          <w:szCs w:val="24"/>
        </w:rPr>
        <w:t xml:space="preserve"> Appendix</w:t>
      </w:r>
    </w:p>
    <w:p w:rsidR="00893AA2" w:rsidRDefault="00893AA2" w:rsidP="00893AA2">
      <w:pPr>
        <w:spacing w:line="440" w:lineRule="exact"/>
        <w:jc w:val="center"/>
        <w:rPr>
          <w:rFonts w:ascii="黑体" w:eastAsia="黑体" w:hAnsi="宋体"/>
          <w:spacing w:val="0"/>
          <w:sz w:val="28"/>
          <w:szCs w:val="28"/>
        </w:rPr>
      </w:pPr>
      <w:r w:rsidRPr="008E187B">
        <w:rPr>
          <w:rFonts w:ascii="黑体" w:eastAsia="黑体" w:hAnsi="宋体" w:hint="eastAsia"/>
          <w:spacing w:val="0"/>
          <w:sz w:val="28"/>
          <w:szCs w:val="28"/>
        </w:rPr>
        <w:t>工装用途首码表</w:t>
      </w:r>
      <w:r w:rsidR="006750B1" w:rsidRPr="006750B1">
        <w:rPr>
          <w:b/>
          <w:spacing w:val="0"/>
          <w:sz w:val="24"/>
          <w:szCs w:val="24"/>
        </w:rPr>
        <w:t>Prefix indicating tooling purposes</w:t>
      </w:r>
    </w:p>
    <w:p w:rsidR="00893AA2" w:rsidRPr="008E187B" w:rsidRDefault="00893AA2" w:rsidP="00893AA2">
      <w:pPr>
        <w:spacing w:line="440" w:lineRule="exact"/>
        <w:rPr>
          <w:rFonts w:ascii="宋体" w:hAnsi="宋体"/>
          <w:spacing w:val="0"/>
        </w:rPr>
      </w:pPr>
      <w:r w:rsidRPr="008E187B">
        <w:rPr>
          <w:rFonts w:ascii="宋体" w:hAnsi="宋体" w:hint="eastAsia"/>
          <w:spacing w:val="0"/>
          <w:sz w:val="28"/>
          <w:szCs w:val="28"/>
        </w:rPr>
        <w:t>工装用途首码表见表</w:t>
      </w:r>
      <w:r w:rsidRPr="008E187B">
        <w:rPr>
          <w:spacing w:val="0"/>
          <w:sz w:val="28"/>
          <w:szCs w:val="28"/>
        </w:rPr>
        <w:t>B.</w:t>
      </w:r>
      <w:proofErr w:type="gramStart"/>
      <w:r w:rsidRPr="008E187B">
        <w:rPr>
          <w:spacing w:val="0"/>
          <w:sz w:val="28"/>
          <w:szCs w:val="28"/>
        </w:rPr>
        <w:t>1</w:t>
      </w:r>
      <w:r w:rsidR="006750B1">
        <w:rPr>
          <w:rFonts w:hint="eastAsia"/>
          <w:spacing w:val="0"/>
          <w:sz w:val="28"/>
          <w:szCs w:val="28"/>
        </w:rPr>
        <w:t xml:space="preserve">  </w:t>
      </w:r>
      <w:r w:rsidR="006750B1" w:rsidRPr="008E187B">
        <w:rPr>
          <w:spacing w:val="0"/>
          <w:sz w:val="24"/>
          <w:szCs w:val="24"/>
        </w:rPr>
        <w:t>Prefix</w:t>
      </w:r>
      <w:proofErr w:type="gramEnd"/>
      <w:r w:rsidR="006750B1" w:rsidRPr="008E187B">
        <w:rPr>
          <w:spacing w:val="0"/>
          <w:sz w:val="24"/>
          <w:szCs w:val="24"/>
        </w:rPr>
        <w:t xml:space="preserve"> indicating tooling purposes</w:t>
      </w:r>
      <w:r w:rsidR="00803E3C">
        <w:rPr>
          <w:rFonts w:hint="eastAsia"/>
          <w:spacing w:val="0"/>
          <w:sz w:val="24"/>
          <w:szCs w:val="24"/>
        </w:rPr>
        <w:t xml:space="preserve"> </w:t>
      </w:r>
      <w:r w:rsidR="00803E3C" w:rsidRPr="006149AD">
        <w:rPr>
          <w:rFonts w:hint="eastAsia"/>
          <w:spacing w:val="0"/>
          <w:sz w:val="24"/>
          <w:szCs w:val="24"/>
        </w:rPr>
        <w:t xml:space="preserve">refer to </w:t>
      </w:r>
      <w:r w:rsidR="00803E3C" w:rsidRPr="006149AD">
        <w:rPr>
          <w:rFonts w:eastAsia="黑体"/>
          <w:spacing w:val="0"/>
          <w:sz w:val="24"/>
          <w:szCs w:val="24"/>
        </w:rPr>
        <w:t xml:space="preserve">Appendix </w:t>
      </w:r>
      <w:r w:rsidR="00803E3C">
        <w:rPr>
          <w:rFonts w:eastAsia="黑体" w:hint="eastAsia"/>
          <w:spacing w:val="0"/>
          <w:sz w:val="24"/>
          <w:szCs w:val="24"/>
        </w:rPr>
        <w:t>B</w:t>
      </w:r>
    </w:p>
    <w:p w:rsidR="00893AA2" w:rsidRPr="008E187B" w:rsidRDefault="00893AA2" w:rsidP="00893AA2">
      <w:pPr>
        <w:spacing w:line="440" w:lineRule="exact"/>
        <w:jc w:val="center"/>
        <w:rPr>
          <w:rFonts w:ascii="黑体" w:eastAsia="黑体" w:hAnsi="宋体"/>
          <w:spacing w:val="0"/>
          <w:sz w:val="28"/>
          <w:szCs w:val="28"/>
        </w:rPr>
      </w:pPr>
      <w:r w:rsidRPr="008E187B">
        <w:rPr>
          <w:rFonts w:ascii="黑体" w:eastAsia="黑体" w:hAnsi="宋体" w:hint="eastAsia"/>
          <w:spacing w:val="0"/>
          <w:sz w:val="28"/>
          <w:szCs w:val="28"/>
        </w:rPr>
        <w:t>表B.1  工装用途首码表</w:t>
      </w:r>
      <w:r w:rsidR="00803E3C" w:rsidRPr="00803E3C">
        <w:rPr>
          <w:b/>
          <w:spacing w:val="0"/>
          <w:sz w:val="24"/>
          <w:szCs w:val="24"/>
        </w:rPr>
        <w:t>Prefix indicating tooling purposes</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163"/>
        <w:gridCol w:w="7334"/>
      </w:tblGrid>
      <w:tr w:rsidR="00893AA2" w:rsidRPr="008E187B" w:rsidTr="00893AA2">
        <w:trPr>
          <w:jc w:val="center"/>
        </w:trPr>
        <w:tc>
          <w:tcPr>
            <w:tcW w:w="2163" w:type="dxa"/>
            <w:tcBorders>
              <w:top w:val="single" w:sz="12" w:space="0" w:color="auto"/>
              <w:bottom w:val="single" w:sz="12" w:space="0" w:color="auto"/>
            </w:tcBorders>
            <w:vAlign w:val="center"/>
          </w:tcPr>
          <w:p w:rsidR="00893AA2" w:rsidRPr="008E187B" w:rsidRDefault="00893AA2" w:rsidP="00893AA2">
            <w:pPr>
              <w:spacing w:line="440" w:lineRule="exact"/>
              <w:jc w:val="center"/>
              <w:rPr>
                <w:rFonts w:ascii="宋体" w:hAnsi="宋体"/>
                <w:spacing w:val="0"/>
                <w:sz w:val="24"/>
              </w:rPr>
            </w:pPr>
            <w:r w:rsidRPr="008E187B">
              <w:rPr>
                <w:rFonts w:ascii="宋体" w:hAnsi="宋体" w:hint="eastAsia"/>
                <w:spacing w:val="0"/>
                <w:sz w:val="24"/>
              </w:rPr>
              <w:t>代号</w:t>
            </w:r>
          </w:p>
        </w:tc>
        <w:tc>
          <w:tcPr>
            <w:tcW w:w="7334" w:type="dxa"/>
            <w:tcBorders>
              <w:top w:val="single" w:sz="12" w:space="0" w:color="auto"/>
              <w:bottom w:val="single" w:sz="12" w:space="0" w:color="auto"/>
            </w:tcBorders>
          </w:tcPr>
          <w:p w:rsidR="00893AA2" w:rsidRPr="008E187B" w:rsidRDefault="00893AA2" w:rsidP="00893AA2">
            <w:pPr>
              <w:spacing w:line="440" w:lineRule="exact"/>
              <w:jc w:val="center"/>
              <w:rPr>
                <w:rFonts w:ascii="宋体" w:hAnsi="宋体"/>
                <w:spacing w:val="0"/>
                <w:sz w:val="24"/>
              </w:rPr>
            </w:pPr>
            <w:r w:rsidRPr="008E187B">
              <w:rPr>
                <w:rFonts w:ascii="宋体" w:hAnsi="宋体" w:hint="eastAsia"/>
                <w:spacing w:val="0"/>
                <w:sz w:val="24"/>
              </w:rPr>
              <w:t>用        途</w:t>
            </w:r>
          </w:p>
        </w:tc>
      </w:tr>
      <w:tr w:rsidR="00893AA2" w:rsidRPr="008E187B" w:rsidTr="00893AA2">
        <w:trPr>
          <w:jc w:val="center"/>
        </w:trPr>
        <w:tc>
          <w:tcPr>
            <w:tcW w:w="2163" w:type="dxa"/>
            <w:tcBorders>
              <w:top w:val="single" w:sz="12" w:space="0" w:color="auto"/>
            </w:tcBorders>
            <w:vAlign w:val="center"/>
          </w:tcPr>
          <w:p w:rsidR="00893AA2" w:rsidRPr="008E187B" w:rsidRDefault="00893AA2" w:rsidP="00893AA2">
            <w:pPr>
              <w:spacing w:line="440" w:lineRule="exact"/>
              <w:jc w:val="center"/>
              <w:rPr>
                <w:spacing w:val="0"/>
                <w:sz w:val="24"/>
              </w:rPr>
            </w:pPr>
            <w:r w:rsidRPr="008E187B">
              <w:rPr>
                <w:spacing w:val="0"/>
                <w:sz w:val="24"/>
              </w:rPr>
              <w:t>B</w:t>
            </w:r>
          </w:p>
        </w:tc>
        <w:tc>
          <w:tcPr>
            <w:tcW w:w="7334" w:type="dxa"/>
            <w:tcBorders>
              <w:top w:val="single" w:sz="12" w:space="0" w:color="auto"/>
            </w:tcBorders>
          </w:tcPr>
          <w:p w:rsidR="00893AA2" w:rsidRPr="008E187B" w:rsidRDefault="00893AA2" w:rsidP="00893AA2">
            <w:pPr>
              <w:spacing w:line="440" w:lineRule="exact"/>
              <w:rPr>
                <w:rFonts w:ascii="宋体" w:hAnsi="宋体"/>
                <w:spacing w:val="0"/>
                <w:sz w:val="24"/>
              </w:rPr>
            </w:pPr>
            <w:r w:rsidRPr="008E187B">
              <w:rPr>
                <w:rFonts w:ascii="宋体" w:hAnsi="宋体" w:hint="eastAsia"/>
                <w:spacing w:val="0"/>
                <w:sz w:val="24"/>
              </w:rPr>
              <w:t>用于粘接装备的工装</w:t>
            </w:r>
            <w:r w:rsidR="00F310CB" w:rsidRPr="00996335">
              <w:rPr>
                <w:spacing w:val="0"/>
                <w:szCs w:val="21"/>
              </w:rPr>
              <w:t>Tooling for bonding equipment</w:t>
            </w:r>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E</w:t>
            </w:r>
          </w:p>
        </w:tc>
        <w:tc>
          <w:tcPr>
            <w:tcW w:w="7334" w:type="dxa"/>
          </w:tcPr>
          <w:p w:rsidR="00893AA2" w:rsidRPr="008E187B" w:rsidRDefault="00893AA2" w:rsidP="00893AA2">
            <w:pPr>
              <w:spacing w:line="440" w:lineRule="exact"/>
              <w:rPr>
                <w:rFonts w:ascii="宋体" w:hAnsi="宋体"/>
                <w:spacing w:val="0"/>
                <w:sz w:val="24"/>
              </w:rPr>
            </w:pPr>
            <w:r w:rsidRPr="008E187B">
              <w:rPr>
                <w:rFonts w:ascii="宋体" w:hAnsi="宋体" w:hint="eastAsia"/>
                <w:spacing w:val="0"/>
                <w:sz w:val="24"/>
              </w:rPr>
              <w:t>研制工装</w:t>
            </w:r>
            <w:r w:rsidR="00A829EE" w:rsidRPr="00996335">
              <w:rPr>
                <w:rFonts w:hint="eastAsia"/>
                <w:spacing w:val="0"/>
                <w:szCs w:val="21"/>
              </w:rPr>
              <w:t>Engineering development tooling</w:t>
            </w:r>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F</w:t>
            </w:r>
          </w:p>
        </w:tc>
        <w:tc>
          <w:tcPr>
            <w:tcW w:w="7334" w:type="dxa"/>
          </w:tcPr>
          <w:p w:rsidR="00893AA2" w:rsidRPr="008E187B" w:rsidRDefault="00893AA2" w:rsidP="00893AA2">
            <w:pPr>
              <w:spacing w:line="440" w:lineRule="exact"/>
              <w:rPr>
                <w:rFonts w:ascii="宋体" w:hAnsi="宋体"/>
                <w:spacing w:val="0"/>
                <w:sz w:val="24"/>
              </w:rPr>
            </w:pPr>
            <w:r w:rsidRPr="008E187B">
              <w:rPr>
                <w:rFonts w:ascii="宋体" w:hAnsi="宋体" w:hint="eastAsia"/>
                <w:spacing w:val="0"/>
                <w:sz w:val="24"/>
              </w:rPr>
              <w:t>车间装配工装</w:t>
            </w:r>
            <w:r w:rsidR="00A829EE" w:rsidRPr="00A829EE">
              <w:rPr>
                <w:rFonts w:hint="eastAsia"/>
                <w:spacing w:val="0"/>
                <w:sz w:val="24"/>
              </w:rPr>
              <w:t>Workshop assembly tooling</w:t>
            </w:r>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K</w:t>
            </w:r>
          </w:p>
        </w:tc>
        <w:tc>
          <w:tcPr>
            <w:tcW w:w="7334" w:type="dxa"/>
          </w:tcPr>
          <w:p w:rsidR="00893AA2" w:rsidRPr="008E187B" w:rsidRDefault="00893AA2" w:rsidP="00893AA2">
            <w:pPr>
              <w:spacing w:line="440" w:lineRule="exact"/>
              <w:rPr>
                <w:spacing w:val="0"/>
                <w:sz w:val="24"/>
              </w:rPr>
            </w:pPr>
            <w:r w:rsidRPr="008E187B">
              <w:rPr>
                <w:rFonts w:hAnsi="宋体" w:hint="eastAsia"/>
                <w:spacing w:val="0"/>
                <w:sz w:val="24"/>
              </w:rPr>
              <w:t>部分或全部由</w:t>
            </w:r>
            <w:proofErr w:type="spellStart"/>
            <w:r w:rsidRPr="008E187B">
              <w:rPr>
                <w:spacing w:val="0"/>
                <w:sz w:val="24"/>
              </w:rPr>
              <w:t>Kirksite</w:t>
            </w:r>
            <w:proofErr w:type="spellEnd"/>
            <w:r w:rsidRPr="008E187B">
              <w:rPr>
                <w:rFonts w:hAnsi="宋体" w:hint="eastAsia"/>
                <w:spacing w:val="0"/>
                <w:sz w:val="24"/>
              </w:rPr>
              <w:t>制造的工装</w:t>
            </w:r>
            <w:r w:rsidR="00A829EE" w:rsidRPr="00996335">
              <w:rPr>
                <w:rFonts w:hint="eastAsia"/>
                <w:spacing w:val="0"/>
                <w:szCs w:val="21"/>
              </w:rPr>
              <w:t xml:space="preserve">Tooling partially or completely manufactured by </w:t>
            </w:r>
            <w:proofErr w:type="spellStart"/>
            <w:r w:rsidR="00A829EE" w:rsidRPr="00996335">
              <w:rPr>
                <w:spacing w:val="0"/>
                <w:szCs w:val="21"/>
              </w:rPr>
              <w:t>Kirksite</w:t>
            </w:r>
            <w:proofErr w:type="spellEnd"/>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LO</w:t>
            </w:r>
          </w:p>
        </w:tc>
        <w:tc>
          <w:tcPr>
            <w:tcW w:w="7334" w:type="dxa"/>
          </w:tcPr>
          <w:p w:rsidR="00893AA2" w:rsidRPr="008E187B" w:rsidRDefault="00893AA2" w:rsidP="00893AA2">
            <w:pPr>
              <w:spacing w:line="440" w:lineRule="exact"/>
              <w:rPr>
                <w:spacing w:val="0"/>
                <w:sz w:val="24"/>
              </w:rPr>
            </w:pPr>
            <w:r w:rsidRPr="008E187B">
              <w:rPr>
                <w:rFonts w:hAnsi="宋体" w:hint="eastAsia"/>
                <w:spacing w:val="0"/>
                <w:sz w:val="24"/>
              </w:rPr>
              <w:t>供应商或保障部门在零件设计中使用的概念性工装</w:t>
            </w:r>
            <w:r w:rsidR="00A829EE" w:rsidRPr="00996335">
              <w:rPr>
                <w:rFonts w:hint="eastAsia"/>
                <w:spacing w:val="0"/>
                <w:szCs w:val="21"/>
              </w:rPr>
              <w:t>Conceptual tooling used by supplier or support department in part design</w:t>
            </w:r>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NC</w:t>
            </w:r>
          </w:p>
        </w:tc>
        <w:tc>
          <w:tcPr>
            <w:tcW w:w="7334" w:type="dxa"/>
          </w:tcPr>
          <w:p w:rsidR="00893AA2" w:rsidRPr="008E187B" w:rsidRDefault="00893AA2" w:rsidP="00A829EE">
            <w:pPr>
              <w:spacing w:line="440" w:lineRule="exact"/>
              <w:rPr>
                <w:spacing w:val="0"/>
                <w:sz w:val="24"/>
              </w:rPr>
            </w:pPr>
            <w:r w:rsidRPr="008E187B">
              <w:rPr>
                <w:rFonts w:hAnsi="宋体" w:hint="eastAsia"/>
                <w:spacing w:val="0"/>
                <w:sz w:val="24"/>
              </w:rPr>
              <w:t>用于数控生产的或由数控设备生产的作为定义和控制零件构型原始依据的工装（不考虑加工方法）。</w:t>
            </w:r>
            <w:r w:rsidRPr="008E187B">
              <w:rPr>
                <w:spacing w:val="0"/>
                <w:sz w:val="24"/>
              </w:rPr>
              <w:t>NC</w:t>
            </w:r>
            <w:r w:rsidR="002D2CA1">
              <w:rPr>
                <w:rFonts w:hAnsi="宋体" w:hint="eastAsia"/>
                <w:spacing w:val="0"/>
                <w:sz w:val="24"/>
              </w:rPr>
              <w:t>字首的使用由制造工程部门决定</w:t>
            </w:r>
            <w:r w:rsidR="00A829EE" w:rsidRPr="00996335">
              <w:rPr>
                <w:rFonts w:hAnsi="宋体" w:hint="eastAsia"/>
                <w:spacing w:val="-8"/>
                <w:szCs w:val="21"/>
              </w:rPr>
              <w:t>T</w:t>
            </w:r>
            <w:r w:rsidR="00A829EE" w:rsidRPr="00996335">
              <w:rPr>
                <w:rFonts w:hint="eastAsia"/>
                <w:spacing w:val="-8"/>
                <w:szCs w:val="21"/>
              </w:rPr>
              <w:t>ooling used for numerical control production or produced by numerical control equipment as the original basis for defining and controlling part configuration(regardless of processing method). NC is determined by Manufacturing Engineering</w:t>
            </w:r>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N</w:t>
            </w:r>
          </w:p>
        </w:tc>
        <w:tc>
          <w:tcPr>
            <w:tcW w:w="7334" w:type="dxa"/>
          </w:tcPr>
          <w:p w:rsidR="00893AA2" w:rsidRPr="008E187B" w:rsidRDefault="00893AA2" w:rsidP="00893AA2">
            <w:pPr>
              <w:spacing w:line="440" w:lineRule="exact"/>
              <w:rPr>
                <w:spacing w:val="0"/>
                <w:sz w:val="24"/>
              </w:rPr>
            </w:pPr>
            <w:r w:rsidRPr="008E187B">
              <w:rPr>
                <w:rFonts w:hAnsi="宋体" w:hint="eastAsia"/>
                <w:spacing w:val="0"/>
                <w:sz w:val="24"/>
              </w:rPr>
              <w:t>当工装标识码和首</w:t>
            </w:r>
            <w:proofErr w:type="gramStart"/>
            <w:r w:rsidRPr="008E187B">
              <w:rPr>
                <w:rFonts w:hAnsi="宋体" w:hint="eastAsia"/>
                <w:spacing w:val="0"/>
                <w:sz w:val="24"/>
              </w:rPr>
              <w:t>码超过</w:t>
            </w:r>
            <w:proofErr w:type="gramEnd"/>
            <w:r w:rsidRPr="008E187B">
              <w:rPr>
                <w:rFonts w:hAnsi="宋体" w:hint="eastAsia"/>
                <w:spacing w:val="0"/>
                <w:sz w:val="24"/>
              </w:rPr>
              <w:t>规定的</w:t>
            </w:r>
            <w:r w:rsidRPr="008E187B">
              <w:rPr>
                <w:spacing w:val="0"/>
                <w:sz w:val="24"/>
              </w:rPr>
              <w:t>6</w:t>
            </w:r>
            <w:r w:rsidRPr="008E187B">
              <w:rPr>
                <w:rFonts w:hAnsi="宋体" w:hint="eastAsia"/>
                <w:spacing w:val="0"/>
                <w:sz w:val="24"/>
              </w:rPr>
              <w:t>个字符时，用</w:t>
            </w:r>
            <w:r w:rsidRPr="008E187B">
              <w:rPr>
                <w:rFonts w:hint="eastAsia"/>
                <w:spacing w:val="0"/>
                <w:sz w:val="24"/>
              </w:rPr>
              <w:t>字符</w:t>
            </w:r>
            <w:r w:rsidRPr="008E187B">
              <w:rPr>
                <w:rFonts w:hAnsi="宋体" w:hint="eastAsia"/>
                <w:spacing w:val="0"/>
                <w:sz w:val="24"/>
              </w:rPr>
              <w:t>代替</w:t>
            </w:r>
            <w:r w:rsidR="002D2CA1" w:rsidRPr="00996335">
              <w:rPr>
                <w:rFonts w:hint="eastAsia"/>
                <w:spacing w:val="0"/>
                <w:szCs w:val="21"/>
              </w:rPr>
              <w:t>When the number of digits exceeds 6, replace it with the character N</w:t>
            </w:r>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P</w:t>
            </w:r>
          </w:p>
        </w:tc>
        <w:tc>
          <w:tcPr>
            <w:tcW w:w="7334" w:type="dxa"/>
          </w:tcPr>
          <w:p w:rsidR="00893AA2" w:rsidRPr="008E187B" w:rsidRDefault="00893AA2" w:rsidP="00893AA2">
            <w:pPr>
              <w:spacing w:line="440" w:lineRule="exact"/>
              <w:rPr>
                <w:spacing w:val="0"/>
                <w:sz w:val="24"/>
              </w:rPr>
            </w:pPr>
            <w:r w:rsidRPr="008E187B">
              <w:rPr>
                <w:rFonts w:hAnsi="宋体" w:hint="eastAsia"/>
                <w:spacing w:val="0"/>
                <w:sz w:val="24"/>
              </w:rPr>
              <w:t>消耗工装</w:t>
            </w:r>
            <w:r w:rsidR="002D2CA1" w:rsidRPr="00996335">
              <w:rPr>
                <w:rFonts w:hint="eastAsia"/>
                <w:spacing w:val="0"/>
                <w:szCs w:val="21"/>
              </w:rPr>
              <w:t>Consume tooling</w:t>
            </w:r>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(S)</w:t>
            </w:r>
          </w:p>
        </w:tc>
        <w:tc>
          <w:tcPr>
            <w:tcW w:w="7334" w:type="dxa"/>
          </w:tcPr>
          <w:p w:rsidR="00893AA2" w:rsidRPr="008E187B" w:rsidRDefault="00893AA2" w:rsidP="00893AA2">
            <w:pPr>
              <w:spacing w:line="440" w:lineRule="exact"/>
              <w:rPr>
                <w:spacing w:val="0"/>
                <w:sz w:val="24"/>
              </w:rPr>
            </w:pPr>
            <w:r w:rsidRPr="008E187B">
              <w:rPr>
                <w:rFonts w:hAnsi="宋体" w:hint="eastAsia"/>
                <w:spacing w:val="0"/>
                <w:sz w:val="24"/>
              </w:rPr>
              <w:t>缩比工装</w:t>
            </w:r>
            <w:r w:rsidR="002D2CA1" w:rsidRPr="00996335">
              <w:rPr>
                <w:rFonts w:hint="eastAsia"/>
                <w:spacing w:val="0"/>
                <w:szCs w:val="21"/>
              </w:rPr>
              <w:t>Scaling tooling</w:t>
            </w:r>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SA</w:t>
            </w:r>
          </w:p>
        </w:tc>
        <w:tc>
          <w:tcPr>
            <w:tcW w:w="7334" w:type="dxa"/>
          </w:tcPr>
          <w:p w:rsidR="00893AA2" w:rsidRPr="008E187B" w:rsidRDefault="00893AA2" w:rsidP="00893AA2">
            <w:pPr>
              <w:spacing w:line="440" w:lineRule="exact"/>
              <w:rPr>
                <w:spacing w:val="0"/>
                <w:sz w:val="24"/>
              </w:rPr>
            </w:pPr>
            <w:r w:rsidRPr="008E187B">
              <w:rPr>
                <w:rFonts w:hAnsi="宋体" w:hint="eastAsia"/>
                <w:spacing w:val="0"/>
                <w:sz w:val="24"/>
              </w:rPr>
              <w:t>仅在</w:t>
            </w:r>
            <w:r w:rsidRPr="008E187B">
              <w:rPr>
                <w:spacing w:val="0"/>
                <w:sz w:val="24"/>
              </w:rPr>
              <w:t>Wichita</w:t>
            </w:r>
            <w:r w:rsidRPr="008E187B">
              <w:rPr>
                <w:rFonts w:hAnsi="宋体" w:hint="eastAsia"/>
                <w:spacing w:val="0"/>
                <w:sz w:val="24"/>
              </w:rPr>
              <w:t>使用，标识车间辅助性工装，</w:t>
            </w:r>
            <w:r w:rsidRPr="008E187B">
              <w:rPr>
                <w:spacing w:val="0"/>
                <w:sz w:val="24"/>
              </w:rPr>
              <w:t>SA</w:t>
            </w:r>
            <w:r w:rsidRPr="008E187B">
              <w:rPr>
                <w:rFonts w:hAnsi="宋体" w:hint="eastAsia"/>
                <w:spacing w:val="0"/>
                <w:sz w:val="24"/>
              </w:rPr>
              <w:t>首码应先出现，放在序号和工装码之前（如</w:t>
            </w:r>
            <w:r w:rsidRPr="008E187B">
              <w:rPr>
                <w:spacing w:val="0"/>
                <w:sz w:val="24"/>
              </w:rPr>
              <w:t>SA2DJ</w:t>
            </w:r>
            <w:r w:rsidRPr="008E187B">
              <w:rPr>
                <w:rFonts w:hAnsi="宋体" w:hint="eastAsia"/>
                <w:spacing w:val="0"/>
                <w:sz w:val="24"/>
              </w:rPr>
              <w:t>）。</w:t>
            </w:r>
            <w:r w:rsidR="002D2CA1" w:rsidRPr="00996335">
              <w:rPr>
                <w:rFonts w:hint="eastAsia"/>
                <w:spacing w:val="0"/>
                <w:szCs w:val="21"/>
              </w:rPr>
              <w:t>It is only used in Wichita to identify workshop auxiliary tooling. SA should appear between the serial number and tooling code</w:t>
            </w:r>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SY</w:t>
            </w:r>
          </w:p>
        </w:tc>
        <w:tc>
          <w:tcPr>
            <w:tcW w:w="7334" w:type="dxa"/>
          </w:tcPr>
          <w:p w:rsidR="00893AA2" w:rsidRPr="008E187B" w:rsidRDefault="00893AA2" w:rsidP="002D2CA1">
            <w:pPr>
              <w:spacing w:line="440" w:lineRule="exact"/>
              <w:rPr>
                <w:spacing w:val="0"/>
                <w:sz w:val="24"/>
              </w:rPr>
            </w:pPr>
            <w:r w:rsidRPr="008E187B">
              <w:rPr>
                <w:rFonts w:hAnsi="宋体" w:hint="eastAsia"/>
                <w:spacing w:val="0"/>
                <w:sz w:val="24"/>
              </w:rPr>
              <w:t>定期验证载荷实验（仅用于</w:t>
            </w:r>
            <w:r w:rsidRPr="008E187B">
              <w:rPr>
                <w:spacing w:val="0"/>
                <w:sz w:val="24"/>
              </w:rPr>
              <w:t>Wichita ME</w:t>
            </w:r>
            <w:r w:rsidRPr="008E187B">
              <w:rPr>
                <w:rFonts w:hAnsi="宋体" w:hint="eastAsia"/>
                <w:spacing w:val="0"/>
                <w:sz w:val="24"/>
              </w:rPr>
              <w:t>吊挂）</w:t>
            </w:r>
            <w:r w:rsidR="002D2CA1" w:rsidRPr="00996335">
              <w:rPr>
                <w:rFonts w:hint="eastAsia"/>
                <w:spacing w:val="0"/>
                <w:szCs w:val="21"/>
              </w:rPr>
              <w:t>Periodic proof load test(for Wichita ME hanging only)</w:t>
            </w:r>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WP</w:t>
            </w:r>
          </w:p>
        </w:tc>
        <w:tc>
          <w:tcPr>
            <w:tcW w:w="7334" w:type="dxa"/>
          </w:tcPr>
          <w:p w:rsidR="00893AA2" w:rsidRPr="008E187B" w:rsidRDefault="00893AA2" w:rsidP="00893AA2">
            <w:pPr>
              <w:spacing w:line="440" w:lineRule="exact"/>
              <w:rPr>
                <w:rFonts w:ascii="宋体" w:hAnsi="宋体"/>
                <w:spacing w:val="0"/>
                <w:sz w:val="24"/>
              </w:rPr>
            </w:pPr>
            <w:r w:rsidRPr="008E187B">
              <w:rPr>
                <w:rFonts w:ascii="宋体" w:hAnsi="宋体" w:hint="eastAsia"/>
                <w:spacing w:val="0"/>
                <w:sz w:val="24"/>
              </w:rPr>
              <w:t>工装制造使用的木模型</w:t>
            </w:r>
            <w:r w:rsidR="002D2CA1" w:rsidRPr="00996335">
              <w:rPr>
                <w:spacing w:val="0"/>
                <w:szCs w:val="21"/>
              </w:rPr>
              <w:t>Wooden model for tooling manufacturing</w:t>
            </w:r>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X</w:t>
            </w:r>
          </w:p>
        </w:tc>
        <w:tc>
          <w:tcPr>
            <w:tcW w:w="7334" w:type="dxa"/>
          </w:tcPr>
          <w:p w:rsidR="00893AA2" w:rsidRPr="008E187B" w:rsidRDefault="00893AA2" w:rsidP="00893AA2">
            <w:pPr>
              <w:spacing w:line="440" w:lineRule="exact"/>
              <w:rPr>
                <w:rFonts w:ascii="宋体" w:hAnsi="宋体"/>
                <w:spacing w:val="0"/>
                <w:sz w:val="24"/>
              </w:rPr>
            </w:pPr>
            <w:r w:rsidRPr="008E187B">
              <w:rPr>
                <w:rFonts w:ascii="宋体" w:hAnsi="宋体" w:hint="eastAsia"/>
                <w:spacing w:val="0"/>
                <w:sz w:val="24"/>
              </w:rPr>
              <w:t>实验性工装</w:t>
            </w:r>
            <w:r w:rsidR="00996335" w:rsidRPr="00996335">
              <w:rPr>
                <w:rFonts w:hint="eastAsia"/>
                <w:spacing w:val="0"/>
                <w:szCs w:val="21"/>
              </w:rPr>
              <w:t>Experimental tooling</w:t>
            </w:r>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Y</w:t>
            </w:r>
          </w:p>
        </w:tc>
        <w:tc>
          <w:tcPr>
            <w:tcW w:w="7334" w:type="dxa"/>
          </w:tcPr>
          <w:p w:rsidR="00893AA2" w:rsidRPr="008E187B" w:rsidRDefault="00893AA2" w:rsidP="00996335">
            <w:pPr>
              <w:spacing w:line="440" w:lineRule="exact"/>
              <w:rPr>
                <w:rFonts w:ascii="宋体" w:hAnsi="宋体"/>
                <w:spacing w:val="0"/>
                <w:sz w:val="24"/>
              </w:rPr>
            </w:pPr>
            <w:r w:rsidRPr="008E187B">
              <w:rPr>
                <w:rFonts w:ascii="宋体" w:hAnsi="宋体" w:hint="eastAsia"/>
                <w:spacing w:val="0"/>
                <w:sz w:val="24"/>
              </w:rPr>
              <w:t>在波音主厂与承包商或分厂之间周转使用的工装</w:t>
            </w:r>
            <w:r w:rsidR="00996335" w:rsidRPr="00996335">
              <w:rPr>
                <w:rFonts w:hint="eastAsia"/>
                <w:spacing w:val="0"/>
                <w:szCs w:val="21"/>
              </w:rPr>
              <w:t>T</w:t>
            </w:r>
            <w:r w:rsidR="00996335">
              <w:rPr>
                <w:rFonts w:hint="eastAsia"/>
                <w:spacing w:val="0"/>
                <w:szCs w:val="21"/>
              </w:rPr>
              <w:t>ooling</w:t>
            </w:r>
            <w:r w:rsidR="00996335" w:rsidRPr="00996335">
              <w:rPr>
                <w:rFonts w:hint="eastAsia"/>
                <w:spacing w:val="0"/>
                <w:szCs w:val="21"/>
              </w:rPr>
              <w:t xml:space="preserve"> used for turnover between Boeing main plant and contractor or branch plant</w:t>
            </w:r>
          </w:p>
        </w:tc>
      </w:tr>
      <w:tr w:rsidR="00893AA2" w:rsidRPr="008E187B" w:rsidTr="00893AA2">
        <w:trPr>
          <w:jc w:val="center"/>
        </w:trPr>
        <w:tc>
          <w:tcPr>
            <w:tcW w:w="2163" w:type="dxa"/>
            <w:vAlign w:val="center"/>
          </w:tcPr>
          <w:p w:rsidR="00893AA2" w:rsidRPr="008E187B" w:rsidRDefault="00893AA2" w:rsidP="00893AA2">
            <w:pPr>
              <w:spacing w:line="440" w:lineRule="exact"/>
              <w:jc w:val="center"/>
              <w:rPr>
                <w:spacing w:val="0"/>
                <w:sz w:val="24"/>
              </w:rPr>
            </w:pPr>
            <w:r w:rsidRPr="008E187B">
              <w:rPr>
                <w:spacing w:val="0"/>
                <w:sz w:val="24"/>
              </w:rPr>
              <w:t>Z</w:t>
            </w:r>
          </w:p>
        </w:tc>
        <w:tc>
          <w:tcPr>
            <w:tcW w:w="7334" w:type="dxa"/>
          </w:tcPr>
          <w:p w:rsidR="00893AA2" w:rsidRPr="008E187B" w:rsidRDefault="00893AA2" w:rsidP="00893AA2">
            <w:pPr>
              <w:spacing w:line="440" w:lineRule="exact"/>
              <w:rPr>
                <w:rFonts w:ascii="宋体" w:hAnsi="宋体"/>
                <w:spacing w:val="0"/>
                <w:sz w:val="24"/>
              </w:rPr>
            </w:pPr>
            <w:r w:rsidRPr="008E187B">
              <w:rPr>
                <w:rFonts w:ascii="宋体" w:hAnsi="宋体" w:hint="eastAsia"/>
                <w:spacing w:val="0"/>
                <w:sz w:val="24"/>
              </w:rPr>
              <w:t>内修整板粘接过程中使用的工装</w:t>
            </w:r>
            <w:r w:rsidR="00996335" w:rsidRPr="00996335">
              <w:rPr>
                <w:rFonts w:hint="eastAsia"/>
                <w:spacing w:val="0"/>
                <w:szCs w:val="21"/>
              </w:rPr>
              <w:t>Tooling used in the bonding process of inner trim panel</w:t>
            </w:r>
          </w:p>
        </w:tc>
      </w:tr>
    </w:tbl>
    <w:p w:rsidR="00893AA2" w:rsidRPr="008E187B" w:rsidRDefault="00893AA2" w:rsidP="00893AA2">
      <w:pPr>
        <w:widowControl/>
        <w:jc w:val="left"/>
        <w:rPr>
          <w:rFonts w:ascii="宋体" w:hAnsi="宋体"/>
          <w:spacing w:val="0"/>
          <w:sz w:val="28"/>
          <w:szCs w:val="28"/>
        </w:rPr>
      </w:pPr>
      <w:r w:rsidRPr="008E187B">
        <w:rPr>
          <w:rFonts w:ascii="宋体" w:hAnsi="宋体"/>
          <w:spacing w:val="0"/>
          <w:sz w:val="28"/>
          <w:szCs w:val="28"/>
        </w:rPr>
        <w:br w:type="page"/>
      </w:r>
    </w:p>
    <w:p w:rsidR="00893AA2" w:rsidRPr="008E187B" w:rsidRDefault="00893AA2" w:rsidP="00893AA2">
      <w:pPr>
        <w:spacing w:line="440" w:lineRule="exact"/>
        <w:jc w:val="center"/>
        <w:rPr>
          <w:rFonts w:ascii="黑体" w:eastAsia="黑体" w:hAnsi="宋体"/>
          <w:spacing w:val="0"/>
          <w:sz w:val="28"/>
          <w:szCs w:val="28"/>
        </w:rPr>
      </w:pPr>
      <w:r w:rsidRPr="008E187B">
        <w:rPr>
          <w:rFonts w:ascii="黑体" w:eastAsia="黑体" w:hAnsi="宋体" w:hint="eastAsia"/>
          <w:spacing w:val="0"/>
          <w:sz w:val="28"/>
          <w:szCs w:val="28"/>
        </w:rPr>
        <w:lastRenderedPageBreak/>
        <w:t>附录C</w:t>
      </w:r>
      <w:r w:rsidR="00996335">
        <w:rPr>
          <w:rFonts w:ascii="黑体" w:eastAsia="黑体" w:hAnsi="宋体" w:hint="eastAsia"/>
          <w:spacing w:val="0"/>
          <w:sz w:val="28"/>
          <w:szCs w:val="28"/>
        </w:rPr>
        <w:t xml:space="preserve"> </w:t>
      </w:r>
      <w:r w:rsidR="00996335" w:rsidRPr="00D368B2">
        <w:rPr>
          <w:rFonts w:eastAsia="黑体"/>
          <w:b/>
          <w:sz w:val="24"/>
          <w:szCs w:val="24"/>
        </w:rPr>
        <w:t>Appendix</w:t>
      </w:r>
      <w:r w:rsidR="00996335">
        <w:rPr>
          <w:rFonts w:eastAsia="黑体" w:hint="eastAsia"/>
          <w:b/>
          <w:sz w:val="24"/>
          <w:szCs w:val="24"/>
        </w:rPr>
        <w:t xml:space="preserve"> C</w:t>
      </w:r>
    </w:p>
    <w:p w:rsidR="00893AA2" w:rsidRPr="008E187B" w:rsidRDefault="00893AA2" w:rsidP="00893AA2">
      <w:pPr>
        <w:spacing w:line="440" w:lineRule="exact"/>
        <w:jc w:val="center"/>
        <w:rPr>
          <w:rFonts w:ascii="黑体" w:eastAsia="黑体"/>
          <w:spacing w:val="0"/>
          <w:sz w:val="28"/>
          <w:szCs w:val="28"/>
        </w:rPr>
      </w:pPr>
      <w:r w:rsidRPr="008E187B">
        <w:rPr>
          <w:rFonts w:ascii="黑体" w:eastAsia="黑体" w:hAnsi="宋体"/>
          <w:spacing w:val="0"/>
          <w:sz w:val="28"/>
          <w:szCs w:val="28"/>
        </w:rPr>
        <w:t>(</w:t>
      </w:r>
      <w:r w:rsidRPr="008E187B">
        <w:rPr>
          <w:rFonts w:ascii="黑体" w:eastAsia="黑体" w:hAnsi="宋体" w:hint="eastAsia"/>
          <w:spacing w:val="0"/>
          <w:sz w:val="28"/>
          <w:szCs w:val="28"/>
        </w:rPr>
        <w:t>资料性附录</w:t>
      </w:r>
      <w:r w:rsidRPr="008E187B">
        <w:rPr>
          <w:rFonts w:ascii="黑体" w:eastAsia="黑体" w:hAnsi="宋体"/>
          <w:spacing w:val="0"/>
          <w:sz w:val="28"/>
          <w:szCs w:val="28"/>
        </w:rPr>
        <w:t>)</w:t>
      </w:r>
      <w:r w:rsidR="00996335" w:rsidRPr="00996335">
        <w:rPr>
          <w:rFonts w:eastAsia="黑体" w:hint="eastAsia"/>
          <w:b/>
          <w:sz w:val="24"/>
          <w:szCs w:val="24"/>
        </w:rPr>
        <w:t xml:space="preserve"> </w:t>
      </w:r>
      <w:r w:rsidR="00996335">
        <w:rPr>
          <w:rFonts w:eastAsia="黑体" w:hint="eastAsia"/>
          <w:b/>
          <w:sz w:val="24"/>
          <w:szCs w:val="24"/>
        </w:rPr>
        <w:t>Informative</w:t>
      </w:r>
      <w:r w:rsidR="00996335" w:rsidRPr="00D368B2">
        <w:rPr>
          <w:rFonts w:eastAsia="黑体"/>
          <w:b/>
          <w:sz w:val="24"/>
          <w:szCs w:val="24"/>
        </w:rPr>
        <w:t xml:space="preserve"> Appendix</w:t>
      </w:r>
    </w:p>
    <w:p w:rsidR="00893AA2" w:rsidRDefault="00893AA2" w:rsidP="00893AA2">
      <w:pPr>
        <w:spacing w:line="440" w:lineRule="exact"/>
        <w:jc w:val="center"/>
        <w:rPr>
          <w:rFonts w:ascii="黑体" w:eastAsia="黑体"/>
          <w:spacing w:val="0"/>
          <w:sz w:val="28"/>
          <w:szCs w:val="28"/>
        </w:rPr>
      </w:pPr>
      <w:r w:rsidRPr="008E187B">
        <w:rPr>
          <w:rFonts w:ascii="黑体" w:eastAsia="黑体" w:hint="eastAsia"/>
          <w:spacing w:val="0"/>
          <w:sz w:val="28"/>
          <w:szCs w:val="28"/>
        </w:rPr>
        <w:t>工装图样编号示例</w:t>
      </w:r>
      <w:r w:rsidR="00996335" w:rsidRPr="00996335">
        <w:rPr>
          <w:rFonts w:hint="eastAsia"/>
          <w:b/>
          <w:spacing w:val="0"/>
          <w:sz w:val="24"/>
          <w:szCs w:val="24"/>
        </w:rPr>
        <w:t>E</w:t>
      </w:r>
      <w:r w:rsidR="00996335" w:rsidRPr="00996335">
        <w:rPr>
          <w:b/>
          <w:spacing w:val="0"/>
          <w:sz w:val="24"/>
          <w:szCs w:val="24"/>
        </w:rPr>
        <w:t>xamples of tooling drawing numbering</w:t>
      </w:r>
    </w:p>
    <w:p w:rsidR="00893AA2" w:rsidRPr="008E187B" w:rsidRDefault="00893AA2" w:rsidP="00893AA2">
      <w:pPr>
        <w:spacing w:line="440" w:lineRule="exact"/>
        <w:rPr>
          <w:rFonts w:ascii="黑体" w:eastAsia="黑体"/>
          <w:spacing w:val="0"/>
          <w:sz w:val="28"/>
          <w:szCs w:val="28"/>
        </w:rPr>
      </w:pPr>
    </w:p>
    <w:p w:rsidR="00893AA2" w:rsidRPr="00996335" w:rsidRDefault="00893AA2" w:rsidP="00893AA2">
      <w:pPr>
        <w:spacing w:line="440" w:lineRule="exact"/>
        <w:rPr>
          <w:rFonts w:ascii="黑体" w:eastAsia="黑体"/>
          <w:b/>
          <w:spacing w:val="0"/>
          <w:sz w:val="28"/>
          <w:szCs w:val="28"/>
        </w:rPr>
      </w:pPr>
      <w:r w:rsidRPr="008E187B">
        <w:rPr>
          <w:rFonts w:ascii="黑体" w:eastAsia="黑体" w:hint="eastAsia"/>
          <w:spacing w:val="0"/>
          <w:sz w:val="28"/>
          <w:szCs w:val="28"/>
        </w:rPr>
        <w:t>C.1 专用工装图样编号示例</w:t>
      </w:r>
      <w:r w:rsidR="002F01E0">
        <w:rPr>
          <w:rFonts w:hint="eastAsia"/>
          <w:b/>
          <w:spacing w:val="0"/>
          <w:sz w:val="24"/>
          <w:szCs w:val="24"/>
        </w:rPr>
        <w:t>E</w:t>
      </w:r>
      <w:r w:rsidR="00996335" w:rsidRPr="00996335">
        <w:rPr>
          <w:b/>
          <w:spacing w:val="0"/>
          <w:sz w:val="24"/>
          <w:szCs w:val="24"/>
        </w:rPr>
        <w:t>xamples of tooling drawing numbering</w:t>
      </w:r>
    </w:p>
    <w:p w:rsidR="00893AA2" w:rsidRPr="008E187B" w:rsidRDefault="00893AA2" w:rsidP="00893AA2">
      <w:pPr>
        <w:spacing w:line="440" w:lineRule="exact"/>
        <w:rPr>
          <w:rFonts w:ascii="黑体" w:eastAsia="黑体"/>
          <w:spacing w:val="0"/>
          <w:sz w:val="28"/>
          <w:szCs w:val="28"/>
        </w:rPr>
      </w:pPr>
    </w:p>
    <w:p w:rsidR="00893AA2" w:rsidRDefault="00893AA2" w:rsidP="00893AA2">
      <w:pPr>
        <w:spacing w:line="440" w:lineRule="exact"/>
        <w:rPr>
          <w:spacing w:val="0"/>
          <w:sz w:val="28"/>
          <w:szCs w:val="28"/>
        </w:rPr>
      </w:pPr>
      <w:r w:rsidRPr="008E187B">
        <w:rPr>
          <w:rFonts w:ascii="黑体" w:eastAsia="黑体" w:hint="eastAsia"/>
          <w:spacing w:val="0"/>
          <w:sz w:val="28"/>
          <w:szCs w:val="28"/>
        </w:rPr>
        <w:t xml:space="preserve">C.1.1  </w:t>
      </w:r>
      <w:r w:rsidRPr="008E187B">
        <w:rPr>
          <w:spacing w:val="0"/>
          <w:sz w:val="28"/>
          <w:szCs w:val="28"/>
        </w:rPr>
        <w:t>由</w:t>
      </w:r>
      <w:r w:rsidRPr="008E187B">
        <w:rPr>
          <w:spacing w:val="0"/>
          <w:sz w:val="28"/>
          <w:szCs w:val="28"/>
        </w:rPr>
        <w:t>35</w:t>
      </w:r>
      <w:r w:rsidRPr="008E187B">
        <w:rPr>
          <w:spacing w:val="0"/>
          <w:sz w:val="28"/>
          <w:szCs w:val="28"/>
        </w:rPr>
        <w:t>厂提出，工装</w:t>
      </w:r>
      <w:r w:rsidR="002F01E0">
        <w:rPr>
          <w:rFonts w:hint="eastAsia"/>
          <w:spacing w:val="0"/>
          <w:sz w:val="28"/>
          <w:szCs w:val="28"/>
        </w:rPr>
        <w:t>设计室</w:t>
      </w:r>
      <w:r w:rsidRPr="008E187B">
        <w:rPr>
          <w:spacing w:val="0"/>
          <w:sz w:val="28"/>
          <w:szCs w:val="28"/>
        </w:rPr>
        <w:t>设计的德国</w:t>
      </w:r>
      <w:r w:rsidRPr="008E187B">
        <w:rPr>
          <w:spacing w:val="0"/>
          <w:sz w:val="28"/>
          <w:szCs w:val="28"/>
        </w:rPr>
        <w:t>AHD</w:t>
      </w:r>
      <w:r w:rsidRPr="008E187B">
        <w:rPr>
          <w:spacing w:val="0"/>
          <w:sz w:val="28"/>
          <w:szCs w:val="28"/>
        </w:rPr>
        <w:t>公司研制专用工装，工装识别号为</w:t>
      </w:r>
      <w:r w:rsidRPr="008E187B">
        <w:rPr>
          <w:spacing w:val="0"/>
          <w:sz w:val="28"/>
          <w:szCs w:val="28"/>
        </w:rPr>
        <w:t>5-50000-1</w:t>
      </w:r>
      <w:r w:rsidRPr="008E187B">
        <w:rPr>
          <w:spacing w:val="0"/>
          <w:sz w:val="28"/>
          <w:szCs w:val="28"/>
        </w:rPr>
        <w:t>的钻模，其编号为：</w:t>
      </w:r>
    </w:p>
    <w:p w:rsidR="00996335" w:rsidRPr="002F01E0" w:rsidRDefault="002F01E0" w:rsidP="00893AA2">
      <w:pPr>
        <w:spacing w:line="440" w:lineRule="exact"/>
        <w:rPr>
          <w:spacing w:val="0"/>
          <w:sz w:val="24"/>
          <w:szCs w:val="24"/>
        </w:rPr>
      </w:pPr>
      <w:r w:rsidRPr="002F01E0">
        <w:rPr>
          <w:rFonts w:hint="eastAsia"/>
          <w:spacing w:val="0"/>
          <w:sz w:val="24"/>
          <w:szCs w:val="24"/>
        </w:rPr>
        <w:t xml:space="preserve">The special tooling developed by German AHD </w:t>
      </w:r>
      <w:proofErr w:type="gramStart"/>
      <w:r w:rsidRPr="002F01E0">
        <w:rPr>
          <w:rFonts w:hint="eastAsia"/>
          <w:spacing w:val="0"/>
          <w:sz w:val="24"/>
          <w:szCs w:val="24"/>
        </w:rPr>
        <w:t>company</w:t>
      </w:r>
      <w:proofErr w:type="gramEnd"/>
      <w:r w:rsidRPr="002F01E0">
        <w:rPr>
          <w:rFonts w:hint="eastAsia"/>
          <w:spacing w:val="0"/>
          <w:sz w:val="24"/>
          <w:szCs w:val="24"/>
        </w:rPr>
        <w:t>, which is proposed by 35 factory and designed by the tooling design office, is the drill jig with tooling identification number 5-50000-1, and its number is:</w:t>
      </w:r>
    </w:p>
    <w:p w:rsidR="00893AA2" w:rsidRPr="008E187B" w:rsidRDefault="00893AA2" w:rsidP="00893AA2">
      <w:pPr>
        <w:spacing w:line="440" w:lineRule="exact"/>
        <w:jc w:val="center"/>
        <w:rPr>
          <w:spacing w:val="0"/>
          <w:sz w:val="28"/>
          <w:szCs w:val="28"/>
        </w:rPr>
      </w:pPr>
      <w:r w:rsidRPr="008E187B">
        <w:rPr>
          <w:spacing w:val="0"/>
          <w:sz w:val="28"/>
          <w:szCs w:val="28"/>
        </w:rPr>
        <w:t>S4-EDJ5-50000-1-S</w:t>
      </w:r>
      <w:r w:rsidRPr="008E187B">
        <w:rPr>
          <w:rFonts w:hint="eastAsia"/>
          <w:spacing w:val="0"/>
          <w:sz w:val="28"/>
          <w:szCs w:val="28"/>
        </w:rPr>
        <w:t>9100</w:t>
      </w:r>
    </w:p>
    <w:p w:rsidR="00893AA2" w:rsidRDefault="00893AA2" w:rsidP="00893AA2">
      <w:pPr>
        <w:spacing w:line="440" w:lineRule="exact"/>
        <w:rPr>
          <w:spacing w:val="0"/>
          <w:sz w:val="28"/>
          <w:szCs w:val="28"/>
        </w:rPr>
      </w:pPr>
      <w:r w:rsidRPr="008E187B">
        <w:rPr>
          <w:rFonts w:ascii="黑体" w:eastAsia="黑体" w:hint="eastAsia"/>
          <w:spacing w:val="0"/>
          <w:sz w:val="28"/>
          <w:szCs w:val="28"/>
        </w:rPr>
        <w:t xml:space="preserve">C.1.2  </w:t>
      </w:r>
      <w:r w:rsidRPr="008E187B">
        <w:rPr>
          <w:spacing w:val="0"/>
          <w:sz w:val="28"/>
          <w:szCs w:val="28"/>
        </w:rPr>
        <w:t>由</w:t>
      </w:r>
      <w:r w:rsidRPr="008E187B">
        <w:rPr>
          <w:spacing w:val="0"/>
          <w:sz w:val="28"/>
          <w:szCs w:val="28"/>
        </w:rPr>
        <w:t>35</w:t>
      </w:r>
      <w:r w:rsidR="002F01E0">
        <w:rPr>
          <w:spacing w:val="0"/>
          <w:sz w:val="28"/>
          <w:szCs w:val="28"/>
        </w:rPr>
        <w:t>厂提出，工装</w:t>
      </w:r>
      <w:r w:rsidR="002F01E0">
        <w:rPr>
          <w:rFonts w:hint="eastAsia"/>
          <w:spacing w:val="0"/>
          <w:sz w:val="28"/>
          <w:szCs w:val="28"/>
        </w:rPr>
        <w:t>设计室</w:t>
      </w:r>
      <w:r w:rsidRPr="008E187B">
        <w:rPr>
          <w:spacing w:val="0"/>
          <w:sz w:val="28"/>
          <w:szCs w:val="28"/>
        </w:rPr>
        <w:t>设计的</w:t>
      </w:r>
      <w:r w:rsidRPr="008E187B">
        <w:rPr>
          <w:rFonts w:hint="eastAsia"/>
          <w:spacing w:val="0"/>
          <w:sz w:val="28"/>
          <w:szCs w:val="28"/>
        </w:rPr>
        <w:t>DASH8-400</w:t>
      </w:r>
      <w:r w:rsidRPr="008E187B">
        <w:rPr>
          <w:spacing w:val="0"/>
          <w:sz w:val="28"/>
          <w:szCs w:val="28"/>
        </w:rPr>
        <w:t>项目研制专用工装，工装识别号为</w:t>
      </w:r>
      <w:r w:rsidRPr="008E187B">
        <w:rPr>
          <w:spacing w:val="0"/>
          <w:sz w:val="28"/>
          <w:szCs w:val="28"/>
        </w:rPr>
        <w:t>4-40000-1</w:t>
      </w:r>
      <w:r w:rsidRPr="008E187B">
        <w:rPr>
          <w:spacing w:val="0"/>
          <w:sz w:val="28"/>
          <w:szCs w:val="28"/>
        </w:rPr>
        <w:t>的组合夹具钻模，其编号为：</w:t>
      </w:r>
    </w:p>
    <w:p w:rsidR="002F01E0" w:rsidRPr="008E187B" w:rsidRDefault="002F01E0" w:rsidP="00893AA2">
      <w:pPr>
        <w:spacing w:line="440" w:lineRule="exact"/>
        <w:rPr>
          <w:spacing w:val="0"/>
          <w:sz w:val="28"/>
          <w:szCs w:val="28"/>
        </w:rPr>
      </w:pPr>
      <w:r w:rsidRPr="002F01E0">
        <w:rPr>
          <w:rFonts w:hint="eastAsia"/>
          <w:spacing w:val="0"/>
          <w:sz w:val="24"/>
          <w:szCs w:val="24"/>
        </w:rPr>
        <w:t xml:space="preserve">The special tooling developed by </w:t>
      </w:r>
      <w:r>
        <w:rPr>
          <w:rFonts w:hint="eastAsia"/>
          <w:spacing w:val="0"/>
          <w:sz w:val="24"/>
          <w:szCs w:val="24"/>
        </w:rPr>
        <w:t>DASH8-400</w:t>
      </w:r>
      <w:r w:rsidRPr="002F01E0">
        <w:rPr>
          <w:rFonts w:hint="eastAsia"/>
          <w:spacing w:val="0"/>
          <w:sz w:val="24"/>
          <w:szCs w:val="24"/>
        </w:rPr>
        <w:t xml:space="preserve">, which is proposed by 35 factory and designed by the tooling design office, is the drill jig with tooling identification number </w:t>
      </w:r>
      <w:r>
        <w:rPr>
          <w:rFonts w:hint="eastAsia"/>
          <w:spacing w:val="0"/>
          <w:sz w:val="24"/>
          <w:szCs w:val="24"/>
        </w:rPr>
        <w:t>4-4</w:t>
      </w:r>
      <w:r w:rsidRPr="002F01E0">
        <w:rPr>
          <w:rFonts w:hint="eastAsia"/>
          <w:spacing w:val="0"/>
          <w:sz w:val="24"/>
          <w:szCs w:val="24"/>
        </w:rPr>
        <w:t>0000-1, and its number is:</w:t>
      </w:r>
    </w:p>
    <w:p w:rsidR="00893AA2" w:rsidRPr="008E187B" w:rsidRDefault="00893AA2" w:rsidP="00893AA2">
      <w:pPr>
        <w:spacing w:line="440" w:lineRule="exact"/>
        <w:jc w:val="center"/>
        <w:rPr>
          <w:spacing w:val="0"/>
          <w:sz w:val="28"/>
          <w:szCs w:val="28"/>
        </w:rPr>
      </w:pPr>
      <w:r w:rsidRPr="008E187B">
        <w:rPr>
          <w:spacing w:val="0"/>
          <w:sz w:val="28"/>
          <w:szCs w:val="28"/>
        </w:rPr>
        <w:t>S2A-ZH-EDJ4-40000-1-S</w:t>
      </w:r>
      <w:r w:rsidRPr="008E187B">
        <w:rPr>
          <w:rFonts w:hint="eastAsia"/>
          <w:spacing w:val="0"/>
          <w:sz w:val="28"/>
          <w:szCs w:val="28"/>
        </w:rPr>
        <w:t>9100</w:t>
      </w:r>
    </w:p>
    <w:p w:rsidR="00893AA2" w:rsidRPr="008E187B" w:rsidRDefault="00893AA2" w:rsidP="00893AA2">
      <w:pPr>
        <w:spacing w:line="440" w:lineRule="exact"/>
        <w:rPr>
          <w:rFonts w:ascii="黑体" w:eastAsia="黑体"/>
          <w:spacing w:val="0"/>
          <w:sz w:val="28"/>
          <w:szCs w:val="28"/>
        </w:rPr>
      </w:pPr>
    </w:p>
    <w:p w:rsidR="00893AA2" w:rsidRPr="00F87C1D" w:rsidRDefault="00893AA2" w:rsidP="00893AA2">
      <w:pPr>
        <w:spacing w:line="440" w:lineRule="exact"/>
        <w:rPr>
          <w:b/>
          <w:spacing w:val="0"/>
          <w:sz w:val="24"/>
          <w:szCs w:val="24"/>
        </w:rPr>
      </w:pPr>
      <w:r w:rsidRPr="008E187B">
        <w:rPr>
          <w:rFonts w:ascii="黑体" w:eastAsia="黑体" w:hint="eastAsia"/>
          <w:spacing w:val="0"/>
          <w:sz w:val="28"/>
          <w:szCs w:val="28"/>
        </w:rPr>
        <w:t>C.2  自制工装图样编号示例</w:t>
      </w:r>
      <w:r w:rsidR="00F87C1D" w:rsidRPr="00F87C1D">
        <w:rPr>
          <w:rFonts w:hint="eastAsia"/>
          <w:b/>
          <w:spacing w:val="0"/>
          <w:sz w:val="24"/>
          <w:szCs w:val="24"/>
        </w:rPr>
        <w:t>Example of self-made tooling drawing number</w:t>
      </w:r>
    </w:p>
    <w:p w:rsidR="00893AA2" w:rsidRPr="008E187B" w:rsidRDefault="00893AA2" w:rsidP="00893AA2">
      <w:pPr>
        <w:spacing w:line="440" w:lineRule="exact"/>
        <w:rPr>
          <w:rFonts w:ascii="黑体" w:eastAsia="黑体"/>
          <w:spacing w:val="0"/>
          <w:sz w:val="28"/>
          <w:szCs w:val="28"/>
        </w:rPr>
      </w:pPr>
    </w:p>
    <w:p w:rsidR="00893AA2" w:rsidRDefault="00893AA2" w:rsidP="00C20E34">
      <w:pPr>
        <w:spacing w:line="440" w:lineRule="exact"/>
        <w:ind w:firstLineChars="200" w:firstLine="560"/>
        <w:rPr>
          <w:spacing w:val="0"/>
          <w:sz w:val="28"/>
          <w:szCs w:val="28"/>
        </w:rPr>
      </w:pPr>
      <w:r w:rsidRPr="008E187B">
        <w:rPr>
          <w:spacing w:val="0"/>
          <w:sz w:val="28"/>
          <w:szCs w:val="28"/>
        </w:rPr>
        <w:t>由</w:t>
      </w:r>
      <w:r w:rsidRPr="008E187B">
        <w:rPr>
          <w:spacing w:val="0"/>
          <w:sz w:val="28"/>
          <w:szCs w:val="28"/>
        </w:rPr>
        <w:t>35</w:t>
      </w:r>
      <w:r w:rsidRPr="008E187B">
        <w:rPr>
          <w:spacing w:val="0"/>
          <w:sz w:val="28"/>
          <w:szCs w:val="28"/>
        </w:rPr>
        <w:t>厂自制的德国</w:t>
      </w:r>
      <w:r w:rsidRPr="008E187B">
        <w:rPr>
          <w:spacing w:val="0"/>
          <w:sz w:val="28"/>
          <w:szCs w:val="28"/>
        </w:rPr>
        <w:t>AHD</w:t>
      </w:r>
      <w:r w:rsidRPr="008E187B">
        <w:rPr>
          <w:spacing w:val="0"/>
          <w:sz w:val="28"/>
          <w:szCs w:val="28"/>
        </w:rPr>
        <w:t>公司的研制工装，工装识别号为</w:t>
      </w:r>
      <w:r w:rsidRPr="008E187B">
        <w:rPr>
          <w:spacing w:val="0"/>
          <w:sz w:val="28"/>
          <w:szCs w:val="28"/>
        </w:rPr>
        <w:t>5-50000-1</w:t>
      </w:r>
      <w:r w:rsidRPr="008E187B">
        <w:rPr>
          <w:spacing w:val="0"/>
          <w:sz w:val="28"/>
          <w:szCs w:val="28"/>
        </w:rPr>
        <w:t>的钻模，其编号为：</w:t>
      </w:r>
    </w:p>
    <w:p w:rsidR="002B156E" w:rsidRPr="008E187B" w:rsidRDefault="002B156E" w:rsidP="002B156E">
      <w:pPr>
        <w:spacing w:line="440" w:lineRule="exact"/>
        <w:rPr>
          <w:spacing w:val="0"/>
          <w:sz w:val="28"/>
          <w:szCs w:val="28"/>
        </w:rPr>
      </w:pPr>
      <w:r w:rsidRPr="002F01E0">
        <w:rPr>
          <w:rFonts w:hint="eastAsia"/>
          <w:spacing w:val="0"/>
          <w:sz w:val="24"/>
          <w:szCs w:val="24"/>
        </w:rPr>
        <w:t xml:space="preserve">The special tooling developed by German AHD </w:t>
      </w:r>
      <w:proofErr w:type="gramStart"/>
      <w:r w:rsidRPr="002F01E0">
        <w:rPr>
          <w:rFonts w:hint="eastAsia"/>
          <w:spacing w:val="0"/>
          <w:sz w:val="24"/>
          <w:szCs w:val="24"/>
        </w:rPr>
        <w:t>company</w:t>
      </w:r>
      <w:proofErr w:type="gramEnd"/>
      <w:r w:rsidRPr="002F01E0">
        <w:rPr>
          <w:rFonts w:hint="eastAsia"/>
          <w:spacing w:val="0"/>
          <w:sz w:val="24"/>
          <w:szCs w:val="24"/>
        </w:rPr>
        <w:t>, which is designed by 35 factory, is the drill jig with tooling identification number 5-50000-1, and its number is:</w:t>
      </w:r>
    </w:p>
    <w:p w:rsidR="00893AA2" w:rsidRPr="008E187B" w:rsidRDefault="00893AA2" w:rsidP="00893AA2">
      <w:pPr>
        <w:spacing w:line="440" w:lineRule="exact"/>
        <w:jc w:val="center"/>
        <w:rPr>
          <w:spacing w:val="0"/>
          <w:sz w:val="28"/>
          <w:szCs w:val="28"/>
        </w:rPr>
      </w:pPr>
      <w:r w:rsidRPr="008E187B">
        <w:rPr>
          <w:spacing w:val="0"/>
          <w:sz w:val="28"/>
          <w:szCs w:val="28"/>
        </w:rPr>
        <w:t>S4-EDJ5-50000-1-S</w:t>
      </w:r>
      <w:r w:rsidRPr="008E187B">
        <w:rPr>
          <w:rFonts w:hint="eastAsia"/>
          <w:spacing w:val="0"/>
          <w:sz w:val="28"/>
          <w:szCs w:val="28"/>
        </w:rPr>
        <w:t>9100</w:t>
      </w:r>
      <w:r w:rsidRPr="008E187B">
        <w:rPr>
          <w:spacing w:val="0"/>
          <w:sz w:val="28"/>
          <w:szCs w:val="28"/>
        </w:rPr>
        <w:t>N</w:t>
      </w:r>
    </w:p>
    <w:p w:rsidR="00893AA2" w:rsidRPr="008E187B" w:rsidRDefault="00893AA2" w:rsidP="00893AA2">
      <w:pPr>
        <w:widowControl/>
        <w:jc w:val="left"/>
        <w:rPr>
          <w:rFonts w:ascii="宋体" w:hAnsi="宋体"/>
          <w:spacing w:val="0"/>
          <w:sz w:val="28"/>
          <w:szCs w:val="28"/>
        </w:rPr>
      </w:pPr>
      <w:r w:rsidRPr="008E187B">
        <w:rPr>
          <w:rFonts w:ascii="宋体" w:hAnsi="宋体"/>
          <w:spacing w:val="0"/>
          <w:sz w:val="28"/>
          <w:szCs w:val="28"/>
        </w:rPr>
        <w:br w:type="page"/>
      </w:r>
    </w:p>
    <w:p w:rsidR="00893AA2" w:rsidRPr="008E187B" w:rsidRDefault="00893AA2" w:rsidP="00893AA2">
      <w:pPr>
        <w:spacing w:line="440" w:lineRule="exact"/>
        <w:jc w:val="center"/>
        <w:rPr>
          <w:rFonts w:ascii="黑体" w:eastAsia="黑体"/>
          <w:spacing w:val="0"/>
          <w:sz w:val="28"/>
          <w:szCs w:val="28"/>
        </w:rPr>
      </w:pPr>
      <w:r w:rsidRPr="008E187B">
        <w:rPr>
          <w:rFonts w:ascii="黑体" w:eastAsia="黑体" w:hint="eastAsia"/>
          <w:spacing w:val="0"/>
          <w:sz w:val="28"/>
          <w:szCs w:val="28"/>
        </w:rPr>
        <w:lastRenderedPageBreak/>
        <w:t>附录D</w:t>
      </w:r>
      <w:r w:rsidR="00F61AAF" w:rsidRPr="00F61AAF">
        <w:rPr>
          <w:rFonts w:eastAsia="黑体"/>
          <w:b/>
          <w:sz w:val="24"/>
          <w:szCs w:val="24"/>
        </w:rPr>
        <w:t xml:space="preserve"> </w:t>
      </w:r>
      <w:r w:rsidR="00F61AAF" w:rsidRPr="00D368B2">
        <w:rPr>
          <w:rFonts w:eastAsia="黑体"/>
          <w:b/>
          <w:sz w:val="24"/>
          <w:szCs w:val="24"/>
        </w:rPr>
        <w:t>Appendix</w:t>
      </w:r>
      <w:r w:rsidR="00F61AAF">
        <w:rPr>
          <w:rFonts w:eastAsia="黑体" w:hint="eastAsia"/>
          <w:b/>
          <w:sz w:val="24"/>
          <w:szCs w:val="24"/>
        </w:rPr>
        <w:t xml:space="preserve"> D</w:t>
      </w:r>
    </w:p>
    <w:p w:rsidR="00893AA2" w:rsidRPr="008E187B" w:rsidRDefault="00893AA2" w:rsidP="00893AA2">
      <w:pPr>
        <w:spacing w:line="440" w:lineRule="exact"/>
        <w:jc w:val="center"/>
        <w:rPr>
          <w:rFonts w:ascii="黑体" w:eastAsia="黑体"/>
          <w:spacing w:val="0"/>
          <w:sz w:val="28"/>
          <w:szCs w:val="28"/>
        </w:rPr>
      </w:pPr>
      <w:r w:rsidRPr="008E187B">
        <w:rPr>
          <w:rFonts w:ascii="黑体" w:eastAsia="黑体" w:hAnsi="宋体"/>
          <w:spacing w:val="0"/>
          <w:sz w:val="28"/>
          <w:szCs w:val="28"/>
        </w:rPr>
        <w:t>(</w:t>
      </w:r>
      <w:r w:rsidRPr="008E187B">
        <w:rPr>
          <w:rFonts w:ascii="黑体" w:eastAsia="黑体" w:hAnsi="宋体" w:hint="eastAsia"/>
          <w:spacing w:val="0"/>
          <w:sz w:val="28"/>
          <w:szCs w:val="28"/>
        </w:rPr>
        <w:t>规范性附录</w:t>
      </w:r>
      <w:r w:rsidRPr="008E187B">
        <w:rPr>
          <w:rFonts w:ascii="黑体" w:eastAsia="黑体" w:hAnsi="宋体"/>
          <w:spacing w:val="0"/>
          <w:sz w:val="28"/>
          <w:szCs w:val="28"/>
        </w:rPr>
        <w:t>)</w:t>
      </w:r>
      <w:r w:rsidR="00F61AAF" w:rsidRPr="00F61AAF">
        <w:rPr>
          <w:rFonts w:eastAsia="黑体" w:hint="eastAsia"/>
          <w:b/>
          <w:sz w:val="24"/>
          <w:szCs w:val="24"/>
        </w:rPr>
        <w:t xml:space="preserve"> </w:t>
      </w:r>
      <w:r w:rsidR="00F61AAF">
        <w:rPr>
          <w:rFonts w:eastAsia="黑体" w:hint="eastAsia"/>
          <w:b/>
          <w:sz w:val="24"/>
          <w:szCs w:val="24"/>
        </w:rPr>
        <w:t>Normative</w:t>
      </w:r>
      <w:r w:rsidR="00F61AAF" w:rsidRPr="00D368B2">
        <w:rPr>
          <w:rFonts w:eastAsia="黑体"/>
          <w:b/>
          <w:sz w:val="24"/>
          <w:szCs w:val="24"/>
        </w:rPr>
        <w:t xml:space="preserve"> Appendix</w:t>
      </w:r>
    </w:p>
    <w:p w:rsidR="00893AA2" w:rsidRPr="00F61AAF" w:rsidRDefault="00893AA2" w:rsidP="00893AA2">
      <w:pPr>
        <w:spacing w:line="440" w:lineRule="exact"/>
        <w:jc w:val="center"/>
        <w:rPr>
          <w:rFonts w:ascii="黑体" w:eastAsia="黑体"/>
          <w:b/>
          <w:spacing w:val="0"/>
          <w:sz w:val="28"/>
          <w:szCs w:val="28"/>
        </w:rPr>
      </w:pPr>
      <w:r w:rsidRPr="008E187B">
        <w:rPr>
          <w:rFonts w:ascii="黑体" w:eastAsia="黑体" w:hint="eastAsia"/>
          <w:spacing w:val="0"/>
          <w:sz w:val="28"/>
          <w:szCs w:val="28"/>
        </w:rPr>
        <w:t>工艺装备图样标题栏</w:t>
      </w:r>
      <w:r w:rsidR="00F61AAF" w:rsidRPr="00F61AAF">
        <w:rPr>
          <w:b/>
          <w:spacing w:val="0"/>
          <w:sz w:val="24"/>
          <w:szCs w:val="24"/>
        </w:rPr>
        <w:t>The title block of the</w:t>
      </w:r>
      <w:r w:rsidR="00F61AAF" w:rsidRPr="00F61AAF">
        <w:rPr>
          <w:rFonts w:hint="eastAsia"/>
          <w:b/>
          <w:spacing w:val="0"/>
          <w:sz w:val="24"/>
          <w:szCs w:val="24"/>
        </w:rPr>
        <w:t xml:space="preserve"> tooling</w:t>
      </w:r>
    </w:p>
    <w:p w:rsidR="00893AA2" w:rsidRPr="008E187B" w:rsidRDefault="00893AA2" w:rsidP="00893AA2">
      <w:pPr>
        <w:spacing w:line="440" w:lineRule="exact"/>
        <w:rPr>
          <w:rFonts w:ascii="楷体_GB2312" w:eastAsia="楷体_GB2312"/>
          <w:spacing w:val="0"/>
          <w:sz w:val="28"/>
          <w:szCs w:val="28"/>
        </w:rPr>
      </w:pPr>
    </w:p>
    <w:p w:rsidR="00893AA2" w:rsidRPr="0039629F" w:rsidRDefault="00893AA2" w:rsidP="00893AA2">
      <w:pPr>
        <w:spacing w:line="440" w:lineRule="exact"/>
        <w:rPr>
          <w:rFonts w:ascii="黑体" w:eastAsia="黑体"/>
          <w:b/>
          <w:spacing w:val="0"/>
          <w:sz w:val="28"/>
          <w:szCs w:val="28"/>
        </w:rPr>
      </w:pPr>
      <w:r w:rsidRPr="008E187B">
        <w:rPr>
          <w:rFonts w:ascii="黑体" w:eastAsia="黑体" w:hint="eastAsia"/>
          <w:spacing w:val="0"/>
          <w:sz w:val="28"/>
          <w:szCs w:val="28"/>
        </w:rPr>
        <w:t>D.</w:t>
      </w:r>
      <w:r w:rsidRPr="008E187B">
        <w:rPr>
          <w:rFonts w:ascii="黑体" w:eastAsia="黑体"/>
          <w:spacing w:val="0"/>
          <w:sz w:val="28"/>
          <w:szCs w:val="28"/>
        </w:rPr>
        <w:t xml:space="preserve">1  </w:t>
      </w:r>
      <w:r w:rsidRPr="008E187B">
        <w:rPr>
          <w:rFonts w:ascii="黑体" w:eastAsia="黑体" w:hint="eastAsia"/>
          <w:spacing w:val="0"/>
          <w:sz w:val="28"/>
          <w:szCs w:val="28"/>
        </w:rPr>
        <w:t>总图图样标题栏</w:t>
      </w:r>
      <w:r w:rsidR="00F61AAF" w:rsidRPr="0039629F">
        <w:rPr>
          <w:b/>
          <w:spacing w:val="0"/>
          <w:sz w:val="24"/>
          <w:szCs w:val="24"/>
        </w:rPr>
        <w:t>The title block of the master drawing</w:t>
      </w:r>
    </w:p>
    <w:p w:rsidR="00893AA2" w:rsidRPr="008E187B" w:rsidRDefault="00893AA2" w:rsidP="00893AA2">
      <w:pPr>
        <w:spacing w:line="440" w:lineRule="exact"/>
        <w:rPr>
          <w:rFonts w:ascii="黑体" w:eastAsia="黑体"/>
          <w:spacing w:val="0"/>
        </w:rPr>
      </w:pPr>
    </w:p>
    <w:p w:rsidR="00893AA2" w:rsidRPr="008E187B" w:rsidRDefault="00893AA2" w:rsidP="00893AA2">
      <w:pPr>
        <w:spacing w:line="360" w:lineRule="auto"/>
        <w:jc w:val="center"/>
        <w:rPr>
          <w:rFonts w:ascii="黑体" w:eastAsia="黑体"/>
          <w:spacing w:val="0"/>
        </w:rPr>
      </w:pPr>
      <w:r w:rsidRPr="008E187B">
        <w:rPr>
          <w:rFonts w:ascii="黑体" w:eastAsia="黑体"/>
          <w:noProof/>
          <w:spacing w:val="0"/>
        </w:rPr>
        <w:drawing>
          <wp:inline distT="0" distB="0" distL="0" distR="0">
            <wp:extent cx="6120000" cy="2676044"/>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120000" cy="2676044"/>
                    </a:xfrm>
                    <a:prstGeom prst="rect">
                      <a:avLst/>
                    </a:prstGeom>
                    <a:noFill/>
                    <a:ln w="9525">
                      <a:noFill/>
                      <a:miter lim="800000"/>
                      <a:headEnd/>
                      <a:tailEnd/>
                    </a:ln>
                  </pic:spPr>
                </pic:pic>
              </a:graphicData>
            </a:graphic>
          </wp:inline>
        </w:drawing>
      </w:r>
    </w:p>
    <w:p w:rsidR="00893AA2" w:rsidRPr="008E187B" w:rsidRDefault="00893AA2" w:rsidP="00893AA2">
      <w:pPr>
        <w:spacing w:line="440" w:lineRule="exact"/>
        <w:rPr>
          <w:rFonts w:ascii="黑体" w:eastAsia="黑体"/>
          <w:spacing w:val="0"/>
        </w:rPr>
      </w:pPr>
    </w:p>
    <w:p w:rsidR="00893AA2" w:rsidRPr="0039629F" w:rsidRDefault="00893AA2" w:rsidP="00893AA2">
      <w:pPr>
        <w:spacing w:line="440" w:lineRule="exact"/>
        <w:rPr>
          <w:rFonts w:ascii="黑体" w:eastAsia="黑体"/>
          <w:b/>
          <w:spacing w:val="0"/>
          <w:sz w:val="28"/>
          <w:szCs w:val="28"/>
        </w:rPr>
      </w:pPr>
      <w:r w:rsidRPr="008E187B">
        <w:rPr>
          <w:rFonts w:ascii="黑体" w:eastAsia="黑体" w:hint="eastAsia"/>
          <w:spacing w:val="0"/>
          <w:sz w:val="28"/>
          <w:szCs w:val="28"/>
        </w:rPr>
        <w:t>D.2  组合件图图样通用标题栏</w:t>
      </w:r>
      <w:r w:rsidR="00F61AAF" w:rsidRPr="0039629F">
        <w:rPr>
          <w:b/>
          <w:spacing w:val="0"/>
          <w:sz w:val="24"/>
          <w:szCs w:val="24"/>
        </w:rPr>
        <w:t>The title block of the an assembly drawing</w:t>
      </w:r>
    </w:p>
    <w:p w:rsidR="00893AA2" w:rsidRPr="008E187B" w:rsidRDefault="00893AA2" w:rsidP="00893AA2">
      <w:pPr>
        <w:spacing w:line="440" w:lineRule="exact"/>
        <w:rPr>
          <w:rFonts w:ascii="黑体" w:eastAsia="黑体"/>
          <w:spacing w:val="0"/>
          <w:sz w:val="28"/>
          <w:szCs w:val="28"/>
        </w:rPr>
      </w:pPr>
    </w:p>
    <w:p w:rsidR="00893AA2" w:rsidRPr="008E187B" w:rsidRDefault="00893AA2" w:rsidP="00893AA2">
      <w:pPr>
        <w:spacing w:line="360" w:lineRule="auto"/>
        <w:jc w:val="center"/>
        <w:rPr>
          <w:rFonts w:ascii="黑体" w:eastAsia="黑体"/>
          <w:spacing w:val="0"/>
        </w:rPr>
      </w:pPr>
      <w:r w:rsidRPr="008E187B">
        <w:rPr>
          <w:rFonts w:ascii="黑体" w:eastAsia="黑体"/>
          <w:noProof/>
          <w:spacing w:val="0"/>
        </w:rPr>
        <w:drawing>
          <wp:inline distT="0" distB="0" distL="0" distR="0">
            <wp:extent cx="6120000" cy="2648550"/>
            <wp:effectExtent l="1905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6120000" cy="2648550"/>
                    </a:xfrm>
                    <a:prstGeom prst="rect">
                      <a:avLst/>
                    </a:prstGeom>
                    <a:noFill/>
                    <a:ln w="9525">
                      <a:noFill/>
                      <a:miter lim="800000"/>
                      <a:headEnd/>
                      <a:tailEnd/>
                    </a:ln>
                  </pic:spPr>
                </pic:pic>
              </a:graphicData>
            </a:graphic>
          </wp:inline>
        </w:drawing>
      </w:r>
    </w:p>
    <w:p w:rsidR="00893AA2" w:rsidRPr="008E187B" w:rsidRDefault="00893AA2" w:rsidP="00893AA2">
      <w:pPr>
        <w:widowControl/>
        <w:jc w:val="left"/>
        <w:rPr>
          <w:rFonts w:ascii="黑体" w:eastAsia="黑体"/>
          <w:spacing w:val="0"/>
          <w:sz w:val="28"/>
          <w:szCs w:val="28"/>
        </w:rPr>
      </w:pPr>
      <w:r w:rsidRPr="008E187B">
        <w:rPr>
          <w:rFonts w:ascii="黑体" w:eastAsia="黑体"/>
          <w:spacing w:val="0"/>
          <w:sz w:val="28"/>
          <w:szCs w:val="28"/>
        </w:rPr>
        <w:br w:type="page"/>
      </w:r>
    </w:p>
    <w:p w:rsidR="00893AA2" w:rsidRPr="0039629F" w:rsidRDefault="00893AA2" w:rsidP="00893AA2">
      <w:pPr>
        <w:spacing w:line="440" w:lineRule="exact"/>
        <w:rPr>
          <w:rFonts w:ascii="黑体" w:eastAsia="黑体"/>
          <w:b/>
          <w:spacing w:val="0"/>
        </w:rPr>
      </w:pPr>
      <w:r w:rsidRPr="008E187B">
        <w:rPr>
          <w:rFonts w:ascii="黑体" w:eastAsia="黑体" w:hint="eastAsia"/>
          <w:spacing w:val="0"/>
          <w:sz w:val="28"/>
          <w:szCs w:val="28"/>
        </w:rPr>
        <w:lastRenderedPageBreak/>
        <w:t>D.3  零件图图样通用标题栏</w:t>
      </w:r>
      <w:r w:rsidR="00F61AAF" w:rsidRPr="0039629F">
        <w:rPr>
          <w:b/>
          <w:spacing w:val="0"/>
          <w:sz w:val="24"/>
          <w:szCs w:val="24"/>
        </w:rPr>
        <w:t>The title block of the a detail drawing</w:t>
      </w:r>
    </w:p>
    <w:p w:rsidR="00893AA2" w:rsidRPr="008E187B" w:rsidRDefault="00893AA2" w:rsidP="00893AA2">
      <w:pPr>
        <w:spacing w:line="440" w:lineRule="exact"/>
        <w:rPr>
          <w:rFonts w:ascii="黑体" w:eastAsia="黑体"/>
          <w:spacing w:val="0"/>
        </w:rPr>
      </w:pPr>
    </w:p>
    <w:p w:rsidR="00893AA2" w:rsidRPr="008E187B" w:rsidRDefault="00893AA2" w:rsidP="00893AA2">
      <w:pPr>
        <w:spacing w:line="360" w:lineRule="auto"/>
        <w:rPr>
          <w:rFonts w:ascii="黑体" w:eastAsia="黑体"/>
          <w:spacing w:val="0"/>
        </w:rPr>
      </w:pPr>
      <w:r w:rsidRPr="008E187B">
        <w:rPr>
          <w:rFonts w:ascii="黑体" w:eastAsia="黑体"/>
          <w:noProof/>
          <w:spacing w:val="0"/>
        </w:rPr>
        <w:drawing>
          <wp:inline distT="0" distB="0" distL="0" distR="0">
            <wp:extent cx="6120000" cy="2034527"/>
            <wp:effectExtent l="19050" t="0" r="0"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6120000" cy="2034527"/>
                    </a:xfrm>
                    <a:prstGeom prst="rect">
                      <a:avLst/>
                    </a:prstGeom>
                    <a:noFill/>
                    <a:ln w="9525">
                      <a:noFill/>
                      <a:miter lim="800000"/>
                      <a:headEnd/>
                      <a:tailEnd/>
                    </a:ln>
                  </pic:spPr>
                </pic:pic>
              </a:graphicData>
            </a:graphic>
          </wp:inline>
        </w:drawing>
      </w:r>
    </w:p>
    <w:p w:rsidR="00893AA2" w:rsidRPr="008E187B" w:rsidRDefault="00893AA2" w:rsidP="00893AA2">
      <w:pPr>
        <w:spacing w:line="440" w:lineRule="exact"/>
        <w:rPr>
          <w:rFonts w:ascii="黑体" w:eastAsia="黑体"/>
          <w:spacing w:val="0"/>
          <w:sz w:val="28"/>
          <w:szCs w:val="28"/>
        </w:rPr>
      </w:pPr>
    </w:p>
    <w:p w:rsidR="00893AA2" w:rsidRPr="0039629F" w:rsidRDefault="00893AA2" w:rsidP="00893AA2">
      <w:pPr>
        <w:spacing w:line="440" w:lineRule="exact"/>
        <w:rPr>
          <w:rFonts w:ascii="黑体" w:eastAsia="黑体"/>
          <w:b/>
          <w:spacing w:val="0"/>
        </w:rPr>
      </w:pPr>
      <w:r w:rsidRPr="008E187B">
        <w:rPr>
          <w:rFonts w:ascii="黑体" w:eastAsia="黑体" w:hint="eastAsia"/>
          <w:spacing w:val="0"/>
          <w:sz w:val="28"/>
          <w:szCs w:val="28"/>
        </w:rPr>
        <w:t>D.4  电器图图样通用标题栏</w:t>
      </w:r>
      <w:r w:rsidR="00F61AAF" w:rsidRPr="0039629F">
        <w:rPr>
          <w:b/>
          <w:spacing w:val="0"/>
          <w:sz w:val="24"/>
          <w:szCs w:val="24"/>
        </w:rPr>
        <w:t>The title block of the a electric drawing</w:t>
      </w:r>
    </w:p>
    <w:p w:rsidR="00893AA2" w:rsidRPr="008E187B" w:rsidRDefault="00893AA2" w:rsidP="00893AA2">
      <w:pPr>
        <w:spacing w:line="360" w:lineRule="auto"/>
        <w:rPr>
          <w:rFonts w:ascii="黑体" w:eastAsia="黑体"/>
          <w:spacing w:val="0"/>
        </w:rPr>
      </w:pPr>
      <w:r w:rsidRPr="008E187B">
        <w:rPr>
          <w:rFonts w:ascii="黑体" w:eastAsia="黑体"/>
          <w:noProof/>
          <w:spacing w:val="0"/>
        </w:rPr>
        <w:drawing>
          <wp:inline distT="0" distB="0" distL="0" distR="0">
            <wp:extent cx="6120000" cy="2566071"/>
            <wp:effectExtent l="19050" t="0" r="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6120000" cy="2566071"/>
                    </a:xfrm>
                    <a:prstGeom prst="rect">
                      <a:avLst/>
                    </a:prstGeom>
                    <a:noFill/>
                    <a:ln w="9525">
                      <a:noFill/>
                      <a:miter lim="800000"/>
                      <a:headEnd/>
                      <a:tailEnd/>
                    </a:ln>
                  </pic:spPr>
                </pic:pic>
              </a:graphicData>
            </a:graphic>
          </wp:inline>
        </w:drawing>
      </w:r>
    </w:p>
    <w:p w:rsidR="00893AA2" w:rsidRPr="008E187B" w:rsidRDefault="00893AA2" w:rsidP="00893AA2">
      <w:pPr>
        <w:spacing w:line="340" w:lineRule="exact"/>
        <w:rPr>
          <w:rFonts w:ascii="楷体_GB2312" w:eastAsia="楷体_GB2312"/>
          <w:spacing w:val="0"/>
        </w:rPr>
      </w:pPr>
    </w:p>
    <w:p w:rsidR="00893AA2" w:rsidRPr="008E187B" w:rsidRDefault="00893AA2" w:rsidP="00893AA2">
      <w:pPr>
        <w:widowControl/>
        <w:jc w:val="left"/>
        <w:rPr>
          <w:rFonts w:ascii="楷体_GB2312" w:eastAsia="楷体_GB2312"/>
          <w:spacing w:val="0"/>
        </w:rPr>
      </w:pPr>
      <w:r w:rsidRPr="008E187B">
        <w:rPr>
          <w:rFonts w:ascii="楷体_GB2312" w:eastAsia="楷体_GB2312"/>
          <w:spacing w:val="0"/>
        </w:rPr>
        <w:br w:type="page"/>
      </w:r>
    </w:p>
    <w:p w:rsidR="00893AA2" w:rsidRPr="008E187B" w:rsidRDefault="00893AA2" w:rsidP="00893AA2">
      <w:pPr>
        <w:spacing w:line="440" w:lineRule="exact"/>
        <w:jc w:val="center"/>
        <w:rPr>
          <w:rFonts w:ascii="黑体" w:eastAsia="黑体"/>
          <w:spacing w:val="0"/>
          <w:sz w:val="28"/>
          <w:szCs w:val="28"/>
        </w:rPr>
      </w:pPr>
      <w:r w:rsidRPr="008E187B">
        <w:rPr>
          <w:rFonts w:ascii="黑体" w:eastAsia="黑体" w:hint="eastAsia"/>
          <w:spacing w:val="0"/>
          <w:sz w:val="28"/>
          <w:szCs w:val="28"/>
        </w:rPr>
        <w:lastRenderedPageBreak/>
        <w:t>附录E</w:t>
      </w:r>
      <w:r w:rsidR="0039629F" w:rsidRPr="0039629F">
        <w:rPr>
          <w:rFonts w:eastAsia="黑体"/>
          <w:b/>
          <w:sz w:val="24"/>
          <w:szCs w:val="24"/>
        </w:rPr>
        <w:t xml:space="preserve"> </w:t>
      </w:r>
      <w:r w:rsidR="0039629F" w:rsidRPr="00D368B2">
        <w:rPr>
          <w:rFonts w:eastAsia="黑体"/>
          <w:b/>
          <w:sz w:val="24"/>
          <w:szCs w:val="24"/>
        </w:rPr>
        <w:t>Appendix</w:t>
      </w:r>
      <w:r w:rsidR="0039629F">
        <w:rPr>
          <w:rFonts w:eastAsia="黑体" w:hint="eastAsia"/>
          <w:b/>
          <w:sz w:val="24"/>
          <w:szCs w:val="24"/>
        </w:rPr>
        <w:t xml:space="preserve"> E</w:t>
      </w:r>
    </w:p>
    <w:p w:rsidR="00893AA2" w:rsidRPr="008E187B" w:rsidRDefault="00893AA2" w:rsidP="00893AA2">
      <w:pPr>
        <w:spacing w:line="440" w:lineRule="exact"/>
        <w:jc w:val="center"/>
        <w:rPr>
          <w:rFonts w:ascii="黑体" w:eastAsia="黑体"/>
          <w:spacing w:val="0"/>
          <w:sz w:val="28"/>
          <w:szCs w:val="28"/>
        </w:rPr>
      </w:pPr>
      <w:r w:rsidRPr="008E187B">
        <w:rPr>
          <w:rFonts w:ascii="黑体" w:eastAsia="黑体" w:hAnsi="宋体"/>
          <w:spacing w:val="0"/>
          <w:sz w:val="28"/>
          <w:szCs w:val="28"/>
        </w:rPr>
        <w:t>(</w:t>
      </w:r>
      <w:r w:rsidRPr="008E187B">
        <w:rPr>
          <w:rFonts w:ascii="黑体" w:eastAsia="黑体" w:hAnsi="宋体" w:hint="eastAsia"/>
          <w:spacing w:val="0"/>
          <w:sz w:val="28"/>
          <w:szCs w:val="28"/>
        </w:rPr>
        <w:t>规范性附录</w:t>
      </w:r>
      <w:r w:rsidRPr="008E187B">
        <w:rPr>
          <w:rFonts w:ascii="黑体" w:eastAsia="黑体" w:hAnsi="宋体"/>
          <w:spacing w:val="0"/>
          <w:sz w:val="28"/>
          <w:szCs w:val="28"/>
        </w:rPr>
        <w:t>)</w:t>
      </w:r>
      <w:r w:rsidR="0039629F" w:rsidRPr="0039629F">
        <w:rPr>
          <w:rFonts w:eastAsia="黑体" w:hint="eastAsia"/>
          <w:b/>
          <w:sz w:val="24"/>
          <w:szCs w:val="24"/>
        </w:rPr>
        <w:t xml:space="preserve"> </w:t>
      </w:r>
      <w:r w:rsidR="0039629F">
        <w:rPr>
          <w:rFonts w:eastAsia="黑体" w:hint="eastAsia"/>
          <w:b/>
          <w:sz w:val="24"/>
          <w:szCs w:val="24"/>
        </w:rPr>
        <w:t>Normative</w:t>
      </w:r>
      <w:r w:rsidR="0039629F" w:rsidRPr="00D368B2">
        <w:rPr>
          <w:rFonts w:eastAsia="黑体"/>
          <w:b/>
          <w:sz w:val="24"/>
          <w:szCs w:val="24"/>
        </w:rPr>
        <w:t xml:space="preserve"> Appendix</w:t>
      </w:r>
    </w:p>
    <w:p w:rsidR="00893AA2" w:rsidRDefault="00893AA2" w:rsidP="00893AA2">
      <w:pPr>
        <w:spacing w:line="440" w:lineRule="exact"/>
        <w:jc w:val="center"/>
        <w:rPr>
          <w:rFonts w:ascii="黑体" w:eastAsia="黑体"/>
          <w:spacing w:val="0"/>
          <w:sz w:val="28"/>
          <w:szCs w:val="28"/>
        </w:rPr>
      </w:pPr>
      <w:r w:rsidRPr="008E187B">
        <w:rPr>
          <w:rFonts w:ascii="黑体" w:eastAsia="黑体" w:hint="eastAsia"/>
          <w:spacing w:val="0"/>
          <w:sz w:val="28"/>
          <w:szCs w:val="28"/>
        </w:rPr>
        <w:t>B777、B787</w:t>
      </w:r>
      <w:r w:rsidR="0039629F">
        <w:rPr>
          <w:rFonts w:ascii="黑体" w:eastAsia="黑体" w:hint="eastAsia"/>
          <w:spacing w:val="0"/>
          <w:sz w:val="28"/>
          <w:szCs w:val="28"/>
        </w:rPr>
        <w:t>工艺</w:t>
      </w:r>
      <w:r w:rsidRPr="008E187B">
        <w:rPr>
          <w:rFonts w:ascii="黑体" w:eastAsia="黑体" w:hint="eastAsia"/>
          <w:spacing w:val="0"/>
          <w:sz w:val="28"/>
          <w:szCs w:val="28"/>
        </w:rPr>
        <w:t>装备图样标题栏</w:t>
      </w:r>
      <w:r w:rsidR="0039629F" w:rsidRPr="0039629F">
        <w:rPr>
          <w:rFonts w:hint="eastAsia"/>
          <w:b/>
          <w:spacing w:val="0"/>
          <w:sz w:val="24"/>
          <w:szCs w:val="24"/>
        </w:rPr>
        <w:t>S</w:t>
      </w:r>
      <w:r w:rsidR="0039629F" w:rsidRPr="0039629F">
        <w:rPr>
          <w:b/>
          <w:spacing w:val="0"/>
          <w:sz w:val="24"/>
          <w:szCs w:val="24"/>
        </w:rPr>
        <w:t xml:space="preserve">pecified </w:t>
      </w:r>
      <w:r w:rsidR="0039629F" w:rsidRPr="0039629F">
        <w:rPr>
          <w:rFonts w:hint="eastAsia"/>
          <w:b/>
          <w:spacing w:val="0"/>
          <w:sz w:val="24"/>
          <w:szCs w:val="24"/>
        </w:rPr>
        <w:t>t</w:t>
      </w:r>
      <w:r w:rsidR="0039629F" w:rsidRPr="0039629F">
        <w:rPr>
          <w:b/>
          <w:spacing w:val="0"/>
          <w:sz w:val="24"/>
          <w:szCs w:val="24"/>
        </w:rPr>
        <w:t>itle blocks style</w:t>
      </w:r>
      <w:r w:rsidR="0039629F" w:rsidRPr="0039629F">
        <w:rPr>
          <w:rFonts w:hint="eastAsia"/>
          <w:b/>
          <w:spacing w:val="0"/>
          <w:sz w:val="24"/>
          <w:szCs w:val="24"/>
        </w:rPr>
        <w:t xml:space="preserve"> for B777 and B787</w:t>
      </w:r>
    </w:p>
    <w:p w:rsidR="00893AA2" w:rsidRPr="008E187B" w:rsidRDefault="00893AA2" w:rsidP="00893AA2">
      <w:pPr>
        <w:spacing w:line="440" w:lineRule="exact"/>
        <w:rPr>
          <w:rFonts w:ascii="楷体_GB2312" w:eastAsia="楷体_GB2312"/>
          <w:spacing w:val="0"/>
          <w:sz w:val="28"/>
          <w:szCs w:val="28"/>
        </w:rPr>
      </w:pPr>
    </w:p>
    <w:p w:rsidR="00893AA2" w:rsidRPr="008E187B" w:rsidRDefault="00893AA2" w:rsidP="00893AA2">
      <w:pPr>
        <w:spacing w:line="440" w:lineRule="exact"/>
        <w:rPr>
          <w:rFonts w:ascii="黑体" w:eastAsia="黑体"/>
          <w:spacing w:val="0"/>
          <w:sz w:val="28"/>
          <w:szCs w:val="28"/>
        </w:rPr>
      </w:pPr>
      <w:r w:rsidRPr="008E187B">
        <w:rPr>
          <w:rFonts w:ascii="黑体" w:eastAsia="黑体" w:hint="eastAsia"/>
          <w:spacing w:val="0"/>
          <w:sz w:val="28"/>
          <w:szCs w:val="28"/>
        </w:rPr>
        <w:t>E.</w:t>
      </w:r>
      <w:r w:rsidRPr="008E187B">
        <w:rPr>
          <w:rFonts w:ascii="黑体" w:eastAsia="黑体"/>
          <w:spacing w:val="0"/>
          <w:sz w:val="28"/>
          <w:szCs w:val="28"/>
        </w:rPr>
        <w:t xml:space="preserve">1  </w:t>
      </w:r>
      <w:r w:rsidRPr="008E187B">
        <w:rPr>
          <w:rFonts w:ascii="黑体" w:eastAsia="黑体" w:hint="eastAsia"/>
          <w:spacing w:val="0"/>
          <w:sz w:val="28"/>
          <w:szCs w:val="28"/>
        </w:rPr>
        <w:t>总图图样标题栏</w:t>
      </w:r>
      <w:r w:rsidR="0039629F" w:rsidRPr="0039629F">
        <w:rPr>
          <w:rFonts w:hint="eastAsia"/>
          <w:b/>
          <w:spacing w:val="0"/>
          <w:sz w:val="24"/>
          <w:szCs w:val="24"/>
        </w:rPr>
        <w:t>S</w:t>
      </w:r>
      <w:r w:rsidR="0039629F" w:rsidRPr="0039629F">
        <w:rPr>
          <w:b/>
          <w:spacing w:val="0"/>
          <w:sz w:val="24"/>
          <w:szCs w:val="24"/>
        </w:rPr>
        <w:t xml:space="preserve">pecified </w:t>
      </w:r>
      <w:r w:rsidR="0039629F" w:rsidRPr="0039629F">
        <w:rPr>
          <w:rFonts w:hint="eastAsia"/>
          <w:b/>
          <w:spacing w:val="0"/>
          <w:sz w:val="24"/>
          <w:szCs w:val="24"/>
        </w:rPr>
        <w:t>t</w:t>
      </w:r>
      <w:r w:rsidR="0039629F" w:rsidRPr="0039629F">
        <w:rPr>
          <w:b/>
          <w:spacing w:val="0"/>
          <w:sz w:val="24"/>
          <w:szCs w:val="24"/>
        </w:rPr>
        <w:t>itle blocks style</w:t>
      </w:r>
    </w:p>
    <w:p w:rsidR="00893AA2" w:rsidRPr="008E187B" w:rsidRDefault="00893AA2" w:rsidP="00893AA2">
      <w:pPr>
        <w:spacing w:line="440" w:lineRule="exact"/>
        <w:rPr>
          <w:rFonts w:ascii="黑体" w:eastAsia="黑体"/>
          <w:spacing w:val="0"/>
          <w:sz w:val="28"/>
          <w:szCs w:val="28"/>
        </w:rPr>
      </w:pPr>
    </w:p>
    <w:p w:rsidR="00893AA2" w:rsidRPr="008E187B" w:rsidRDefault="00893AA2" w:rsidP="00893AA2">
      <w:pPr>
        <w:spacing w:line="360" w:lineRule="auto"/>
        <w:jc w:val="center"/>
        <w:rPr>
          <w:rFonts w:ascii="黑体" w:eastAsia="黑体"/>
          <w:spacing w:val="0"/>
        </w:rPr>
      </w:pPr>
      <w:r w:rsidRPr="008E187B">
        <w:rPr>
          <w:rFonts w:ascii="黑体" w:eastAsia="黑体"/>
          <w:noProof/>
          <w:spacing w:val="0"/>
        </w:rPr>
        <w:drawing>
          <wp:inline distT="0" distB="0" distL="0" distR="0">
            <wp:extent cx="6120000" cy="2063603"/>
            <wp:effectExtent l="19050" t="0" r="0" b="0"/>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srcRect/>
                    <a:stretch>
                      <a:fillRect/>
                    </a:stretch>
                  </pic:blipFill>
                  <pic:spPr bwMode="auto">
                    <a:xfrm>
                      <a:off x="0" y="0"/>
                      <a:ext cx="6120000" cy="2063603"/>
                    </a:xfrm>
                    <a:prstGeom prst="rect">
                      <a:avLst/>
                    </a:prstGeom>
                    <a:noFill/>
                    <a:ln w="9525">
                      <a:noFill/>
                      <a:miter lim="800000"/>
                      <a:headEnd/>
                      <a:tailEnd/>
                    </a:ln>
                  </pic:spPr>
                </pic:pic>
              </a:graphicData>
            </a:graphic>
          </wp:inline>
        </w:drawing>
      </w:r>
    </w:p>
    <w:p w:rsidR="00893AA2" w:rsidRPr="0039629F" w:rsidRDefault="00893AA2" w:rsidP="00893AA2">
      <w:pPr>
        <w:spacing w:line="440" w:lineRule="exact"/>
        <w:rPr>
          <w:spacing w:val="0"/>
          <w:sz w:val="24"/>
          <w:szCs w:val="24"/>
        </w:rPr>
      </w:pPr>
      <w:r w:rsidRPr="0039629F">
        <w:rPr>
          <w:rFonts w:hint="eastAsia"/>
          <w:spacing w:val="0"/>
          <w:sz w:val="24"/>
          <w:szCs w:val="24"/>
        </w:rPr>
        <w:t>注：对于左右</w:t>
      </w:r>
      <w:proofErr w:type="gramStart"/>
      <w:r w:rsidRPr="0039629F">
        <w:rPr>
          <w:rFonts w:hint="eastAsia"/>
          <w:spacing w:val="0"/>
          <w:sz w:val="24"/>
          <w:szCs w:val="24"/>
        </w:rPr>
        <w:t>侧完全</w:t>
      </w:r>
      <w:proofErr w:type="gramEnd"/>
      <w:r w:rsidRPr="0039629F">
        <w:rPr>
          <w:rFonts w:hint="eastAsia"/>
          <w:spacing w:val="0"/>
          <w:sz w:val="24"/>
          <w:szCs w:val="24"/>
        </w:rPr>
        <w:t>对称的工装图纸，右侧工装的授权</w:t>
      </w:r>
      <w:proofErr w:type="gramStart"/>
      <w:r w:rsidRPr="0039629F">
        <w:rPr>
          <w:rFonts w:hint="eastAsia"/>
          <w:spacing w:val="0"/>
          <w:sz w:val="24"/>
          <w:szCs w:val="24"/>
        </w:rPr>
        <w:t>数据集应与</w:t>
      </w:r>
      <w:proofErr w:type="gramEnd"/>
      <w:r w:rsidRPr="0039629F">
        <w:rPr>
          <w:rFonts w:hint="eastAsia"/>
          <w:spacing w:val="0"/>
          <w:sz w:val="24"/>
          <w:szCs w:val="24"/>
        </w:rPr>
        <w:t>左侧一致。</w:t>
      </w:r>
    </w:p>
    <w:p w:rsidR="004C2CBA" w:rsidRPr="0039629F" w:rsidRDefault="0039629F" w:rsidP="0039629F">
      <w:pPr>
        <w:spacing w:line="440" w:lineRule="exact"/>
        <w:rPr>
          <w:spacing w:val="0"/>
          <w:sz w:val="24"/>
          <w:szCs w:val="24"/>
        </w:rPr>
      </w:pPr>
      <w:r w:rsidRPr="0039629F">
        <w:rPr>
          <w:spacing w:val="0"/>
          <w:sz w:val="24"/>
          <w:szCs w:val="24"/>
        </w:rPr>
        <w:t>NOTE: For the tooling drawings that are completely symmetrical on the left and right sides, the authorization data set of the right tooling should be consistent with the left.</w:t>
      </w:r>
    </w:p>
    <w:p w:rsidR="0039629F" w:rsidRPr="008E187B" w:rsidRDefault="007A0DEE" w:rsidP="0039629F">
      <w:pPr>
        <w:spacing w:line="440" w:lineRule="exact"/>
        <w:rPr>
          <w:rFonts w:ascii="宋体" w:hAnsi="宋体"/>
          <w:spacing w:val="0"/>
          <w:sz w:val="28"/>
          <w:szCs w:val="28"/>
        </w:rPr>
      </w:pPr>
      <w:r>
        <w:rPr>
          <w:noProof/>
          <w:spacing w:val="0"/>
        </w:rPr>
        <mc:AlternateContent>
          <mc:Choice Requires="wps">
            <w:drawing>
              <wp:anchor distT="0" distB="0" distL="114300" distR="114300" simplePos="0" relativeHeight="251667456" behindDoc="0" locked="0" layoutInCell="1" allowOverlap="1">
                <wp:simplePos x="0" y="0"/>
                <wp:positionH relativeFrom="column">
                  <wp:posOffset>2139950</wp:posOffset>
                </wp:positionH>
                <wp:positionV relativeFrom="paragraph">
                  <wp:posOffset>327025</wp:posOffset>
                </wp:positionV>
                <wp:extent cx="1660525" cy="0"/>
                <wp:effectExtent l="12065" t="9525" r="13335" b="9525"/>
                <wp:wrapNone/>
                <wp:docPr id="2" name="AutoShap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05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25A4AF" id="_x0000_t32" coordsize="21600,21600" o:spt="32" o:oned="t" path="m,l21600,21600e" filled="f">
                <v:path arrowok="t" fillok="f" o:connecttype="none"/>
                <o:lock v:ext="edit" shapetype="t"/>
              </v:shapetype>
              <v:shape id="AutoShape 519" o:spid="_x0000_s1026" type="#_x0000_t32" style="position:absolute;left:0;text-align:left;margin-left:168.5pt;margin-top:25.75pt;width:130.7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" strokeweight="1.5pt"/>
            </w:pict>
          </mc:Fallback>
        </mc:AlternateContent>
      </w:r>
    </w:p>
    <w:sectPr w:rsidR="0039629F" w:rsidRPr="008E187B" w:rsidSect="004C2CBA">
      <w:headerReference w:type="even" r:id="rId13"/>
      <w:headerReference w:type="default" r:id="rId14"/>
      <w:footerReference w:type="default" r:id="rId15"/>
      <w:headerReference w:type="first" r:id="rId16"/>
      <w:pgSz w:w="11906" w:h="16838"/>
      <w:pgMar w:top="567" w:right="567" w:bottom="567" w:left="1134" w:header="567" w:footer="567" w:gutter="0"/>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5377" w:rsidRDefault="00A85377" w:rsidP="004C2CBA">
      <w:r>
        <w:separator/>
      </w:r>
    </w:p>
  </w:endnote>
  <w:endnote w:type="continuationSeparator" w:id="0">
    <w:p w:rsidR="00A85377" w:rsidRDefault="00A85377" w:rsidP="004C2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2522" w:rsidRDefault="00AC2522">
    <w:pPr>
      <w:pStyle w:val="a7"/>
      <w:jc w:val="right"/>
    </w:pPr>
    <w:r>
      <w:fldChar w:fldCharType="begin"/>
    </w:r>
    <w:r>
      <w:instrText xml:space="preserve"> PAGE   \* MERGEFORMAT </w:instrText>
    </w:r>
    <w:r>
      <w:fldChar w:fldCharType="separate"/>
    </w:r>
    <w:r w:rsidR="00CC417D" w:rsidRPr="00CC417D">
      <w:rPr>
        <w:noProof/>
        <w:lang w:val="zh-CN"/>
      </w:rPr>
      <w:t>2</w:t>
    </w:r>
    <w:r>
      <w:rPr>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5377" w:rsidRDefault="00A85377" w:rsidP="004C2CBA">
      <w:r>
        <w:separator/>
      </w:r>
    </w:p>
  </w:footnote>
  <w:footnote w:type="continuationSeparator" w:id="0">
    <w:p w:rsidR="00A85377" w:rsidRDefault="00A85377" w:rsidP="004C2C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2522" w:rsidRDefault="00AC2522">
    <w:pPr>
      <w:pStyle w:val="a8"/>
      <w:ind w:firstLine="60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2522" w:rsidRDefault="00AC2522">
    <w:pPr>
      <w:jc w:val="right"/>
      <w:rPr>
        <w:rFonts w:ascii="黑体" w:eastAsia="黑体" w:hAnsi="黑体"/>
        <w:color w:val="000000"/>
        <w:spacing w:val="0"/>
        <w:sz w:val="28"/>
        <w:szCs w:val="28"/>
        <w:u w:val="thick"/>
      </w:rPr>
    </w:pPr>
    <w:r>
      <w:rPr>
        <w:rFonts w:ascii="黑体" w:eastAsia="黑体" w:hAnsi="黑体"/>
        <w:color w:val="000000"/>
        <w:spacing w:val="0"/>
        <w:sz w:val="28"/>
        <w:szCs w:val="28"/>
        <w:u w:val="thick"/>
      </w:rPr>
      <w:t>GLB14070202</w:t>
    </w:r>
    <w:r>
      <w:rPr>
        <w:rFonts w:ascii="黑体" w:eastAsia="黑体" w:hAnsi="黑体" w:hint="eastAsia"/>
        <w:color w:val="000000"/>
        <w:spacing w:val="0"/>
        <w:sz w:val="28"/>
        <w:szCs w:val="28"/>
        <w:u w:val="thick"/>
      </w:rPr>
      <w:t>-</w:t>
    </w:r>
    <w:r>
      <w:rPr>
        <w:rFonts w:ascii="黑体" w:eastAsia="黑体" w:hAnsi="黑体"/>
        <w:color w:val="000000"/>
        <w:spacing w:val="0"/>
        <w:sz w:val="28"/>
        <w:szCs w:val="28"/>
        <w:u w:val="thick"/>
      </w:rPr>
      <w:t>0</w:t>
    </w:r>
    <w:r>
      <w:rPr>
        <w:rFonts w:ascii="黑体" w:eastAsia="黑体" w:hAnsi="黑体" w:hint="eastAsia"/>
        <w:color w:val="000000"/>
        <w:spacing w:val="0"/>
        <w:sz w:val="28"/>
        <w:szCs w:val="28"/>
        <w:u w:val="thick"/>
      </w:rPr>
      <w:t>5</w:t>
    </w:r>
    <w:r>
      <w:rPr>
        <w:rFonts w:ascii="黑体" w:eastAsia="黑体" w:hAnsi="黑体"/>
        <w:color w:val="000000"/>
        <w:spacing w:val="0"/>
        <w:sz w:val="28"/>
        <w:szCs w:val="28"/>
        <w:u w:val="thick"/>
      </w:rPr>
      <w:t>-A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2522" w:rsidRDefault="00AC2522">
    <w:pPr>
      <w:pStyle w:val="a8"/>
      <w:ind w:firstLine="600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hina">
    <w15:presenceInfo w15:providerId="None" w15:userId="Chi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D24"/>
    <w:rsid w:val="00000A5B"/>
    <w:rsid w:val="00001A74"/>
    <w:rsid w:val="0000533A"/>
    <w:rsid w:val="00012580"/>
    <w:rsid w:val="00015741"/>
    <w:rsid w:val="0002022E"/>
    <w:rsid w:val="000250B7"/>
    <w:rsid w:val="0002622E"/>
    <w:rsid w:val="0003259E"/>
    <w:rsid w:val="00037665"/>
    <w:rsid w:val="0004085D"/>
    <w:rsid w:val="00044E7A"/>
    <w:rsid w:val="00051032"/>
    <w:rsid w:val="000569EC"/>
    <w:rsid w:val="0006065A"/>
    <w:rsid w:val="00061A3C"/>
    <w:rsid w:val="0006487F"/>
    <w:rsid w:val="0006509A"/>
    <w:rsid w:val="00066F95"/>
    <w:rsid w:val="00071F3D"/>
    <w:rsid w:val="00072909"/>
    <w:rsid w:val="00073FE1"/>
    <w:rsid w:val="000756E5"/>
    <w:rsid w:val="00075BE5"/>
    <w:rsid w:val="00076346"/>
    <w:rsid w:val="00077260"/>
    <w:rsid w:val="00080043"/>
    <w:rsid w:val="00083B9D"/>
    <w:rsid w:val="00090BFB"/>
    <w:rsid w:val="000A1ADB"/>
    <w:rsid w:val="000A278A"/>
    <w:rsid w:val="000A479E"/>
    <w:rsid w:val="000A4D79"/>
    <w:rsid w:val="000A5D8A"/>
    <w:rsid w:val="000A67EB"/>
    <w:rsid w:val="000B249E"/>
    <w:rsid w:val="000C429C"/>
    <w:rsid w:val="000C61D8"/>
    <w:rsid w:val="000D022B"/>
    <w:rsid w:val="000D17FF"/>
    <w:rsid w:val="000D2B54"/>
    <w:rsid w:val="000D6B50"/>
    <w:rsid w:val="000E4106"/>
    <w:rsid w:val="000E5E8F"/>
    <w:rsid w:val="000E6DDB"/>
    <w:rsid w:val="000F1FC6"/>
    <w:rsid w:val="000F3D94"/>
    <w:rsid w:val="0010478E"/>
    <w:rsid w:val="00104962"/>
    <w:rsid w:val="001113D3"/>
    <w:rsid w:val="001136F1"/>
    <w:rsid w:val="00113F94"/>
    <w:rsid w:val="00117563"/>
    <w:rsid w:val="001217FE"/>
    <w:rsid w:val="001268B5"/>
    <w:rsid w:val="00133908"/>
    <w:rsid w:val="00135255"/>
    <w:rsid w:val="0014742C"/>
    <w:rsid w:val="001475E9"/>
    <w:rsid w:val="00147C9B"/>
    <w:rsid w:val="00151D3D"/>
    <w:rsid w:val="00157D24"/>
    <w:rsid w:val="00161301"/>
    <w:rsid w:val="00162344"/>
    <w:rsid w:val="001623BE"/>
    <w:rsid w:val="001646CF"/>
    <w:rsid w:val="001668A2"/>
    <w:rsid w:val="00171C3E"/>
    <w:rsid w:val="00173D2B"/>
    <w:rsid w:val="00173D86"/>
    <w:rsid w:val="00173E5C"/>
    <w:rsid w:val="001758FC"/>
    <w:rsid w:val="00176F9F"/>
    <w:rsid w:val="0018780B"/>
    <w:rsid w:val="0019058E"/>
    <w:rsid w:val="00195B3E"/>
    <w:rsid w:val="001A12FE"/>
    <w:rsid w:val="001A784E"/>
    <w:rsid w:val="001B00CE"/>
    <w:rsid w:val="001B28F0"/>
    <w:rsid w:val="001B65D0"/>
    <w:rsid w:val="001C45E6"/>
    <w:rsid w:val="001C6895"/>
    <w:rsid w:val="001C7C02"/>
    <w:rsid w:val="001D44CB"/>
    <w:rsid w:val="001E25D3"/>
    <w:rsid w:val="001F41F4"/>
    <w:rsid w:val="001F5987"/>
    <w:rsid w:val="001F6579"/>
    <w:rsid w:val="002025AA"/>
    <w:rsid w:val="00204E3F"/>
    <w:rsid w:val="00206105"/>
    <w:rsid w:val="00210BDB"/>
    <w:rsid w:val="00211F27"/>
    <w:rsid w:val="002140DD"/>
    <w:rsid w:val="00222749"/>
    <w:rsid w:val="002271F3"/>
    <w:rsid w:val="00232F58"/>
    <w:rsid w:val="0023415D"/>
    <w:rsid w:val="002440A7"/>
    <w:rsid w:val="00244A26"/>
    <w:rsid w:val="002611FA"/>
    <w:rsid w:val="0026189D"/>
    <w:rsid w:val="002653C5"/>
    <w:rsid w:val="00266E88"/>
    <w:rsid w:val="00277AD6"/>
    <w:rsid w:val="00281A95"/>
    <w:rsid w:val="00282063"/>
    <w:rsid w:val="00293253"/>
    <w:rsid w:val="00295BD9"/>
    <w:rsid w:val="002A521D"/>
    <w:rsid w:val="002A729A"/>
    <w:rsid w:val="002B156E"/>
    <w:rsid w:val="002B7B71"/>
    <w:rsid w:val="002C56B8"/>
    <w:rsid w:val="002C6353"/>
    <w:rsid w:val="002D2CA1"/>
    <w:rsid w:val="002D45AF"/>
    <w:rsid w:val="002D7277"/>
    <w:rsid w:val="002E553D"/>
    <w:rsid w:val="002F01E0"/>
    <w:rsid w:val="002F0415"/>
    <w:rsid w:val="002F1FD7"/>
    <w:rsid w:val="002F725C"/>
    <w:rsid w:val="00301707"/>
    <w:rsid w:val="00303A22"/>
    <w:rsid w:val="00313076"/>
    <w:rsid w:val="00313C81"/>
    <w:rsid w:val="0031577E"/>
    <w:rsid w:val="003203EC"/>
    <w:rsid w:val="00320BEF"/>
    <w:rsid w:val="003238BC"/>
    <w:rsid w:val="00334527"/>
    <w:rsid w:val="003349E0"/>
    <w:rsid w:val="00335463"/>
    <w:rsid w:val="003362DE"/>
    <w:rsid w:val="00341DDD"/>
    <w:rsid w:val="003453C5"/>
    <w:rsid w:val="003551C6"/>
    <w:rsid w:val="003608D0"/>
    <w:rsid w:val="00364BDC"/>
    <w:rsid w:val="00370F82"/>
    <w:rsid w:val="00381E61"/>
    <w:rsid w:val="00382CD6"/>
    <w:rsid w:val="00384F93"/>
    <w:rsid w:val="00395B71"/>
    <w:rsid w:val="0039629F"/>
    <w:rsid w:val="003A045D"/>
    <w:rsid w:val="003A2DB0"/>
    <w:rsid w:val="003A3CAF"/>
    <w:rsid w:val="003A6153"/>
    <w:rsid w:val="003B3448"/>
    <w:rsid w:val="003C6440"/>
    <w:rsid w:val="003D1EEC"/>
    <w:rsid w:val="003D54A0"/>
    <w:rsid w:val="003D5698"/>
    <w:rsid w:val="003F1C0E"/>
    <w:rsid w:val="003F432F"/>
    <w:rsid w:val="0041510A"/>
    <w:rsid w:val="004201B4"/>
    <w:rsid w:val="00424E9C"/>
    <w:rsid w:val="00437ADC"/>
    <w:rsid w:val="004526C3"/>
    <w:rsid w:val="004565A6"/>
    <w:rsid w:val="00460A85"/>
    <w:rsid w:val="00462BB6"/>
    <w:rsid w:val="004653A5"/>
    <w:rsid w:val="0046666A"/>
    <w:rsid w:val="004778DE"/>
    <w:rsid w:val="0048488D"/>
    <w:rsid w:val="00491E2E"/>
    <w:rsid w:val="00495C58"/>
    <w:rsid w:val="00497F89"/>
    <w:rsid w:val="004A71CF"/>
    <w:rsid w:val="004B17EE"/>
    <w:rsid w:val="004B3A2B"/>
    <w:rsid w:val="004C0B7F"/>
    <w:rsid w:val="004C2CBA"/>
    <w:rsid w:val="004C2D7B"/>
    <w:rsid w:val="004C3051"/>
    <w:rsid w:val="004C65EF"/>
    <w:rsid w:val="004D4417"/>
    <w:rsid w:val="004D6D91"/>
    <w:rsid w:val="004E278F"/>
    <w:rsid w:val="004E761A"/>
    <w:rsid w:val="004E7CF1"/>
    <w:rsid w:val="004E7FE5"/>
    <w:rsid w:val="004F100B"/>
    <w:rsid w:val="004F2FDD"/>
    <w:rsid w:val="004F4BE3"/>
    <w:rsid w:val="00505430"/>
    <w:rsid w:val="0050561D"/>
    <w:rsid w:val="0050589D"/>
    <w:rsid w:val="005209B4"/>
    <w:rsid w:val="00521AEA"/>
    <w:rsid w:val="00525EA3"/>
    <w:rsid w:val="00532FCF"/>
    <w:rsid w:val="005365C3"/>
    <w:rsid w:val="00537BD6"/>
    <w:rsid w:val="005400B3"/>
    <w:rsid w:val="00550E10"/>
    <w:rsid w:val="00553DE5"/>
    <w:rsid w:val="00566946"/>
    <w:rsid w:val="00566CED"/>
    <w:rsid w:val="00567AA1"/>
    <w:rsid w:val="0057316E"/>
    <w:rsid w:val="00574124"/>
    <w:rsid w:val="00581040"/>
    <w:rsid w:val="005854D1"/>
    <w:rsid w:val="00586DB8"/>
    <w:rsid w:val="00586F66"/>
    <w:rsid w:val="00592DF3"/>
    <w:rsid w:val="005A06D5"/>
    <w:rsid w:val="005A2DC6"/>
    <w:rsid w:val="005A3F01"/>
    <w:rsid w:val="005A7449"/>
    <w:rsid w:val="005B7132"/>
    <w:rsid w:val="005C02DD"/>
    <w:rsid w:val="005C0B00"/>
    <w:rsid w:val="005C5D44"/>
    <w:rsid w:val="005C7373"/>
    <w:rsid w:val="005D3ED9"/>
    <w:rsid w:val="005D3FE7"/>
    <w:rsid w:val="005D7086"/>
    <w:rsid w:val="005E057B"/>
    <w:rsid w:val="005E7E7D"/>
    <w:rsid w:val="006021EA"/>
    <w:rsid w:val="00612EFB"/>
    <w:rsid w:val="00613A40"/>
    <w:rsid w:val="006149AD"/>
    <w:rsid w:val="006302DF"/>
    <w:rsid w:val="0063534F"/>
    <w:rsid w:val="0064009E"/>
    <w:rsid w:val="00640FAC"/>
    <w:rsid w:val="00650304"/>
    <w:rsid w:val="006631E5"/>
    <w:rsid w:val="00666A08"/>
    <w:rsid w:val="006701C7"/>
    <w:rsid w:val="006750B1"/>
    <w:rsid w:val="006776CE"/>
    <w:rsid w:val="00677792"/>
    <w:rsid w:val="00681E06"/>
    <w:rsid w:val="006875A6"/>
    <w:rsid w:val="00695512"/>
    <w:rsid w:val="00697FC7"/>
    <w:rsid w:val="006A218D"/>
    <w:rsid w:val="006A5589"/>
    <w:rsid w:val="006A6168"/>
    <w:rsid w:val="006B6542"/>
    <w:rsid w:val="006C1339"/>
    <w:rsid w:val="006C50F8"/>
    <w:rsid w:val="006D0668"/>
    <w:rsid w:val="006D2777"/>
    <w:rsid w:val="006D6F69"/>
    <w:rsid w:val="006E267B"/>
    <w:rsid w:val="006F64EF"/>
    <w:rsid w:val="00714585"/>
    <w:rsid w:val="007145C4"/>
    <w:rsid w:val="00717D10"/>
    <w:rsid w:val="00721837"/>
    <w:rsid w:val="00725AC7"/>
    <w:rsid w:val="00725F23"/>
    <w:rsid w:val="00732502"/>
    <w:rsid w:val="0073363C"/>
    <w:rsid w:val="0073617D"/>
    <w:rsid w:val="0073707B"/>
    <w:rsid w:val="00741F64"/>
    <w:rsid w:val="007560D7"/>
    <w:rsid w:val="007636DA"/>
    <w:rsid w:val="00782638"/>
    <w:rsid w:val="00783CBF"/>
    <w:rsid w:val="00783F57"/>
    <w:rsid w:val="00785731"/>
    <w:rsid w:val="00785D22"/>
    <w:rsid w:val="0079350E"/>
    <w:rsid w:val="007A0DEE"/>
    <w:rsid w:val="007A2B2B"/>
    <w:rsid w:val="007B12EA"/>
    <w:rsid w:val="007B509F"/>
    <w:rsid w:val="007C2A59"/>
    <w:rsid w:val="007D2419"/>
    <w:rsid w:val="007E4BE0"/>
    <w:rsid w:val="007E7D76"/>
    <w:rsid w:val="007F1442"/>
    <w:rsid w:val="007F5C78"/>
    <w:rsid w:val="007F60BB"/>
    <w:rsid w:val="007F7BFE"/>
    <w:rsid w:val="00803459"/>
    <w:rsid w:val="00803E3C"/>
    <w:rsid w:val="00823826"/>
    <w:rsid w:val="00830A24"/>
    <w:rsid w:val="00832A20"/>
    <w:rsid w:val="00833F2D"/>
    <w:rsid w:val="0083520A"/>
    <w:rsid w:val="00840F1E"/>
    <w:rsid w:val="00842EEE"/>
    <w:rsid w:val="00846445"/>
    <w:rsid w:val="0084679A"/>
    <w:rsid w:val="00853037"/>
    <w:rsid w:val="008530F7"/>
    <w:rsid w:val="00860E34"/>
    <w:rsid w:val="00861168"/>
    <w:rsid w:val="0086301C"/>
    <w:rsid w:val="0086302A"/>
    <w:rsid w:val="0086537C"/>
    <w:rsid w:val="00875009"/>
    <w:rsid w:val="00880037"/>
    <w:rsid w:val="008824E2"/>
    <w:rsid w:val="0088655A"/>
    <w:rsid w:val="00893AA2"/>
    <w:rsid w:val="00897F30"/>
    <w:rsid w:val="008A45C8"/>
    <w:rsid w:val="008B7394"/>
    <w:rsid w:val="008C03B0"/>
    <w:rsid w:val="008C2CC1"/>
    <w:rsid w:val="008C3C6B"/>
    <w:rsid w:val="008C4E6C"/>
    <w:rsid w:val="008D3E64"/>
    <w:rsid w:val="008E03D5"/>
    <w:rsid w:val="008E187B"/>
    <w:rsid w:val="008E54E1"/>
    <w:rsid w:val="008F11E6"/>
    <w:rsid w:val="008F20C0"/>
    <w:rsid w:val="008F542E"/>
    <w:rsid w:val="008F6345"/>
    <w:rsid w:val="00902A92"/>
    <w:rsid w:val="00904666"/>
    <w:rsid w:val="00905FDE"/>
    <w:rsid w:val="00906C5A"/>
    <w:rsid w:val="00913E8C"/>
    <w:rsid w:val="00915452"/>
    <w:rsid w:val="00923E3C"/>
    <w:rsid w:val="0092557D"/>
    <w:rsid w:val="0093605E"/>
    <w:rsid w:val="00936274"/>
    <w:rsid w:val="00937A8F"/>
    <w:rsid w:val="00951981"/>
    <w:rsid w:val="00952903"/>
    <w:rsid w:val="009529D7"/>
    <w:rsid w:val="00957B6A"/>
    <w:rsid w:val="00961585"/>
    <w:rsid w:val="00964BBB"/>
    <w:rsid w:val="00965C5D"/>
    <w:rsid w:val="00973C04"/>
    <w:rsid w:val="0098782E"/>
    <w:rsid w:val="009916E1"/>
    <w:rsid w:val="009951B4"/>
    <w:rsid w:val="00996288"/>
    <w:rsid w:val="00996335"/>
    <w:rsid w:val="009B0103"/>
    <w:rsid w:val="009B3A63"/>
    <w:rsid w:val="009C2B66"/>
    <w:rsid w:val="009D3628"/>
    <w:rsid w:val="009E24DC"/>
    <w:rsid w:val="009E27B5"/>
    <w:rsid w:val="009E754B"/>
    <w:rsid w:val="009F32F5"/>
    <w:rsid w:val="009F33C2"/>
    <w:rsid w:val="009F3A3E"/>
    <w:rsid w:val="009F4667"/>
    <w:rsid w:val="009F6A5E"/>
    <w:rsid w:val="009F6CDD"/>
    <w:rsid w:val="00A01794"/>
    <w:rsid w:val="00A048EB"/>
    <w:rsid w:val="00A0556E"/>
    <w:rsid w:val="00A07C62"/>
    <w:rsid w:val="00A10419"/>
    <w:rsid w:val="00A3069C"/>
    <w:rsid w:val="00A33C12"/>
    <w:rsid w:val="00A36F2C"/>
    <w:rsid w:val="00A40CBB"/>
    <w:rsid w:val="00A43A2D"/>
    <w:rsid w:val="00A43BC5"/>
    <w:rsid w:val="00A4690D"/>
    <w:rsid w:val="00A520A4"/>
    <w:rsid w:val="00A530A3"/>
    <w:rsid w:val="00A57DD2"/>
    <w:rsid w:val="00A6509B"/>
    <w:rsid w:val="00A829EE"/>
    <w:rsid w:val="00A85377"/>
    <w:rsid w:val="00A97086"/>
    <w:rsid w:val="00AA17F3"/>
    <w:rsid w:val="00AA316D"/>
    <w:rsid w:val="00AA45B7"/>
    <w:rsid w:val="00AA4CCB"/>
    <w:rsid w:val="00AA6D98"/>
    <w:rsid w:val="00AB0EEC"/>
    <w:rsid w:val="00AB5C6D"/>
    <w:rsid w:val="00AC1A2D"/>
    <w:rsid w:val="00AC2522"/>
    <w:rsid w:val="00AC7483"/>
    <w:rsid w:val="00AD64EE"/>
    <w:rsid w:val="00AE6D38"/>
    <w:rsid w:val="00AF1297"/>
    <w:rsid w:val="00AF6D73"/>
    <w:rsid w:val="00B033FD"/>
    <w:rsid w:val="00B04F55"/>
    <w:rsid w:val="00B061C7"/>
    <w:rsid w:val="00B07F98"/>
    <w:rsid w:val="00B1001F"/>
    <w:rsid w:val="00B120EF"/>
    <w:rsid w:val="00B12EC8"/>
    <w:rsid w:val="00B205AE"/>
    <w:rsid w:val="00B21451"/>
    <w:rsid w:val="00B30270"/>
    <w:rsid w:val="00B31130"/>
    <w:rsid w:val="00B32073"/>
    <w:rsid w:val="00B34669"/>
    <w:rsid w:val="00B5253B"/>
    <w:rsid w:val="00B54DF6"/>
    <w:rsid w:val="00B56FA1"/>
    <w:rsid w:val="00B71CA0"/>
    <w:rsid w:val="00B72943"/>
    <w:rsid w:val="00B77128"/>
    <w:rsid w:val="00B87BF0"/>
    <w:rsid w:val="00B9006A"/>
    <w:rsid w:val="00B941E5"/>
    <w:rsid w:val="00B96B25"/>
    <w:rsid w:val="00BA1F0C"/>
    <w:rsid w:val="00BA398C"/>
    <w:rsid w:val="00BA3DC6"/>
    <w:rsid w:val="00BA3EF6"/>
    <w:rsid w:val="00BA4375"/>
    <w:rsid w:val="00BB1277"/>
    <w:rsid w:val="00BB2510"/>
    <w:rsid w:val="00BB7DAC"/>
    <w:rsid w:val="00BC287D"/>
    <w:rsid w:val="00BD0166"/>
    <w:rsid w:val="00BD09FF"/>
    <w:rsid w:val="00BE08C9"/>
    <w:rsid w:val="00BE1A49"/>
    <w:rsid w:val="00BE5AE7"/>
    <w:rsid w:val="00C0083B"/>
    <w:rsid w:val="00C118F8"/>
    <w:rsid w:val="00C13104"/>
    <w:rsid w:val="00C13257"/>
    <w:rsid w:val="00C15047"/>
    <w:rsid w:val="00C17551"/>
    <w:rsid w:val="00C1773E"/>
    <w:rsid w:val="00C20E34"/>
    <w:rsid w:val="00C32C36"/>
    <w:rsid w:val="00C3315E"/>
    <w:rsid w:val="00C361A2"/>
    <w:rsid w:val="00C47A95"/>
    <w:rsid w:val="00C47B02"/>
    <w:rsid w:val="00C53BBD"/>
    <w:rsid w:val="00C563A9"/>
    <w:rsid w:val="00C770AD"/>
    <w:rsid w:val="00C90C63"/>
    <w:rsid w:val="00C91D66"/>
    <w:rsid w:val="00C94418"/>
    <w:rsid w:val="00C960D9"/>
    <w:rsid w:val="00C9771C"/>
    <w:rsid w:val="00CA1C24"/>
    <w:rsid w:val="00CA538F"/>
    <w:rsid w:val="00CA7FE7"/>
    <w:rsid w:val="00CB3AC5"/>
    <w:rsid w:val="00CB40B7"/>
    <w:rsid w:val="00CC417D"/>
    <w:rsid w:val="00CC7DBA"/>
    <w:rsid w:val="00CE0C98"/>
    <w:rsid w:val="00CE3CF2"/>
    <w:rsid w:val="00CF1BAD"/>
    <w:rsid w:val="00D008E7"/>
    <w:rsid w:val="00D03660"/>
    <w:rsid w:val="00D049F8"/>
    <w:rsid w:val="00D12A82"/>
    <w:rsid w:val="00D361F3"/>
    <w:rsid w:val="00D42628"/>
    <w:rsid w:val="00D42ABD"/>
    <w:rsid w:val="00D43D58"/>
    <w:rsid w:val="00D50055"/>
    <w:rsid w:val="00D53A40"/>
    <w:rsid w:val="00D57904"/>
    <w:rsid w:val="00D57C36"/>
    <w:rsid w:val="00D61563"/>
    <w:rsid w:val="00D62DEC"/>
    <w:rsid w:val="00D65A16"/>
    <w:rsid w:val="00D668D1"/>
    <w:rsid w:val="00D66E11"/>
    <w:rsid w:val="00D6786D"/>
    <w:rsid w:val="00D70F61"/>
    <w:rsid w:val="00D719D1"/>
    <w:rsid w:val="00D7751A"/>
    <w:rsid w:val="00D82D8D"/>
    <w:rsid w:val="00D90D4C"/>
    <w:rsid w:val="00D91203"/>
    <w:rsid w:val="00D96ECE"/>
    <w:rsid w:val="00DA38F9"/>
    <w:rsid w:val="00DA5273"/>
    <w:rsid w:val="00DA5AAD"/>
    <w:rsid w:val="00DA6225"/>
    <w:rsid w:val="00DA781C"/>
    <w:rsid w:val="00DB2904"/>
    <w:rsid w:val="00DB708B"/>
    <w:rsid w:val="00DC032C"/>
    <w:rsid w:val="00DC0995"/>
    <w:rsid w:val="00DC20E3"/>
    <w:rsid w:val="00DD30D6"/>
    <w:rsid w:val="00DE002A"/>
    <w:rsid w:val="00DE1C10"/>
    <w:rsid w:val="00DE523B"/>
    <w:rsid w:val="00DF24B2"/>
    <w:rsid w:val="00DF5610"/>
    <w:rsid w:val="00DF73FA"/>
    <w:rsid w:val="00E01715"/>
    <w:rsid w:val="00E06077"/>
    <w:rsid w:val="00E17118"/>
    <w:rsid w:val="00E25B1C"/>
    <w:rsid w:val="00E36688"/>
    <w:rsid w:val="00E377EE"/>
    <w:rsid w:val="00E4187C"/>
    <w:rsid w:val="00E43D69"/>
    <w:rsid w:val="00E528B0"/>
    <w:rsid w:val="00E529A5"/>
    <w:rsid w:val="00E658B2"/>
    <w:rsid w:val="00E66BDA"/>
    <w:rsid w:val="00E7329D"/>
    <w:rsid w:val="00E751A1"/>
    <w:rsid w:val="00E76497"/>
    <w:rsid w:val="00E769E4"/>
    <w:rsid w:val="00E81220"/>
    <w:rsid w:val="00E81FE4"/>
    <w:rsid w:val="00E83EB9"/>
    <w:rsid w:val="00E923F4"/>
    <w:rsid w:val="00EA62A8"/>
    <w:rsid w:val="00EB05F8"/>
    <w:rsid w:val="00EB42CB"/>
    <w:rsid w:val="00EC0010"/>
    <w:rsid w:val="00EC3F98"/>
    <w:rsid w:val="00EC78C3"/>
    <w:rsid w:val="00ED00A5"/>
    <w:rsid w:val="00ED1E48"/>
    <w:rsid w:val="00ED4ECE"/>
    <w:rsid w:val="00ED6835"/>
    <w:rsid w:val="00ED7F99"/>
    <w:rsid w:val="00EE191D"/>
    <w:rsid w:val="00EE5028"/>
    <w:rsid w:val="00EE637D"/>
    <w:rsid w:val="00EF231F"/>
    <w:rsid w:val="00F10125"/>
    <w:rsid w:val="00F118A5"/>
    <w:rsid w:val="00F12237"/>
    <w:rsid w:val="00F15C95"/>
    <w:rsid w:val="00F23CC8"/>
    <w:rsid w:val="00F24656"/>
    <w:rsid w:val="00F27B52"/>
    <w:rsid w:val="00F310CB"/>
    <w:rsid w:val="00F3672E"/>
    <w:rsid w:val="00F368E8"/>
    <w:rsid w:val="00F37ABF"/>
    <w:rsid w:val="00F37CFC"/>
    <w:rsid w:val="00F422A6"/>
    <w:rsid w:val="00F46039"/>
    <w:rsid w:val="00F573D8"/>
    <w:rsid w:val="00F610BE"/>
    <w:rsid w:val="00F61AAF"/>
    <w:rsid w:val="00F707CD"/>
    <w:rsid w:val="00F72AA5"/>
    <w:rsid w:val="00F82AC4"/>
    <w:rsid w:val="00F84A4C"/>
    <w:rsid w:val="00F85409"/>
    <w:rsid w:val="00F87C1D"/>
    <w:rsid w:val="00F914A5"/>
    <w:rsid w:val="00F91F98"/>
    <w:rsid w:val="00FA00FF"/>
    <w:rsid w:val="00FA0915"/>
    <w:rsid w:val="00FA28C3"/>
    <w:rsid w:val="00FA3D9C"/>
    <w:rsid w:val="00FC5731"/>
    <w:rsid w:val="00FC7DBE"/>
    <w:rsid w:val="00FD198C"/>
    <w:rsid w:val="00FE032C"/>
    <w:rsid w:val="00FE2338"/>
    <w:rsid w:val="00FE46E5"/>
    <w:rsid w:val="05BE1EA3"/>
    <w:rsid w:val="060B65EC"/>
    <w:rsid w:val="1622127C"/>
    <w:rsid w:val="274B718E"/>
    <w:rsid w:val="479065FA"/>
    <w:rsid w:val="4DF62EA3"/>
    <w:rsid w:val="66645E1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D780524E-EA03-461B-B591-9F66E5B0E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C2CBA"/>
    <w:pPr>
      <w:widowControl w:val="0"/>
      <w:jc w:val="both"/>
    </w:pPr>
    <w:rPr>
      <w:rFonts w:ascii="Times New Roman" w:eastAsia="宋体" w:hAnsi="Times New Roman" w:cs="Times New Roman"/>
      <w:spacing w:val="-20"/>
      <w:kern w:val="2"/>
      <w:sz w:val="21"/>
    </w:rPr>
  </w:style>
  <w:style w:type="paragraph" w:styleId="1">
    <w:name w:val="heading 1"/>
    <w:basedOn w:val="a"/>
    <w:next w:val="a"/>
    <w:link w:val="1Char"/>
    <w:qFormat/>
    <w:rsid w:val="006149AD"/>
    <w:pPr>
      <w:keepNext/>
      <w:outlineLvl w:val="0"/>
    </w:pPr>
    <w:rPr>
      <w:color w:val="FF0000"/>
      <w:spacing w:val="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Body Text 3"/>
    <w:basedOn w:val="a"/>
    <w:link w:val="3Char"/>
    <w:rsid w:val="004C2CBA"/>
    <w:pPr>
      <w:spacing w:line="320" w:lineRule="atLeast"/>
      <w:jc w:val="center"/>
    </w:pPr>
    <w:rPr>
      <w:spacing w:val="-16"/>
    </w:rPr>
  </w:style>
  <w:style w:type="character" w:customStyle="1" w:styleId="3Char">
    <w:name w:val="正文文本 3 Char"/>
    <w:basedOn w:val="a0"/>
    <w:link w:val="3"/>
    <w:qFormat/>
    <w:rsid w:val="004C2CBA"/>
    <w:rPr>
      <w:rFonts w:ascii="Times New Roman" w:eastAsia="宋体" w:hAnsi="Times New Roman" w:cs="Times New Roman"/>
      <w:spacing w:val="-16"/>
      <w:szCs w:val="20"/>
    </w:rPr>
  </w:style>
  <w:style w:type="paragraph" w:styleId="a3">
    <w:name w:val="Body Text"/>
    <w:basedOn w:val="a"/>
    <w:link w:val="Char"/>
    <w:qFormat/>
    <w:rsid w:val="004C2CBA"/>
    <w:pPr>
      <w:spacing w:line="440" w:lineRule="exact"/>
      <w:jc w:val="center"/>
    </w:pPr>
    <w:rPr>
      <w:sz w:val="24"/>
    </w:rPr>
  </w:style>
  <w:style w:type="character" w:customStyle="1" w:styleId="Char">
    <w:name w:val="正文文本 Char"/>
    <w:basedOn w:val="a0"/>
    <w:link w:val="a3"/>
    <w:qFormat/>
    <w:rsid w:val="004C2CBA"/>
    <w:rPr>
      <w:rFonts w:ascii="Times New Roman" w:eastAsia="宋体" w:hAnsi="Times New Roman" w:cs="Times New Roman"/>
      <w:spacing w:val="-20"/>
      <w:sz w:val="24"/>
      <w:szCs w:val="20"/>
    </w:rPr>
  </w:style>
  <w:style w:type="paragraph" w:styleId="a4">
    <w:name w:val="Body Text Indent"/>
    <w:basedOn w:val="a"/>
    <w:link w:val="Char0"/>
    <w:rsid w:val="004C2CBA"/>
    <w:pPr>
      <w:spacing w:line="440" w:lineRule="exact"/>
      <w:ind w:firstLine="539"/>
    </w:pPr>
    <w:rPr>
      <w:rFonts w:ascii="宋体"/>
      <w:kern w:val="0"/>
      <w:position w:val="-6"/>
      <w:sz w:val="28"/>
    </w:rPr>
  </w:style>
  <w:style w:type="character" w:customStyle="1" w:styleId="Char0">
    <w:name w:val="正文文本缩进 Char"/>
    <w:basedOn w:val="a0"/>
    <w:link w:val="a4"/>
    <w:qFormat/>
    <w:rsid w:val="004C2CBA"/>
    <w:rPr>
      <w:rFonts w:ascii="宋体" w:eastAsia="宋体" w:hAnsi="Times New Roman" w:cs="Times New Roman"/>
      <w:spacing w:val="-20"/>
      <w:kern w:val="0"/>
      <w:position w:val="-6"/>
      <w:sz w:val="28"/>
      <w:szCs w:val="20"/>
    </w:rPr>
  </w:style>
  <w:style w:type="paragraph" w:styleId="a5">
    <w:name w:val="Date"/>
    <w:basedOn w:val="a"/>
    <w:next w:val="a"/>
    <w:link w:val="Char1"/>
    <w:unhideWhenUsed/>
    <w:qFormat/>
    <w:rsid w:val="004C2CBA"/>
    <w:pPr>
      <w:ind w:leftChars="2500" w:left="100"/>
    </w:pPr>
  </w:style>
  <w:style w:type="character" w:customStyle="1" w:styleId="Char1">
    <w:name w:val="日期 Char"/>
    <w:basedOn w:val="a0"/>
    <w:link w:val="a5"/>
    <w:qFormat/>
    <w:rsid w:val="004C2CBA"/>
    <w:rPr>
      <w:rFonts w:ascii="Times New Roman" w:hAnsi="Times New Roman"/>
      <w:spacing w:val="-20"/>
      <w:kern w:val="2"/>
      <w:sz w:val="21"/>
    </w:rPr>
  </w:style>
  <w:style w:type="paragraph" w:styleId="2">
    <w:name w:val="Body Text Indent 2"/>
    <w:basedOn w:val="a"/>
    <w:link w:val="2Char"/>
    <w:unhideWhenUsed/>
    <w:qFormat/>
    <w:rsid w:val="004C2CBA"/>
    <w:pPr>
      <w:spacing w:after="120" w:line="480" w:lineRule="auto"/>
      <w:ind w:leftChars="200" w:left="420"/>
    </w:pPr>
  </w:style>
  <w:style w:type="character" w:customStyle="1" w:styleId="2Char">
    <w:name w:val="正文文本缩进 2 Char"/>
    <w:basedOn w:val="a0"/>
    <w:link w:val="2"/>
    <w:qFormat/>
    <w:rsid w:val="004C2CBA"/>
    <w:rPr>
      <w:rFonts w:ascii="Times New Roman" w:hAnsi="Times New Roman"/>
      <w:spacing w:val="-20"/>
      <w:kern w:val="2"/>
      <w:sz w:val="21"/>
    </w:rPr>
  </w:style>
  <w:style w:type="paragraph" w:styleId="a6">
    <w:name w:val="Balloon Text"/>
    <w:basedOn w:val="a"/>
    <w:link w:val="Char2"/>
    <w:semiHidden/>
    <w:unhideWhenUsed/>
    <w:qFormat/>
    <w:rsid w:val="004C2CBA"/>
    <w:rPr>
      <w:sz w:val="18"/>
      <w:szCs w:val="18"/>
    </w:rPr>
  </w:style>
  <w:style w:type="character" w:customStyle="1" w:styleId="Char2">
    <w:name w:val="批注框文本 Char"/>
    <w:basedOn w:val="a0"/>
    <w:link w:val="a6"/>
    <w:semiHidden/>
    <w:qFormat/>
    <w:rsid w:val="004C2CBA"/>
    <w:rPr>
      <w:rFonts w:ascii="Times New Roman" w:hAnsi="Times New Roman"/>
      <w:spacing w:val="-20"/>
      <w:kern w:val="2"/>
      <w:sz w:val="18"/>
      <w:szCs w:val="18"/>
    </w:rPr>
  </w:style>
  <w:style w:type="paragraph" w:styleId="a7">
    <w:name w:val="footer"/>
    <w:basedOn w:val="a"/>
    <w:link w:val="Char3"/>
    <w:unhideWhenUsed/>
    <w:qFormat/>
    <w:rsid w:val="004C2CBA"/>
    <w:pPr>
      <w:tabs>
        <w:tab w:val="center" w:pos="4153"/>
        <w:tab w:val="right" w:pos="8306"/>
      </w:tabs>
      <w:snapToGrid w:val="0"/>
      <w:jc w:val="left"/>
    </w:pPr>
    <w:rPr>
      <w:sz w:val="18"/>
      <w:szCs w:val="18"/>
    </w:rPr>
  </w:style>
  <w:style w:type="character" w:customStyle="1" w:styleId="Char3">
    <w:name w:val="页脚 Char"/>
    <w:basedOn w:val="a0"/>
    <w:link w:val="a7"/>
    <w:qFormat/>
    <w:rsid w:val="004C2CBA"/>
    <w:rPr>
      <w:sz w:val="18"/>
      <w:szCs w:val="18"/>
    </w:rPr>
  </w:style>
  <w:style w:type="paragraph" w:styleId="a8">
    <w:name w:val="header"/>
    <w:basedOn w:val="a"/>
    <w:link w:val="Char4"/>
    <w:unhideWhenUsed/>
    <w:qFormat/>
    <w:rsid w:val="004C2CBA"/>
    <w:pPr>
      <w:pBdr>
        <w:bottom w:val="single" w:sz="6" w:space="1" w:color="auto"/>
      </w:pBdr>
      <w:tabs>
        <w:tab w:val="center" w:pos="4153"/>
        <w:tab w:val="right" w:pos="8306"/>
      </w:tabs>
      <w:snapToGrid w:val="0"/>
      <w:jc w:val="center"/>
    </w:pPr>
    <w:rPr>
      <w:sz w:val="18"/>
      <w:szCs w:val="18"/>
    </w:rPr>
  </w:style>
  <w:style w:type="character" w:customStyle="1" w:styleId="Char4">
    <w:name w:val="页眉 Char"/>
    <w:basedOn w:val="a0"/>
    <w:link w:val="a8"/>
    <w:qFormat/>
    <w:rsid w:val="004C2CBA"/>
    <w:rPr>
      <w:sz w:val="18"/>
      <w:szCs w:val="18"/>
    </w:rPr>
  </w:style>
  <w:style w:type="paragraph" w:styleId="20">
    <w:name w:val="Body Text 2"/>
    <w:basedOn w:val="a"/>
    <w:link w:val="2Char0"/>
    <w:rsid w:val="004C2CBA"/>
    <w:rPr>
      <w:sz w:val="24"/>
    </w:rPr>
  </w:style>
  <w:style w:type="character" w:customStyle="1" w:styleId="2Char0">
    <w:name w:val="正文文本 2 Char"/>
    <w:basedOn w:val="a0"/>
    <w:link w:val="20"/>
    <w:qFormat/>
    <w:rsid w:val="004C2CBA"/>
    <w:rPr>
      <w:rFonts w:ascii="Times New Roman" w:eastAsia="宋体" w:hAnsi="Times New Roman" w:cs="Times New Roman"/>
      <w:spacing w:val="-20"/>
      <w:sz w:val="24"/>
      <w:szCs w:val="20"/>
    </w:rPr>
  </w:style>
  <w:style w:type="paragraph" w:customStyle="1" w:styleId="c">
    <w:name w:val="c封面发布日期"/>
    <w:basedOn w:val="a"/>
    <w:qFormat/>
    <w:rsid w:val="004C2CBA"/>
    <w:pPr>
      <w:adjustRightInd w:val="0"/>
    </w:pPr>
    <w:rPr>
      <w:rFonts w:eastAsia="黑体"/>
      <w:kern w:val="0"/>
      <w:sz w:val="28"/>
    </w:rPr>
  </w:style>
  <w:style w:type="paragraph" w:customStyle="1" w:styleId="xl29">
    <w:name w:val="xl29"/>
    <w:basedOn w:val="a"/>
    <w:qFormat/>
    <w:rsid w:val="004C2CBA"/>
    <w:pPr>
      <w:widowControl/>
      <w:pBdr>
        <w:left w:val="single" w:sz="4" w:space="0" w:color="auto"/>
      </w:pBdr>
      <w:spacing w:before="100" w:beforeAutospacing="1" w:after="100" w:afterAutospacing="1"/>
      <w:jc w:val="center"/>
      <w:textAlignment w:val="center"/>
    </w:pPr>
    <w:rPr>
      <w:rFonts w:ascii="Arial Unicode MS" w:eastAsia="Arial Unicode MS" w:hAnsi="Arial Unicode MS" w:cs="Arial Unicode MS"/>
      <w:spacing w:val="0"/>
      <w:kern w:val="0"/>
      <w:sz w:val="24"/>
      <w:szCs w:val="24"/>
    </w:rPr>
  </w:style>
  <w:style w:type="paragraph" w:styleId="a9">
    <w:name w:val="List Paragraph"/>
    <w:basedOn w:val="a"/>
    <w:uiPriority w:val="99"/>
    <w:unhideWhenUsed/>
    <w:rsid w:val="008F11E6"/>
    <w:pPr>
      <w:ind w:firstLineChars="200" w:firstLine="420"/>
    </w:pPr>
  </w:style>
  <w:style w:type="character" w:customStyle="1" w:styleId="1Char">
    <w:name w:val="标题 1 Char"/>
    <w:basedOn w:val="a0"/>
    <w:link w:val="1"/>
    <w:qFormat/>
    <w:rsid w:val="006149AD"/>
    <w:rPr>
      <w:rFonts w:ascii="Times New Roman" w:eastAsia="宋体" w:hAnsi="Times New Roman" w:cs="Times New Roman"/>
      <w:color w:val="FF0000"/>
      <w:kern w:val="2"/>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516"/>
    <customShpInfo spid="_x0000_s1517"/>
    <customShpInfo spid="_x0000_s1518"/>
    <customShpInfo spid="_x0000_s1519"/>
    <customShpInfo spid="_x0000_s1520"/>
    <customShpInfo spid="_x0000_s1521"/>
    <customShpInfo spid="_x0000_s1522"/>
    <customShpInfo spid="_x0000_s1523"/>
    <customShpInfo spid="_x0000_s1524"/>
    <customShpInfo spid="_x0000_s1525"/>
    <customShpInfo spid="_x0000_s1526"/>
    <customShpInfo spid="_x0000_s1527"/>
    <customShpInfo spid="_x0000_s1528"/>
    <customShpInfo spid="_x0000_s1529"/>
    <customShpInfo spid="_x0000_s1530"/>
    <customShpInfo spid="_x0000_s1531"/>
    <customShpInfo spid="_x0000_s1532"/>
    <customShpInfo spid="_x0000_s1533"/>
    <customShpInfo spid="_x0000_s1534"/>
    <customShpInfo spid="_x0000_s1535"/>
    <customShpInfo spid="_x0000_s1536"/>
    <customShpInfo spid="_x0000_s1537"/>
    <customShpInfo spid="_x0000_s1538"/>
    <customShpInfo spid="_x0000_s1539"/>
    <customShpInfo spid="_x0000_s1540"/>
    <customShpInfo spid="_x0000_s1541"/>
    <customShpInfo spid="_x0000_s1542"/>
    <customShpInfo spid="_x0000_s1515"/>
    <customShpInfo spid="_x0000_s1514"/>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524369-F1D3-4527-A2DB-B2F45C869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19</Pages>
  <Words>2841</Words>
  <Characters>16198</Characters>
  <Application>Microsoft Office Word</Application>
  <DocSecurity>0</DocSecurity>
  <Lines>134</Lines>
  <Paragraphs>38</Paragraphs>
  <ScaleCrop>false</ScaleCrop>
  <Company/>
  <LinksUpToDate>false</LinksUpToDate>
  <CharactersWithSpaces>19001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芦梦东</dc:creator>
  <cp:lastModifiedBy>China</cp:lastModifiedBy>
  <cp:revision>6</cp:revision>
  <dcterms:created xsi:type="dcterms:W3CDTF">2025-10-29T08:35:00Z</dcterms:created>
  <dcterms:modified xsi:type="dcterms:W3CDTF">2025-11-28T00:18:00Z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