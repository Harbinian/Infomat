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2AD0" w:rsidRPr="009A1F30" w:rsidRDefault="00D32AD0" w:rsidP="00D32AD0">
      <w:pPr>
        <w:tabs>
          <w:tab w:val="right" w:pos="8306"/>
        </w:tabs>
        <w:jc w:val="left"/>
      </w:pPr>
      <w:r>
        <w:rPr>
          <w:rFonts w:ascii="宋体" w:hAnsi="宋体"/>
          <w:szCs w:val="21"/>
        </w:rPr>
        <w:tab/>
      </w:r>
      <w:r w:rsidRPr="009A1F30">
        <w:rPr>
          <w:rFonts w:ascii="宋体" w:hAnsi="宋体" w:hint="eastAsia"/>
          <w:szCs w:val="21"/>
        </w:rPr>
        <w:t>FM140</w:t>
      </w:r>
      <w:r w:rsidR="002F4FC9">
        <w:rPr>
          <w:rFonts w:ascii="宋体" w:hAnsi="宋体"/>
          <w:szCs w:val="21"/>
        </w:rPr>
        <w:t>7</w:t>
      </w:r>
      <w:r w:rsidRPr="009A1F30">
        <w:rPr>
          <w:rFonts w:ascii="宋体" w:hAnsi="宋体" w:hint="eastAsia"/>
          <w:szCs w:val="21"/>
        </w:rPr>
        <w:t>-0</w:t>
      </w:r>
      <w:r>
        <w:rPr>
          <w:rFonts w:ascii="宋体" w:hAnsi="宋体" w:hint="eastAsia"/>
          <w:szCs w:val="21"/>
        </w:rPr>
        <w:t>3</w:t>
      </w:r>
      <w:ins w:id="0" w:author="null" w:date="2021-12-17T15:29:00Z">
        <w:r w:rsidR="007B6019">
          <w:rPr>
            <w:rFonts w:ascii="宋体" w:hAnsi="宋体" w:hint="eastAsia"/>
            <w:szCs w:val="21"/>
          </w:rPr>
          <w:t>A</w:t>
        </w:r>
      </w:ins>
      <w:del w:id="1" w:author="null" w:date="2021-12-17T15:20:00Z">
        <w:r w:rsidRPr="009A1F30" w:rsidDel="00152332">
          <w:rPr>
            <w:rFonts w:ascii="宋体" w:hAnsi="宋体" w:hint="eastAsia"/>
            <w:szCs w:val="21"/>
          </w:rPr>
          <w:delText>-A</w:delText>
        </w:r>
      </w:del>
    </w:p>
    <w:tbl>
      <w:tblPr>
        <w:tblpPr w:leftFromText="180" w:rightFromText="180" w:vertAnchor="page" w:horzAnchor="margin" w:tblpY="1891"/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17"/>
        <w:gridCol w:w="728"/>
        <w:gridCol w:w="973"/>
        <w:gridCol w:w="1134"/>
        <w:gridCol w:w="1134"/>
        <w:gridCol w:w="1134"/>
        <w:gridCol w:w="2552"/>
        <w:tblGridChange w:id="2">
          <w:tblGrid>
            <w:gridCol w:w="817"/>
            <w:gridCol w:w="728"/>
            <w:gridCol w:w="973"/>
            <w:gridCol w:w="1134"/>
            <w:gridCol w:w="1134"/>
            <w:gridCol w:w="1134"/>
            <w:gridCol w:w="2552"/>
          </w:tblGrid>
        </w:tblGridChange>
      </w:tblGrid>
      <w:tr w:rsidR="00D32AD0" w:rsidTr="004C47CA">
        <w:trPr>
          <w:trHeight w:val="960"/>
        </w:trPr>
        <w:tc>
          <w:tcPr>
            <w:tcW w:w="8472" w:type="dxa"/>
            <w:gridSpan w:val="7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4C47CA" w:rsidRDefault="00D32AD0" w:rsidP="004C47CA">
            <w:pPr>
              <w:widowControl/>
              <w:jc w:val="center"/>
              <w:rPr>
                <w:rFonts w:ascii="微软雅黑" w:eastAsia="微软雅黑" w:hAnsi="微软雅黑" w:cs="Arial"/>
                <w:color w:val="000000"/>
                <w:kern w:val="0"/>
                <w:sz w:val="22"/>
              </w:rPr>
            </w:pPr>
            <w:r w:rsidRPr="004C3CC1">
              <w:rPr>
                <w:rFonts w:ascii="黑体" w:eastAsia="黑体" w:hAnsi="黑体" w:hint="eastAsia"/>
                <w:sz w:val="28"/>
                <w:szCs w:val="28"/>
              </w:rPr>
              <w:t>工装可拆卸件目录</w:t>
            </w:r>
          </w:p>
        </w:tc>
      </w:tr>
      <w:tr w:rsidR="004C47CA" w:rsidRPr="00850F07" w:rsidTr="00EB6168">
        <w:tblPrEx>
          <w:tblW w:w="8472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  <w:tblPrExChange w:id="3" w:author="null" w:date="2021-12-17T15:30:00Z">
            <w:tblPrEx>
              <w:tblW w:w="847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Ex>
          </w:tblPrExChange>
        </w:tblPrEx>
        <w:trPr>
          <w:trHeight w:val="842"/>
          <w:trPrChange w:id="4" w:author="null" w:date="2021-12-17T15:30:00Z">
            <w:trPr>
              <w:trHeight w:val="842"/>
            </w:trPr>
          </w:trPrChange>
        </w:trPr>
        <w:tc>
          <w:tcPr>
            <w:tcW w:w="1545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tcPrChange w:id="5" w:author="null" w:date="2021-12-17T15:30:00Z">
              <w:tcPr>
                <w:tcW w:w="1545" w:type="dxa"/>
                <w:gridSpan w:val="2"/>
                <w:tcBorders>
                  <w:top w:val="single" w:sz="4" w:space="0" w:color="auto"/>
                  <w:left w:val="single" w:sz="12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:rsidR="004C47CA" w:rsidRPr="00850F07" w:rsidRDefault="004C47C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2"/>
              </w:rPr>
              <w:pPrChange w:id="6" w:author="null" w:date="2021-12-17T15:30:00Z">
                <w:pPr>
                  <w:framePr w:hSpace="180" w:wrap="around" w:vAnchor="page" w:hAnchor="margin" w:y="1891"/>
                  <w:widowControl/>
                  <w:jc w:val="center"/>
                </w:pPr>
              </w:pPrChange>
            </w:pPr>
            <w:r>
              <w:rPr>
                <w:rFonts w:ascii="微软雅黑" w:eastAsia="微软雅黑" w:hAnsi="微软雅黑" w:cs="Arial" w:hint="eastAsia"/>
                <w:color w:val="000000"/>
                <w:kern w:val="0"/>
                <w:sz w:val="22"/>
              </w:rPr>
              <w:t>工装名称</w:t>
            </w:r>
          </w:p>
        </w:tc>
        <w:tc>
          <w:tcPr>
            <w:tcW w:w="21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7" w:author="null" w:date="2021-12-17T15:30:00Z">
              <w:tcPr>
                <w:tcW w:w="2107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:rsidR="004C47CA" w:rsidRPr="00850F07" w:rsidRDefault="004C47CA" w:rsidP="004C47CA">
            <w:pPr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2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  <w:tcPrChange w:id="8" w:author="null" w:date="2021-12-17T15:30:00Z">
              <w:tcPr>
                <w:tcW w:w="2268" w:type="dxa"/>
                <w:gridSpan w:val="2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:rsidR="004C47CA" w:rsidRPr="00850F07" w:rsidRDefault="004C47CA" w:rsidP="004C47CA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2"/>
              </w:rPr>
            </w:pPr>
            <w:r>
              <w:rPr>
                <w:rFonts w:ascii="微软雅黑" w:eastAsia="微软雅黑" w:hAnsi="微软雅黑" w:cs="Arial" w:hint="eastAsia"/>
                <w:color w:val="000000"/>
                <w:kern w:val="0"/>
                <w:sz w:val="22"/>
              </w:rPr>
              <w:t>工装图号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  <w:tcPrChange w:id="9" w:author="null" w:date="2021-12-17T15:30:00Z">
              <w:tcPr>
                <w:tcW w:w="2552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12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:rsidR="004C47CA" w:rsidRPr="00850F07" w:rsidRDefault="004C47CA" w:rsidP="004C47C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2"/>
              </w:rPr>
            </w:pPr>
          </w:p>
        </w:tc>
      </w:tr>
      <w:tr w:rsidR="004C47CA" w:rsidRPr="00850F07" w:rsidTr="004C47C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404"/>
        </w:trPr>
        <w:tc>
          <w:tcPr>
            <w:tcW w:w="817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4C47CA" w:rsidRPr="00850F07" w:rsidRDefault="004C47CA" w:rsidP="004C47CA">
            <w:pPr>
              <w:widowControl/>
              <w:jc w:val="center"/>
              <w:rPr>
                <w:rFonts w:ascii="微软雅黑" w:eastAsia="微软雅黑" w:hAnsi="微软雅黑" w:cs="Arial"/>
                <w:color w:val="000000"/>
                <w:kern w:val="0"/>
                <w:sz w:val="22"/>
              </w:rPr>
            </w:pPr>
            <w:r>
              <w:rPr>
                <w:rFonts w:ascii="微软雅黑" w:eastAsia="微软雅黑" w:hAnsi="微软雅黑" w:cs="Arial" w:hint="eastAsia"/>
                <w:color w:val="000000"/>
                <w:kern w:val="0"/>
                <w:sz w:val="22"/>
              </w:rPr>
              <w:t>序号</w:t>
            </w:r>
          </w:p>
        </w:tc>
        <w:tc>
          <w:tcPr>
            <w:tcW w:w="1701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47CA" w:rsidRPr="00850F07" w:rsidRDefault="004C47CA" w:rsidP="004C47CA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2"/>
              </w:rPr>
            </w:pPr>
            <w:r w:rsidRPr="00850F07">
              <w:rPr>
                <w:rFonts w:ascii="微软雅黑" w:eastAsia="微软雅黑" w:hAnsi="微软雅黑" w:cs="Arial" w:hint="eastAsia"/>
                <w:color w:val="000000"/>
                <w:kern w:val="0"/>
                <w:sz w:val="22"/>
              </w:rPr>
              <w:t>零件号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47CA" w:rsidRPr="00850F07" w:rsidRDefault="004C47CA" w:rsidP="004C47C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2"/>
              </w:rPr>
            </w:pPr>
            <w:r w:rsidRPr="00850F07"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</w:rPr>
              <w:t>工装页次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47CA" w:rsidRPr="00850F07" w:rsidRDefault="004C47CA" w:rsidP="004C47CA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2"/>
              </w:rPr>
            </w:pPr>
            <w:r w:rsidRPr="00850F07">
              <w:rPr>
                <w:rFonts w:ascii="微软雅黑" w:eastAsia="微软雅黑" w:hAnsi="微软雅黑" w:cs="Arial" w:hint="eastAsia"/>
                <w:color w:val="000000"/>
                <w:kern w:val="0"/>
                <w:sz w:val="22"/>
              </w:rPr>
              <w:t>名称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47CA" w:rsidRPr="00850F07" w:rsidRDefault="004C47CA" w:rsidP="004C47CA"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2"/>
              </w:rPr>
            </w:pPr>
            <w:r w:rsidRPr="00850F07">
              <w:rPr>
                <w:rFonts w:ascii="微软雅黑" w:eastAsia="微软雅黑" w:hAnsi="微软雅黑" w:cs="Arial" w:hint="eastAsia"/>
                <w:color w:val="000000"/>
                <w:kern w:val="0"/>
                <w:sz w:val="22"/>
              </w:rPr>
              <w:t>数量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4C47CA" w:rsidRPr="00850F07" w:rsidRDefault="004C47CA" w:rsidP="004C47C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2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22"/>
              </w:rPr>
              <w:t>示意图</w:t>
            </w:r>
          </w:p>
        </w:tc>
      </w:tr>
      <w:tr w:rsidR="004C47CA" w:rsidRPr="00850F07" w:rsidTr="004C47C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404"/>
        </w:trPr>
        <w:tc>
          <w:tcPr>
            <w:tcW w:w="817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4C47CA" w:rsidRPr="00850F07" w:rsidRDefault="004C47CA" w:rsidP="004C47C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2"/>
              </w:rPr>
            </w:pPr>
          </w:p>
        </w:tc>
        <w:tc>
          <w:tcPr>
            <w:tcW w:w="1701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47CA" w:rsidRPr="00850F07" w:rsidRDefault="004C47CA" w:rsidP="004C47C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47CA" w:rsidRPr="00850F07" w:rsidRDefault="004C47CA" w:rsidP="004C47C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47CA" w:rsidRPr="00850F07" w:rsidRDefault="004C47CA" w:rsidP="004C47C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2"/>
              </w:rPr>
            </w:pPr>
            <w:bookmarkStart w:id="10" w:name="_GoBack"/>
            <w:bookmarkEnd w:id="10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47CA" w:rsidRPr="00850F07" w:rsidRDefault="004C47CA" w:rsidP="004C47C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2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4C47CA" w:rsidRPr="00850F07" w:rsidRDefault="004C47CA" w:rsidP="004C47C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2"/>
              </w:rPr>
            </w:pPr>
          </w:p>
        </w:tc>
      </w:tr>
      <w:tr w:rsidR="004C47CA" w:rsidRPr="00850F07" w:rsidTr="004C47C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404"/>
        </w:trPr>
        <w:tc>
          <w:tcPr>
            <w:tcW w:w="817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4C47CA" w:rsidRPr="00850F07" w:rsidRDefault="004C47CA" w:rsidP="004C47C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2"/>
              </w:rPr>
            </w:pPr>
          </w:p>
        </w:tc>
        <w:tc>
          <w:tcPr>
            <w:tcW w:w="1701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47CA" w:rsidRPr="00850F07" w:rsidRDefault="004C47CA" w:rsidP="004C47C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47CA" w:rsidRPr="00850F07" w:rsidRDefault="004C47CA" w:rsidP="004C47C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47CA" w:rsidRPr="00850F07" w:rsidRDefault="004C47CA" w:rsidP="004C47C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47CA" w:rsidRPr="00850F07" w:rsidRDefault="004C47CA" w:rsidP="004C47C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2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4C47CA" w:rsidRPr="00850F07" w:rsidRDefault="004C47CA" w:rsidP="004C47C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2"/>
              </w:rPr>
            </w:pPr>
          </w:p>
        </w:tc>
      </w:tr>
      <w:tr w:rsidR="004C47CA" w:rsidRPr="00850F07" w:rsidTr="004C47C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404"/>
        </w:trPr>
        <w:tc>
          <w:tcPr>
            <w:tcW w:w="817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4C47CA" w:rsidRPr="00850F07" w:rsidRDefault="004C47CA" w:rsidP="004C47C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2"/>
              </w:rPr>
            </w:pPr>
          </w:p>
        </w:tc>
        <w:tc>
          <w:tcPr>
            <w:tcW w:w="1701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47CA" w:rsidRPr="00850F07" w:rsidRDefault="004C47CA" w:rsidP="004C47C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47CA" w:rsidRPr="00850F07" w:rsidRDefault="004C47CA" w:rsidP="004C47C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47CA" w:rsidRPr="00850F07" w:rsidRDefault="004C47CA" w:rsidP="004C47C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47CA" w:rsidRPr="00850F07" w:rsidRDefault="004C47CA" w:rsidP="004C47C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2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4C47CA" w:rsidRPr="00850F07" w:rsidRDefault="004C47CA" w:rsidP="004C47C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2"/>
              </w:rPr>
            </w:pPr>
          </w:p>
        </w:tc>
      </w:tr>
      <w:tr w:rsidR="004C47CA" w:rsidRPr="00850F07" w:rsidTr="004C47C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404"/>
        </w:trPr>
        <w:tc>
          <w:tcPr>
            <w:tcW w:w="817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4C47CA" w:rsidRPr="00850F07" w:rsidRDefault="004C47CA" w:rsidP="004C47C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2"/>
              </w:rPr>
            </w:pPr>
          </w:p>
        </w:tc>
        <w:tc>
          <w:tcPr>
            <w:tcW w:w="1701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47CA" w:rsidRPr="00850F07" w:rsidRDefault="004C47CA" w:rsidP="004C47C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47CA" w:rsidRPr="00850F07" w:rsidRDefault="004C47CA" w:rsidP="004C47C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47CA" w:rsidRPr="00850F07" w:rsidRDefault="004C47CA" w:rsidP="004C47C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47CA" w:rsidRPr="00850F07" w:rsidRDefault="004C47CA" w:rsidP="004C47C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2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4C47CA" w:rsidRPr="00850F07" w:rsidRDefault="004C47CA" w:rsidP="004C47C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2"/>
              </w:rPr>
            </w:pPr>
          </w:p>
        </w:tc>
      </w:tr>
      <w:tr w:rsidR="004C47CA" w:rsidRPr="00850F07" w:rsidTr="004C47C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404"/>
        </w:trPr>
        <w:tc>
          <w:tcPr>
            <w:tcW w:w="817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4C47CA" w:rsidRPr="00850F07" w:rsidRDefault="004C47CA" w:rsidP="004C47C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2"/>
              </w:rPr>
            </w:pPr>
          </w:p>
        </w:tc>
        <w:tc>
          <w:tcPr>
            <w:tcW w:w="1701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47CA" w:rsidRPr="00850F07" w:rsidRDefault="004C47CA" w:rsidP="004C47C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47CA" w:rsidRPr="00850F07" w:rsidRDefault="004C47CA" w:rsidP="004C47C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47CA" w:rsidRPr="00850F07" w:rsidRDefault="004C47CA" w:rsidP="004C47C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47CA" w:rsidRPr="00850F07" w:rsidRDefault="004C47CA" w:rsidP="004C47C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2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4C47CA" w:rsidRPr="00850F07" w:rsidRDefault="004C47CA" w:rsidP="004C47C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2"/>
              </w:rPr>
            </w:pPr>
          </w:p>
        </w:tc>
      </w:tr>
      <w:tr w:rsidR="004C47CA" w:rsidRPr="00850F07" w:rsidTr="004C47C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404"/>
        </w:trPr>
        <w:tc>
          <w:tcPr>
            <w:tcW w:w="817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4C47CA" w:rsidRPr="00850F07" w:rsidRDefault="004C47CA" w:rsidP="004C47C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2"/>
              </w:rPr>
            </w:pPr>
          </w:p>
        </w:tc>
        <w:tc>
          <w:tcPr>
            <w:tcW w:w="1701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47CA" w:rsidRPr="00850F07" w:rsidRDefault="004C47CA" w:rsidP="004C47C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47CA" w:rsidRPr="00850F07" w:rsidRDefault="004C47CA" w:rsidP="004C47C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47CA" w:rsidRPr="00850F07" w:rsidRDefault="004C47CA" w:rsidP="004C47C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47CA" w:rsidRPr="00850F07" w:rsidRDefault="004C47CA" w:rsidP="004C47C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2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4C47CA" w:rsidRPr="00850F07" w:rsidRDefault="004C47CA" w:rsidP="004C47C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2"/>
              </w:rPr>
            </w:pPr>
          </w:p>
        </w:tc>
      </w:tr>
      <w:tr w:rsidR="004C47CA" w:rsidRPr="00850F07" w:rsidTr="004C47C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404"/>
        </w:trPr>
        <w:tc>
          <w:tcPr>
            <w:tcW w:w="817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4C47CA" w:rsidRPr="00850F07" w:rsidRDefault="004C47CA" w:rsidP="004C47C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2"/>
              </w:rPr>
            </w:pPr>
          </w:p>
        </w:tc>
        <w:tc>
          <w:tcPr>
            <w:tcW w:w="1701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47CA" w:rsidRPr="00850F07" w:rsidRDefault="004C47CA" w:rsidP="004C47C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47CA" w:rsidRPr="00850F07" w:rsidRDefault="004C47CA" w:rsidP="004C47C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47CA" w:rsidRPr="00850F07" w:rsidRDefault="004C47CA" w:rsidP="004C47C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47CA" w:rsidRPr="00850F07" w:rsidRDefault="004C47CA" w:rsidP="004C47C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2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4C47CA" w:rsidRPr="00850F07" w:rsidRDefault="004C47CA" w:rsidP="004C47C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2"/>
              </w:rPr>
            </w:pPr>
          </w:p>
        </w:tc>
      </w:tr>
      <w:tr w:rsidR="004C47CA" w:rsidRPr="00850F07" w:rsidTr="004C47C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404"/>
        </w:trPr>
        <w:tc>
          <w:tcPr>
            <w:tcW w:w="817" w:type="dxa"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4C47CA" w:rsidRPr="00850F07" w:rsidRDefault="004C47CA" w:rsidP="004C47C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2"/>
              </w:rPr>
            </w:pPr>
          </w:p>
        </w:tc>
        <w:tc>
          <w:tcPr>
            <w:tcW w:w="1701" w:type="dxa"/>
            <w:gridSpan w:val="2"/>
            <w:tcBorders>
              <w:top w:val="nil"/>
              <w:left w:val="single" w:sz="8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47CA" w:rsidRPr="00850F07" w:rsidRDefault="004C47CA" w:rsidP="004C47C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47CA" w:rsidRPr="00850F07" w:rsidRDefault="004C47CA" w:rsidP="004C47C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47CA" w:rsidRPr="00850F07" w:rsidRDefault="004C47CA" w:rsidP="004C47C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47CA" w:rsidRPr="00850F07" w:rsidRDefault="004C47CA" w:rsidP="004C47C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2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4C47CA" w:rsidRPr="00850F07" w:rsidRDefault="004C47CA" w:rsidP="004C47CA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2"/>
              </w:rPr>
            </w:pPr>
          </w:p>
        </w:tc>
      </w:tr>
      <w:tr w:rsidR="004C47CA" w:rsidTr="004C47CA">
        <w:tblPrEx>
          <w:tblBorders>
            <w:top w:val="thickThinSmallGap" w:sz="12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0"/>
        </w:trPr>
        <w:tc>
          <w:tcPr>
            <w:tcW w:w="8472" w:type="dxa"/>
            <w:gridSpan w:val="7"/>
            <w:tcBorders>
              <w:top w:val="single" w:sz="12" w:space="0" w:color="auto"/>
            </w:tcBorders>
          </w:tcPr>
          <w:p w:rsidR="004C47CA" w:rsidRDefault="004C47CA" w:rsidP="004C47CA"/>
        </w:tc>
      </w:tr>
    </w:tbl>
    <w:p w:rsidR="00B3088A" w:rsidRDefault="00B3088A"/>
    <w:sectPr w:rsidR="00B3088A" w:rsidSect="004532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60822" w:rsidRDefault="00060822" w:rsidP="00D32AD0">
      <w:r>
        <w:separator/>
      </w:r>
    </w:p>
  </w:endnote>
  <w:endnote w:type="continuationSeparator" w:id="0">
    <w:p w:rsidR="00060822" w:rsidRDefault="00060822" w:rsidP="00D32A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60822" w:rsidRDefault="00060822" w:rsidP="00D32AD0">
      <w:r>
        <w:separator/>
      </w:r>
    </w:p>
  </w:footnote>
  <w:footnote w:type="continuationSeparator" w:id="0">
    <w:p w:rsidR="00060822" w:rsidRDefault="00060822" w:rsidP="00D32A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D32AD0"/>
    <w:rsid w:val="00060822"/>
    <w:rsid w:val="00152332"/>
    <w:rsid w:val="002F4FC9"/>
    <w:rsid w:val="0045327D"/>
    <w:rsid w:val="00485732"/>
    <w:rsid w:val="004B4418"/>
    <w:rsid w:val="004C47CA"/>
    <w:rsid w:val="00551116"/>
    <w:rsid w:val="0065654E"/>
    <w:rsid w:val="007B6019"/>
    <w:rsid w:val="007C75A4"/>
    <w:rsid w:val="009A480D"/>
    <w:rsid w:val="009E3C4E"/>
    <w:rsid w:val="00B3088A"/>
    <w:rsid w:val="00B9391D"/>
    <w:rsid w:val="00BE29F7"/>
    <w:rsid w:val="00D27509"/>
    <w:rsid w:val="00D32AD0"/>
    <w:rsid w:val="00D4054E"/>
    <w:rsid w:val="00EB6168"/>
    <w:rsid w:val="00EC62C4"/>
    <w:rsid w:val="00FE4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01231C6-C936-4D29-8F60-26252D299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D32AD0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D32AD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D32AD0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D32AD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D32AD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8B9928-FCE2-4AE2-A704-4CD16CA67C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赵兴</dc:creator>
  <cp:keywords/>
  <dc:description/>
  <cp:lastModifiedBy>姚亮</cp:lastModifiedBy>
  <cp:revision>7</cp:revision>
  <dcterms:created xsi:type="dcterms:W3CDTF">2021-12-17T02:09:00Z</dcterms:created>
  <dcterms:modified xsi:type="dcterms:W3CDTF">2025-11-28T02:51:00Z</dcterms:modified>
</cp:coreProperties>
</file>