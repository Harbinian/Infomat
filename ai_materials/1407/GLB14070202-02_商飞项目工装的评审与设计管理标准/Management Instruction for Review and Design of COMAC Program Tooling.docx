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7CE8" w:rsidRPr="00F522EB" w:rsidRDefault="000F7CE8" w:rsidP="000F7CE8">
      <w:pPr>
        <w:adjustRightInd w:val="0"/>
        <w:spacing w:line="440" w:lineRule="exact"/>
        <w:jc w:val="center"/>
        <w:textAlignment w:val="baseline"/>
        <w:rPr>
          <w:rFonts w:ascii="Times New Roman" w:eastAsia="黑体" w:hAnsi="Times New Roman"/>
          <w:spacing w:val="22"/>
          <w:sz w:val="32"/>
          <w:szCs w:val="32"/>
        </w:rPr>
      </w:pPr>
    </w:p>
    <w:p w:rsidR="009D25A8" w:rsidRPr="00FD684D" w:rsidDel="00FD684D" w:rsidRDefault="009D25A8" w:rsidP="000F7CE8">
      <w:pPr>
        <w:adjustRightInd w:val="0"/>
        <w:spacing w:line="440" w:lineRule="exact"/>
        <w:jc w:val="center"/>
        <w:textAlignment w:val="baseline"/>
        <w:rPr>
          <w:del w:id="0" w:author="China" w:date="2025-11-27T20:47:00Z"/>
          <w:rFonts w:ascii="Times New Roman" w:eastAsia="黑体" w:hAnsi="Times New Roman"/>
          <w:spacing w:val="22"/>
          <w:sz w:val="40"/>
          <w:szCs w:val="32"/>
          <w:rPrChange w:id="1" w:author="China" w:date="2025-11-27T20:47:00Z">
            <w:rPr>
              <w:del w:id="2" w:author="China" w:date="2025-11-27T20:47:00Z"/>
              <w:rFonts w:ascii="Times New Roman" w:eastAsia="黑体" w:hAnsi="Times New Roman"/>
              <w:spacing w:val="22"/>
              <w:sz w:val="32"/>
              <w:szCs w:val="32"/>
            </w:rPr>
          </w:rPrChange>
        </w:rPr>
      </w:pPr>
      <w:del w:id="3" w:author="China" w:date="2025-11-27T20:47:00Z">
        <w:r w:rsidRPr="00FD684D" w:rsidDel="00FD684D">
          <w:rPr>
            <w:rFonts w:ascii="Times New Roman" w:eastAsia="黑体" w:hAnsi="Times New Roman"/>
            <w:spacing w:val="22"/>
            <w:sz w:val="40"/>
            <w:szCs w:val="32"/>
            <w:rPrChange w:id="4" w:author="China" w:date="2025-11-27T20:47:00Z">
              <w:rPr>
                <w:rFonts w:ascii="Times New Roman" w:eastAsia="黑体" w:hAnsi="Times New Roman"/>
                <w:spacing w:val="22"/>
                <w:sz w:val="32"/>
                <w:szCs w:val="32"/>
              </w:rPr>
            </w:rPrChange>
          </w:rPr>
          <w:delText>商飞项目工装的评审与设计</w:delText>
        </w:r>
        <w:r w:rsidR="00704732" w:rsidRPr="00FD684D" w:rsidDel="00FD684D">
          <w:rPr>
            <w:rFonts w:ascii="Times New Roman" w:eastAsia="黑体" w:hAnsi="Times New Roman"/>
            <w:spacing w:val="22"/>
            <w:sz w:val="40"/>
            <w:szCs w:val="32"/>
            <w:rPrChange w:id="5" w:author="China" w:date="2025-11-27T20:47:00Z">
              <w:rPr>
                <w:rFonts w:ascii="Times New Roman" w:eastAsia="黑体" w:hAnsi="Times New Roman" w:hint="eastAsia"/>
                <w:spacing w:val="22"/>
                <w:sz w:val="32"/>
                <w:szCs w:val="32"/>
              </w:rPr>
            </w:rPrChange>
          </w:rPr>
          <w:delText>管理标准</w:delText>
        </w:r>
      </w:del>
    </w:p>
    <w:p w:rsidR="00BA5025" w:rsidRPr="00FD684D" w:rsidRDefault="00353EB8" w:rsidP="000F7CE8">
      <w:pPr>
        <w:adjustRightInd w:val="0"/>
        <w:spacing w:line="440" w:lineRule="exact"/>
        <w:jc w:val="center"/>
        <w:textAlignment w:val="baseline"/>
        <w:rPr>
          <w:rFonts w:ascii="Times New Roman" w:eastAsia="黑体" w:hAnsi="Times New Roman"/>
          <w:spacing w:val="22"/>
          <w:sz w:val="32"/>
          <w:szCs w:val="24"/>
          <w:rPrChange w:id="6" w:author="China" w:date="2025-11-27T20:47:00Z">
            <w:rPr>
              <w:rFonts w:ascii="Times New Roman" w:eastAsia="黑体" w:hAnsi="Times New Roman"/>
              <w:spacing w:val="22"/>
              <w:sz w:val="24"/>
              <w:szCs w:val="24"/>
            </w:rPr>
          </w:rPrChange>
        </w:rPr>
      </w:pPr>
      <w:r w:rsidRPr="00FD684D">
        <w:rPr>
          <w:rFonts w:ascii="Times New Roman" w:eastAsia="黑体" w:hAnsi="Times New Roman"/>
          <w:kern w:val="0"/>
          <w:sz w:val="32"/>
          <w:szCs w:val="24"/>
          <w:rPrChange w:id="7" w:author="China" w:date="2025-11-27T20:47:00Z">
            <w:rPr>
              <w:rFonts w:ascii="Times New Roman" w:eastAsia="黑体" w:hAnsi="Times New Roman"/>
              <w:kern w:val="0"/>
              <w:sz w:val="24"/>
              <w:szCs w:val="24"/>
            </w:rPr>
          </w:rPrChange>
        </w:rPr>
        <w:t xml:space="preserve">Management Instruction for </w:t>
      </w:r>
      <w:r w:rsidR="00BA5025" w:rsidRPr="00FD684D">
        <w:rPr>
          <w:rFonts w:ascii="Times New Roman" w:eastAsia="黑体" w:hAnsi="Times New Roman"/>
          <w:spacing w:val="22"/>
          <w:sz w:val="32"/>
          <w:szCs w:val="24"/>
          <w:rPrChange w:id="8" w:author="China" w:date="2025-11-27T20:47:00Z">
            <w:rPr>
              <w:rFonts w:ascii="Times New Roman" w:eastAsia="黑体" w:hAnsi="Times New Roman"/>
              <w:spacing w:val="22"/>
              <w:sz w:val="24"/>
              <w:szCs w:val="24"/>
            </w:rPr>
          </w:rPrChange>
        </w:rPr>
        <w:t>Review and Design of COMAC Program Tooling</w:t>
      </w:r>
    </w:p>
    <w:p w:rsidR="009D25A8" w:rsidRPr="00F522EB" w:rsidRDefault="009D25A8" w:rsidP="000F7CE8">
      <w:pPr>
        <w:adjustRightInd w:val="0"/>
        <w:spacing w:line="440" w:lineRule="exact"/>
        <w:jc w:val="center"/>
        <w:textAlignment w:val="baseline"/>
        <w:rPr>
          <w:rFonts w:ascii="Times New Roman" w:eastAsia="黑体" w:hAnsi="Times New Roman"/>
          <w:spacing w:val="22"/>
          <w:sz w:val="32"/>
          <w:szCs w:val="32"/>
        </w:rPr>
      </w:pPr>
    </w:p>
    <w:p w:rsidR="009D25A8" w:rsidRPr="00F522EB" w:rsidRDefault="00583E87" w:rsidP="000F7CE8">
      <w:pPr>
        <w:adjustRightInd w:val="0"/>
        <w:spacing w:line="440" w:lineRule="exact"/>
        <w:textAlignment w:val="baseline"/>
        <w:rPr>
          <w:rFonts w:ascii="Times New Roman" w:eastAsia="黑体" w:hAnsi="Times New Roman"/>
          <w:spacing w:val="22"/>
          <w:sz w:val="28"/>
        </w:rPr>
      </w:pPr>
      <w:proofErr w:type="gramStart"/>
      <w:r w:rsidRPr="00F522EB">
        <w:rPr>
          <w:rFonts w:ascii="黑体" w:eastAsia="黑体" w:hAnsi="黑体"/>
          <w:spacing w:val="22"/>
          <w:sz w:val="28"/>
        </w:rPr>
        <w:t>1</w:t>
      </w:r>
      <w:r w:rsidR="001241AB" w:rsidRPr="00F522EB">
        <w:rPr>
          <w:rFonts w:ascii="Times New Roman" w:eastAsia="黑体" w:hAnsi="Times New Roman"/>
          <w:spacing w:val="22"/>
          <w:sz w:val="28"/>
        </w:rPr>
        <w:t xml:space="preserve">  </w:t>
      </w:r>
      <w:proofErr w:type="gramEnd"/>
      <w:del w:id="9" w:author="China" w:date="2025-11-27T20:47:00Z">
        <w:r w:rsidR="001241AB" w:rsidRPr="00F522EB" w:rsidDel="00FD684D">
          <w:rPr>
            <w:rFonts w:ascii="Times New Roman" w:eastAsia="黑体" w:hAnsi="Times New Roman" w:hint="eastAsia"/>
            <w:spacing w:val="22"/>
            <w:sz w:val="28"/>
          </w:rPr>
          <w:delText>范围</w:delText>
        </w:r>
      </w:del>
      <w:r w:rsidRPr="00F522EB">
        <w:rPr>
          <w:rFonts w:ascii="Times New Roman" w:hAnsi="Times New Roman"/>
          <w:b/>
          <w:sz w:val="24"/>
          <w:szCs w:val="24"/>
        </w:rPr>
        <w:t>Scope</w:t>
      </w:r>
    </w:p>
    <w:p w:rsidR="009D25A8" w:rsidRPr="00F522EB" w:rsidDel="00FD684D" w:rsidRDefault="009D25A8" w:rsidP="000F7CE8">
      <w:pPr>
        <w:adjustRightInd w:val="0"/>
        <w:spacing w:line="440" w:lineRule="exact"/>
        <w:textAlignment w:val="baseline"/>
        <w:rPr>
          <w:del w:id="10" w:author="China" w:date="2025-11-27T20:47:00Z"/>
          <w:rFonts w:ascii="Times New Roman" w:hAnsi="Times New Roman"/>
        </w:rPr>
      </w:pPr>
    </w:p>
    <w:p w:rsidR="009D25A8" w:rsidRPr="00F522EB" w:rsidRDefault="00583E87" w:rsidP="00FD684D">
      <w:pPr>
        <w:pStyle w:val="a5"/>
        <w:spacing w:line="440" w:lineRule="exact"/>
        <w:rPr>
          <w:rFonts w:eastAsia="宋体"/>
        </w:rPr>
        <w:pPrChange w:id="11" w:author="China" w:date="2025-11-27T20:47:00Z">
          <w:pPr>
            <w:pStyle w:val="a5"/>
            <w:spacing w:line="440" w:lineRule="exact"/>
            <w:ind w:firstLine="570"/>
          </w:pPr>
        </w:pPrChange>
      </w:pPr>
      <w:del w:id="12" w:author="China" w:date="2025-11-27T20:47:00Z">
        <w:r w:rsidRPr="00F522EB" w:rsidDel="00FD684D">
          <w:rPr>
            <w:rFonts w:eastAsia="宋体" w:hAnsi="宋体"/>
          </w:rPr>
          <w:delText>本</w:delText>
        </w:r>
        <w:r w:rsidRPr="00F522EB" w:rsidDel="00FD684D">
          <w:rPr>
            <w:rFonts w:eastAsia="宋体" w:hAnsi="宋体" w:hint="eastAsia"/>
          </w:rPr>
          <w:delText>管理</w:delText>
        </w:r>
        <w:r w:rsidRPr="00F522EB" w:rsidDel="00FD684D">
          <w:rPr>
            <w:rFonts w:eastAsia="宋体" w:hint="eastAsia"/>
          </w:rPr>
          <w:delText>标准规定了工装的评审与设计要求。</w:delText>
        </w:r>
      </w:del>
    </w:p>
    <w:p w:rsidR="00BA5025" w:rsidRPr="00F522EB" w:rsidRDefault="00583E87" w:rsidP="00FD684D">
      <w:pPr>
        <w:pStyle w:val="a5"/>
        <w:spacing w:line="440" w:lineRule="exact"/>
        <w:ind w:firstLineChars="200" w:firstLine="480"/>
        <w:rPr>
          <w:rFonts w:eastAsia="宋体"/>
          <w:sz w:val="24"/>
          <w:szCs w:val="24"/>
        </w:rPr>
        <w:pPrChange w:id="13" w:author="China" w:date="2025-11-27T20:47:00Z">
          <w:pPr>
            <w:pStyle w:val="a5"/>
            <w:spacing w:line="440" w:lineRule="exact"/>
          </w:pPr>
        </w:pPrChange>
      </w:pPr>
      <w:r w:rsidRPr="00F522EB">
        <w:rPr>
          <w:rFonts w:eastAsia="宋体"/>
          <w:sz w:val="24"/>
          <w:szCs w:val="24"/>
        </w:rPr>
        <w:t xml:space="preserve">This </w:t>
      </w:r>
      <w:r w:rsidR="005041B7" w:rsidRPr="00F522EB">
        <w:rPr>
          <w:rFonts w:eastAsia="宋体" w:hint="eastAsia"/>
          <w:sz w:val="24"/>
          <w:szCs w:val="24"/>
        </w:rPr>
        <w:t>m</w:t>
      </w:r>
      <w:r w:rsidR="005041B7" w:rsidRPr="00F522EB">
        <w:rPr>
          <w:rFonts w:eastAsia="宋体"/>
          <w:sz w:val="24"/>
          <w:szCs w:val="24"/>
        </w:rPr>
        <w:t xml:space="preserve">anagement </w:t>
      </w:r>
      <w:r w:rsidR="005041B7" w:rsidRPr="00F522EB">
        <w:rPr>
          <w:rFonts w:eastAsia="宋体" w:hint="eastAsia"/>
          <w:sz w:val="24"/>
          <w:szCs w:val="24"/>
        </w:rPr>
        <w:t>i</w:t>
      </w:r>
      <w:r w:rsidR="005041B7" w:rsidRPr="00F522EB">
        <w:rPr>
          <w:rFonts w:eastAsia="宋体"/>
          <w:sz w:val="24"/>
          <w:szCs w:val="24"/>
        </w:rPr>
        <w:t>nstruction</w:t>
      </w:r>
      <w:r w:rsidRPr="00F522EB">
        <w:rPr>
          <w:rFonts w:eastAsia="宋体"/>
          <w:sz w:val="24"/>
          <w:szCs w:val="24"/>
        </w:rPr>
        <w:t xml:space="preserve"> specifies the requirements of tooling review and design.</w:t>
      </w:r>
    </w:p>
    <w:p w:rsidR="009D25A8" w:rsidRPr="00F522EB" w:rsidDel="00FD684D" w:rsidRDefault="001241AB" w:rsidP="000F7CE8">
      <w:pPr>
        <w:spacing w:line="440" w:lineRule="exact"/>
        <w:ind w:firstLineChars="202" w:firstLine="566"/>
        <w:rPr>
          <w:del w:id="14" w:author="China" w:date="2025-11-27T20:47:00Z"/>
          <w:rFonts w:ascii="Times New Roman" w:hAnsi="Times New Roman"/>
          <w:sz w:val="28"/>
          <w:szCs w:val="28"/>
        </w:rPr>
      </w:pPr>
      <w:del w:id="15" w:author="China" w:date="2025-11-27T20:47:00Z">
        <w:r w:rsidRPr="00F522EB" w:rsidDel="00FD684D">
          <w:rPr>
            <w:rFonts w:ascii="Times New Roman" w:hAnsi="Times New Roman" w:hint="eastAsia"/>
            <w:sz w:val="28"/>
            <w:szCs w:val="28"/>
          </w:rPr>
          <w:delText>本管理标准仅适用于</w:delText>
        </w:r>
        <w:r w:rsidRPr="00F522EB" w:rsidDel="00FD684D">
          <w:rPr>
            <w:rFonts w:ascii="Times New Roman" w:hAnsi="Times New Roman"/>
            <w:sz w:val="28"/>
            <w:szCs w:val="28"/>
          </w:rPr>
          <w:delText>ARJ</w:delText>
        </w:r>
        <w:r w:rsidR="00F24130" w:rsidRPr="00F522EB" w:rsidDel="00FD684D">
          <w:rPr>
            <w:rFonts w:ascii="Times New Roman" w:hAnsi="Times New Roman" w:hint="eastAsia"/>
            <w:sz w:val="28"/>
            <w:szCs w:val="28"/>
          </w:rPr>
          <w:delText>21</w:delText>
        </w:r>
        <w:r w:rsidRPr="00F522EB" w:rsidDel="00FD684D">
          <w:rPr>
            <w:rFonts w:ascii="Times New Roman" w:hAnsi="Times New Roman" w:hint="eastAsia"/>
            <w:sz w:val="28"/>
            <w:szCs w:val="28"/>
          </w:rPr>
          <w:delText>项目、</w:delText>
        </w:r>
        <w:r w:rsidRPr="00F522EB" w:rsidDel="00FD684D">
          <w:rPr>
            <w:rFonts w:ascii="Times New Roman" w:hAnsi="Times New Roman"/>
            <w:sz w:val="28"/>
            <w:szCs w:val="28"/>
          </w:rPr>
          <w:delText>C919</w:delText>
        </w:r>
        <w:r w:rsidRPr="00F522EB" w:rsidDel="00FD684D">
          <w:rPr>
            <w:rFonts w:ascii="Times New Roman" w:hAnsi="Times New Roman" w:hint="eastAsia"/>
            <w:sz w:val="28"/>
            <w:szCs w:val="28"/>
          </w:rPr>
          <w:delText>项目和</w:delText>
        </w:r>
        <w:r w:rsidRPr="00F522EB" w:rsidDel="00FD684D">
          <w:rPr>
            <w:rFonts w:ascii="Times New Roman" w:hAnsi="Times New Roman"/>
            <w:sz w:val="28"/>
            <w:szCs w:val="28"/>
          </w:rPr>
          <w:delText>C929</w:delText>
        </w:r>
        <w:r w:rsidRPr="00F522EB" w:rsidDel="00FD684D">
          <w:rPr>
            <w:rFonts w:ascii="Times New Roman" w:hAnsi="Times New Roman" w:hint="eastAsia"/>
            <w:sz w:val="28"/>
            <w:szCs w:val="28"/>
          </w:rPr>
          <w:delText>项目。</w:delText>
        </w:r>
      </w:del>
    </w:p>
    <w:p w:rsidR="00BA5025" w:rsidRPr="00F522EB" w:rsidRDefault="00583E87" w:rsidP="00FD684D">
      <w:pPr>
        <w:pStyle w:val="a5"/>
        <w:spacing w:line="440" w:lineRule="exact"/>
        <w:ind w:firstLineChars="200" w:firstLine="480"/>
        <w:rPr>
          <w:rFonts w:eastAsia="宋体"/>
          <w:sz w:val="24"/>
          <w:szCs w:val="24"/>
        </w:rPr>
        <w:pPrChange w:id="16" w:author="China" w:date="2025-11-27T20:47:00Z">
          <w:pPr>
            <w:pStyle w:val="a5"/>
            <w:spacing w:line="440" w:lineRule="exact"/>
          </w:pPr>
        </w:pPrChange>
      </w:pPr>
      <w:r w:rsidRPr="00F522EB">
        <w:rPr>
          <w:rFonts w:eastAsia="宋体"/>
          <w:sz w:val="24"/>
          <w:szCs w:val="24"/>
        </w:rPr>
        <w:t xml:space="preserve">This </w:t>
      </w:r>
      <w:r w:rsidR="005041B7" w:rsidRPr="00F522EB">
        <w:rPr>
          <w:rFonts w:eastAsia="宋体" w:hint="eastAsia"/>
          <w:sz w:val="24"/>
          <w:szCs w:val="24"/>
        </w:rPr>
        <w:t>m</w:t>
      </w:r>
      <w:r w:rsidR="005041B7" w:rsidRPr="00F522EB">
        <w:rPr>
          <w:rFonts w:eastAsia="宋体"/>
          <w:sz w:val="24"/>
          <w:szCs w:val="24"/>
        </w:rPr>
        <w:t xml:space="preserve">anagement </w:t>
      </w:r>
      <w:r w:rsidR="005041B7" w:rsidRPr="00F522EB">
        <w:rPr>
          <w:rFonts w:eastAsia="宋体" w:hint="eastAsia"/>
          <w:sz w:val="24"/>
          <w:szCs w:val="24"/>
        </w:rPr>
        <w:t>i</w:t>
      </w:r>
      <w:r w:rsidR="005041B7" w:rsidRPr="00F522EB">
        <w:rPr>
          <w:rFonts w:eastAsia="宋体"/>
          <w:sz w:val="24"/>
          <w:szCs w:val="24"/>
        </w:rPr>
        <w:t>nstruction</w:t>
      </w:r>
      <w:r w:rsidRPr="00F522EB">
        <w:rPr>
          <w:rFonts w:eastAsia="宋体"/>
          <w:sz w:val="24"/>
          <w:szCs w:val="24"/>
        </w:rPr>
        <w:t xml:space="preserve"> is applicable to ARJ</w:t>
      </w:r>
      <w:r w:rsidR="00417549" w:rsidRPr="00F522EB">
        <w:rPr>
          <w:rFonts w:eastAsia="宋体" w:hint="eastAsia"/>
          <w:sz w:val="24"/>
          <w:szCs w:val="24"/>
        </w:rPr>
        <w:t>21</w:t>
      </w:r>
      <w:r w:rsidRPr="00F522EB">
        <w:rPr>
          <w:rFonts w:eastAsia="宋体"/>
          <w:sz w:val="24"/>
          <w:szCs w:val="24"/>
        </w:rPr>
        <w:t>, C919 and C929 program.</w:t>
      </w:r>
    </w:p>
    <w:p w:rsidR="009D25A8" w:rsidRPr="00F522EB" w:rsidDel="00FD684D" w:rsidRDefault="001241AB" w:rsidP="000F7CE8">
      <w:pPr>
        <w:tabs>
          <w:tab w:val="left" w:pos="8580"/>
        </w:tabs>
        <w:spacing w:line="440" w:lineRule="exact"/>
        <w:ind w:leftChars="270" w:left="567"/>
        <w:rPr>
          <w:del w:id="17" w:author="China" w:date="2025-11-27T20:47:00Z"/>
          <w:rFonts w:ascii="Times New Roman" w:hAnsi="Times New Roman"/>
          <w:sz w:val="28"/>
          <w:szCs w:val="28"/>
        </w:rPr>
      </w:pPr>
      <w:del w:id="18" w:author="China" w:date="2025-11-27T20:47:00Z">
        <w:r w:rsidRPr="00F522EB" w:rsidDel="00FD684D">
          <w:rPr>
            <w:rFonts w:ascii="Times New Roman" w:hAnsi="Times New Roman" w:hint="eastAsia"/>
            <w:sz w:val="28"/>
            <w:szCs w:val="28"/>
          </w:rPr>
          <w:delText>本管理标准依据</w:delText>
        </w:r>
        <w:r w:rsidR="006D710E" w:rsidDel="00FD684D">
          <w:rPr>
            <w:rFonts w:ascii="Times New Roman" w:hAnsi="Times New Roman"/>
            <w:sz w:val="28"/>
            <w:szCs w:val="28"/>
          </w:rPr>
          <w:delText>GLC14070202</w:delText>
        </w:r>
        <w:r w:rsidRPr="00F522EB" w:rsidDel="00FD684D">
          <w:rPr>
            <w:rFonts w:ascii="Times New Roman" w:hAnsi="Times New Roman" w:hint="eastAsia"/>
            <w:sz w:val="28"/>
            <w:szCs w:val="28"/>
          </w:rPr>
          <w:delText>、</w:delText>
        </w:r>
        <w:r w:rsidRPr="00F522EB" w:rsidDel="00FD684D">
          <w:rPr>
            <w:rFonts w:ascii="Times New Roman" w:hAnsi="Times New Roman"/>
            <w:sz w:val="28"/>
            <w:szCs w:val="28"/>
          </w:rPr>
          <w:delText>SR0006</w:delText>
        </w:r>
        <w:r w:rsidRPr="00F522EB" w:rsidDel="00FD684D">
          <w:rPr>
            <w:rFonts w:ascii="Times New Roman" w:hAnsi="Times New Roman" w:hint="eastAsia"/>
            <w:sz w:val="28"/>
            <w:szCs w:val="28"/>
          </w:rPr>
          <w:delText>、</w:delText>
        </w:r>
        <w:r w:rsidRPr="00F522EB" w:rsidDel="00FD684D">
          <w:rPr>
            <w:rFonts w:ascii="Times New Roman" w:hAnsi="Times New Roman"/>
            <w:sz w:val="28"/>
            <w:szCs w:val="28"/>
          </w:rPr>
          <w:delText>SR0008</w:delText>
        </w:r>
        <w:r w:rsidRPr="00F522EB" w:rsidDel="00FD684D">
          <w:rPr>
            <w:rFonts w:ascii="Times New Roman" w:hAnsi="Times New Roman" w:hint="eastAsia"/>
            <w:sz w:val="28"/>
            <w:szCs w:val="28"/>
          </w:rPr>
          <w:delText>的要求制定。</w:delText>
        </w:r>
      </w:del>
    </w:p>
    <w:p w:rsidR="00BA5025" w:rsidRPr="00F522EB" w:rsidRDefault="00583E87" w:rsidP="00FD684D">
      <w:pPr>
        <w:pStyle w:val="a5"/>
        <w:spacing w:line="440" w:lineRule="exact"/>
        <w:ind w:firstLineChars="200" w:firstLine="480"/>
        <w:rPr>
          <w:rFonts w:eastAsia="宋体"/>
          <w:sz w:val="24"/>
          <w:szCs w:val="24"/>
        </w:rPr>
        <w:pPrChange w:id="19" w:author="China" w:date="2025-11-27T20:47:00Z">
          <w:pPr>
            <w:pStyle w:val="a5"/>
            <w:spacing w:line="440" w:lineRule="exact"/>
          </w:pPr>
        </w:pPrChange>
      </w:pPr>
      <w:r w:rsidRPr="00F522EB">
        <w:rPr>
          <w:rFonts w:eastAsia="宋体"/>
          <w:sz w:val="24"/>
          <w:szCs w:val="24"/>
        </w:rPr>
        <w:t xml:space="preserve">This </w:t>
      </w:r>
      <w:r w:rsidR="005041B7" w:rsidRPr="00F522EB">
        <w:rPr>
          <w:rFonts w:eastAsia="宋体" w:hint="eastAsia"/>
          <w:sz w:val="24"/>
          <w:szCs w:val="24"/>
        </w:rPr>
        <w:t>m</w:t>
      </w:r>
      <w:r w:rsidR="005041B7" w:rsidRPr="00F522EB">
        <w:rPr>
          <w:rFonts w:eastAsia="宋体"/>
          <w:sz w:val="24"/>
          <w:szCs w:val="24"/>
        </w:rPr>
        <w:t xml:space="preserve">anagement </w:t>
      </w:r>
      <w:r w:rsidR="005041B7" w:rsidRPr="00F522EB">
        <w:rPr>
          <w:rFonts w:eastAsia="宋体" w:hint="eastAsia"/>
          <w:sz w:val="24"/>
          <w:szCs w:val="24"/>
        </w:rPr>
        <w:t>i</w:t>
      </w:r>
      <w:r w:rsidR="005041B7" w:rsidRPr="00F522EB">
        <w:rPr>
          <w:rFonts w:eastAsia="宋体"/>
          <w:sz w:val="24"/>
          <w:szCs w:val="24"/>
        </w:rPr>
        <w:t>nstruction</w:t>
      </w:r>
      <w:r w:rsidRPr="00F522EB">
        <w:rPr>
          <w:rFonts w:eastAsia="宋体"/>
          <w:sz w:val="24"/>
          <w:szCs w:val="24"/>
        </w:rPr>
        <w:t xml:space="preserve"> is developed according to </w:t>
      </w:r>
      <w:r w:rsidR="006D710E">
        <w:rPr>
          <w:rFonts w:eastAsia="宋体"/>
          <w:sz w:val="24"/>
          <w:szCs w:val="24"/>
        </w:rPr>
        <w:t>GLC14070202</w:t>
      </w:r>
      <w:r w:rsidRPr="00F522EB">
        <w:rPr>
          <w:rFonts w:eastAsia="宋体"/>
          <w:sz w:val="24"/>
          <w:szCs w:val="24"/>
        </w:rPr>
        <w:t xml:space="preserve">, SR0006, </w:t>
      </w:r>
      <w:proofErr w:type="gramStart"/>
      <w:r w:rsidRPr="00F522EB">
        <w:rPr>
          <w:rFonts w:eastAsia="宋体"/>
          <w:sz w:val="24"/>
          <w:szCs w:val="24"/>
        </w:rPr>
        <w:t>SR0008</w:t>
      </w:r>
      <w:proofErr w:type="gramEnd"/>
      <w:r w:rsidRPr="00F522EB">
        <w:rPr>
          <w:rFonts w:eastAsia="宋体"/>
          <w:sz w:val="24"/>
          <w:szCs w:val="24"/>
        </w:rPr>
        <w:t>.</w:t>
      </w:r>
    </w:p>
    <w:p w:rsidR="009D25A8" w:rsidRPr="00F522EB" w:rsidRDefault="009D25A8" w:rsidP="000F7CE8">
      <w:pPr>
        <w:adjustRightInd w:val="0"/>
        <w:spacing w:line="440" w:lineRule="exact"/>
        <w:textAlignment w:val="baseline"/>
        <w:rPr>
          <w:rFonts w:ascii="Times New Roman" w:hAnsi="Times New Roman"/>
        </w:rPr>
      </w:pPr>
    </w:p>
    <w:p w:rsidR="009D25A8" w:rsidRPr="00F522EB" w:rsidRDefault="00583E87" w:rsidP="000F7CE8">
      <w:pPr>
        <w:adjustRightInd w:val="0"/>
        <w:spacing w:line="440" w:lineRule="exact"/>
        <w:textAlignment w:val="baseline"/>
        <w:rPr>
          <w:rFonts w:ascii="Times New Roman" w:eastAsia="黑体" w:hAnsi="Times New Roman"/>
          <w:spacing w:val="22"/>
          <w:sz w:val="28"/>
        </w:rPr>
      </w:pPr>
      <w:proofErr w:type="gramStart"/>
      <w:r w:rsidRPr="00F522EB">
        <w:rPr>
          <w:rFonts w:ascii="黑体" w:eastAsia="黑体" w:hAnsi="黑体"/>
          <w:spacing w:val="22"/>
          <w:sz w:val="28"/>
        </w:rPr>
        <w:t>2</w:t>
      </w:r>
      <w:r w:rsidR="001241AB" w:rsidRPr="00F522EB">
        <w:rPr>
          <w:rFonts w:ascii="Times New Roman" w:eastAsia="黑体" w:hAnsi="Times New Roman"/>
          <w:spacing w:val="22"/>
          <w:sz w:val="28"/>
        </w:rPr>
        <w:t xml:space="preserve">  </w:t>
      </w:r>
      <w:proofErr w:type="gramEnd"/>
      <w:del w:id="20" w:author="China" w:date="2025-11-27T20:48:00Z">
        <w:r w:rsidR="001241AB" w:rsidRPr="00F522EB" w:rsidDel="00FD684D">
          <w:rPr>
            <w:rFonts w:ascii="Times New Roman" w:eastAsia="黑体" w:hAnsi="Times New Roman" w:hint="eastAsia"/>
            <w:spacing w:val="22"/>
            <w:sz w:val="28"/>
          </w:rPr>
          <w:delText>引用</w:delText>
        </w:r>
      </w:del>
      <w:del w:id="21" w:author="China" w:date="2025-11-27T20:47:00Z">
        <w:r w:rsidR="001241AB" w:rsidRPr="00F522EB" w:rsidDel="00FD684D">
          <w:rPr>
            <w:rFonts w:ascii="Times New Roman" w:eastAsia="黑体" w:hAnsi="Times New Roman" w:hint="eastAsia"/>
            <w:spacing w:val="22"/>
            <w:sz w:val="28"/>
          </w:rPr>
          <w:delText>文件</w:delText>
        </w:r>
      </w:del>
      <w:r w:rsidRPr="00F522EB">
        <w:rPr>
          <w:rFonts w:ascii="Times New Roman" w:eastAsia="黑体" w:hAnsi="Times New Roman"/>
          <w:b/>
          <w:kern w:val="0"/>
          <w:sz w:val="24"/>
          <w:szCs w:val="24"/>
        </w:rPr>
        <w:t>Referenced Documents</w:t>
      </w:r>
    </w:p>
    <w:p w:rsidR="009D25A8" w:rsidRPr="00F522EB" w:rsidRDefault="009D25A8" w:rsidP="000F7CE8">
      <w:pPr>
        <w:adjustRightInd w:val="0"/>
        <w:spacing w:line="440" w:lineRule="exact"/>
        <w:textAlignment w:val="baseline"/>
        <w:rPr>
          <w:rFonts w:ascii="Times New Roman" w:eastAsia="楷体_GB2312" w:hAnsi="Times New Roman"/>
          <w:b/>
          <w:spacing w:val="22"/>
          <w:sz w:val="28"/>
        </w:rPr>
      </w:pPr>
    </w:p>
    <w:p w:rsidR="00D24D25" w:rsidRPr="00F522EB" w:rsidDel="00FD684D" w:rsidRDefault="006D710E" w:rsidP="00D24D25">
      <w:pPr>
        <w:spacing w:line="440" w:lineRule="exact"/>
        <w:ind w:firstLineChars="200" w:firstLine="560"/>
        <w:outlineLvl w:val="0"/>
        <w:rPr>
          <w:del w:id="22" w:author="China" w:date="2025-11-27T20:48:00Z"/>
          <w:rFonts w:ascii="Times New Roman" w:hAnsi="Times New Roman"/>
          <w:sz w:val="28"/>
          <w:szCs w:val="28"/>
        </w:rPr>
      </w:pPr>
      <w:del w:id="23" w:author="China" w:date="2025-11-27T20:48:00Z">
        <w:r w:rsidDel="00FD684D">
          <w:rPr>
            <w:rFonts w:ascii="Times New Roman" w:hAnsi="Times New Roman"/>
            <w:sz w:val="28"/>
            <w:szCs w:val="28"/>
          </w:rPr>
          <w:delText>GLC14070202</w:delText>
        </w:r>
        <w:r w:rsidR="001241AB" w:rsidRPr="00F522EB" w:rsidDel="00FD684D">
          <w:rPr>
            <w:rFonts w:ascii="Times New Roman" w:hAnsi="Times New Roman"/>
            <w:sz w:val="28"/>
            <w:szCs w:val="28"/>
          </w:rPr>
          <w:delText xml:space="preserve">  </w:delText>
        </w:r>
        <w:r w:rsidR="00266977" w:rsidDel="00FD684D">
          <w:rPr>
            <w:rFonts w:ascii="Times New Roman" w:hAnsi="Times New Roman" w:hint="eastAsia"/>
            <w:sz w:val="28"/>
            <w:szCs w:val="28"/>
          </w:rPr>
          <w:delText>工装设计与更改</w:delText>
        </w:r>
      </w:del>
    </w:p>
    <w:p w:rsidR="00266977" w:rsidDel="00FD684D" w:rsidRDefault="001241AB" w:rsidP="00266977">
      <w:pPr>
        <w:autoSpaceDE w:val="0"/>
        <w:autoSpaceDN w:val="0"/>
        <w:adjustRightInd w:val="0"/>
        <w:spacing w:line="440" w:lineRule="exact"/>
        <w:jc w:val="left"/>
        <w:rPr>
          <w:del w:id="24" w:author="China" w:date="2025-11-27T20:48:00Z"/>
          <w:rFonts w:ascii="Times New Roman" w:hAnsi="Times New Roman"/>
          <w:sz w:val="24"/>
          <w:szCs w:val="24"/>
        </w:rPr>
      </w:pPr>
      <w:del w:id="25" w:author="China" w:date="2025-11-27T20:48:00Z">
        <w:r w:rsidRPr="00F522EB" w:rsidDel="00FD684D">
          <w:rPr>
            <w:rFonts w:ascii="Times New Roman" w:hAnsi="Times New Roman"/>
            <w:sz w:val="24"/>
            <w:szCs w:val="24"/>
          </w:rPr>
          <w:delText xml:space="preserve">                   </w:delText>
        </w:r>
        <w:r w:rsidR="009F44AD" w:rsidRPr="00F522EB" w:rsidDel="00FD684D">
          <w:rPr>
            <w:rFonts w:ascii="Times New Roman" w:hAnsi="Times New Roman" w:hint="eastAsia"/>
            <w:sz w:val="24"/>
            <w:szCs w:val="24"/>
          </w:rPr>
          <w:delText xml:space="preserve">  </w:delText>
        </w:r>
        <w:r w:rsidR="00266977" w:rsidRPr="00266977" w:rsidDel="00FD684D">
          <w:rPr>
            <w:rFonts w:ascii="Times New Roman" w:hAnsi="Times New Roman"/>
            <w:sz w:val="24"/>
            <w:szCs w:val="24"/>
          </w:rPr>
          <w:delText>Management Procedure for Design and Change of Tooling</w:delText>
        </w:r>
      </w:del>
    </w:p>
    <w:p w:rsidR="00D24D25" w:rsidRPr="00F522EB" w:rsidDel="00FD684D" w:rsidRDefault="001241AB" w:rsidP="00266977">
      <w:pPr>
        <w:autoSpaceDE w:val="0"/>
        <w:autoSpaceDN w:val="0"/>
        <w:adjustRightInd w:val="0"/>
        <w:spacing w:line="440" w:lineRule="exact"/>
        <w:jc w:val="left"/>
        <w:rPr>
          <w:del w:id="26" w:author="China" w:date="2025-11-27T20:48:00Z"/>
          <w:rFonts w:ascii="Times New Roman" w:hAnsi="Times New Roman"/>
          <w:sz w:val="28"/>
          <w:szCs w:val="28"/>
        </w:rPr>
      </w:pPr>
      <w:del w:id="27" w:author="China" w:date="2025-11-27T20:48:00Z">
        <w:r w:rsidRPr="00F522EB" w:rsidDel="00FD684D">
          <w:rPr>
            <w:rFonts w:ascii="Times New Roman" w:hAnsi="Times New Roman"/>
            <w:sz w:val="28"/>
            <w:szCs w:val="28"/>
          </w:rPr>
          <w:delText xml:space="preserve">GLC231008  </w:delText>
        </w:r>
        <w:r w:rsidRPr="00F522EB" w:rsidDel="00FD684D">
          <w:rPr>
            <w:rFonts w:ascii="Times New Roman" w:hAnsi="Times New Roman" w:hint="eastAsia"/>
            <w:sz w:val="28"/>
            <w:szCs w:val="28"/>
          </w:rPr>
          <w:delText>质量记录管理程序</w:delText>
        </w:r>
      </w:del>
    </w:p>
    <w:p w:rsidR="00D24D25" w:rsidRPr="00F522EB" w:rsidRDefault="001241AB" w:rsidP="00D24D25">
      <w:pPr>
        <w:autoSpaceDE w:val="0"/>
        <w:autoSpaceDN w:val="0"/>
        <w:adjustRightInd w:val="0"/>
        <w:spacing w:line="440" w:lineRule="exact"/>
        <w:jc w:val="left"/>
        <w:rPr>
          <w:rFonts w:ascii="Times New Roman" w:hAnsi="Times New Roman"/>
          <w:sz w:val="24"/>
          <w:szCs w:val="24"/>
        </w:rPr>
      </w:pPr>
      <w:r w:rsidRPr="00F522EB">
        <w:rPr>
          <w:rFonts w:ascii="Times New Roman" w:hAnsi="Times New Roman"/>
          <w:sz w:val="24"/>
          <w:szCs w:val="24"/>
        </w:rPr>
        <w:t xml:space="preserve">    </w:t>
      </w:r>
      <w:ins w:id="28" w:author="China" w:date="2025-11-27T20:48:00Z">
        <w:r w:rsidR="00FD684D">
          <w:rPr>
            <w:rFonts w:ascii="Times New Roman" w:hAnsi="Times New Roman"/>
            <w:sz w:val="24"/>
            <w:szCs w:val="24"/>
          </w:rPr>
          <w:t xml:space="preserve"> </w:t>
        </w:r>
        <w:r w:rsidR="00FD684D" w:rsidRPr="00FD684D">
          <w:rPr>
            <w:rFonts w:ascii="Times New Roman" w:hAnsi="Times New Roman"/>
            <w:sz w:val="24"/>
            <w:szCs w:val="24"/>
          </w:rPr>
          <w:t>GLC231008</w:t>
        </w:r>
      </w:ins>
      <w:del w:id="29" w:author="China" w:date="2025-11-27T20:48:00Z">
        <w:r w:rsidRPr="00F522EB" w:rsidDel="00FD684D">
          <w:rPr>
            <w:rFonts w:ascii="Times New Roman" w:hAnsi="Times New Roman"/>
            <w:sz w:val="24"/>
            <w:szCs w:val="24"/>
          </w:rPr>
          <w:delText xml:space="preserve">            </w:delText>
        </w:r>
      </w:del>
      <w:r w:rsidRPr="00F522EB">
        <w:rPr>
          <w:rFonts w:ascii="Times New Roman" w:hAnsi="Times New Roman"/>
          <w:sz w:val="24"/>
          <w:szCs w:val="24"/>
        </w:rPr>
        <w:t xml:space="preserve">   Management Procedure for Quality Records</w:t>
      </w:r>
    </w:p>
    <w:p w:rsidR="009D25A8" w:rsidRPr="00F522EB" w:rsidDel="00FD684D" w:rsidRDefault="001241AB" w:rsidP="000F7CE8">
      <w:pPr>
        <w:spacing w:line="440" w:lineRule="exact"/>
        <w:ind w:firstLineChars="200" w:firstLine="560"/>
        <w:outlineLvl w:val="0"/>
        <w:rPr>
          <w:del w:id="30" w:author="China" w:date="2025-11-27T20:48:00Z"/>
          <w:rFonts w:ascii="Times New Roman" w:hAnsi="Times New Roman"/>
          <w:sz w:val="28"/>
          <w:szCs w:val="28"/>
        </w:rPr>
      </w:pPr>
      <w:del w:id="31" w:author="China" w:date="2025-11-27T20:48:00Z">
        <w:r w:rsidRPr="00F522EB" w:rsidDel="00FD684D">
          <w:rPr>
            <w:rFonts w:ascii="Times New Roman" w:hAnsi="Times New Roman"/>
            <w:sz w:val="28"/>
            <w:szCs w:val="28"/>
          </w:rPr>
          <w:delText xml:space="preserve">SR0006  </w:delText>
        </w:r>
        <w:r w:rsidRPr="00F522EB" w:rsidDel="00FD684D">
          <w:rPr>
            <w:rFonts w:ascii="Times New Roman" w:hAnsi="Times New Roman" w:hint="eastAsia"/>
            <w:sz w:val="28"/>
            <w:szCs w:val="28"/>
          </w:rPr>
          <w:delText>工艺装备设计、制造、验收及管理规定</w:delText>
        </w:r>
      </w:del>
    </w:p>
    <w:p w:rsidR="000E7614" w:rsidRPr="00F522EB" w:rsidRDefault="00583E87" w:rsidP="000F7CE8">
      <w:pPr>
        <w:pStyle w:val="a5"/>
        <w:spacing w:line="440" w:lineRule="exact"/>
        <w:rPr>
          <w:rFonts w:eastAsia="宋体"/>
          <w:sz w:val="24"/>
          <w:szCs w:val="24"/>
        </w:rPr>
      </w:pPr>
      <w:r w:rsidRPr="00F522EB">
        <w:rPr>
          <w:rFonts w:eastAsia="宋体"/>
          <w:sz w:val="24"/>
          <w:szCs w:val="24"/>
        </w:rPr>
        <w:t xml:space="preserve">     </w:t>
      </w:r>
      <w:ins w:id="32" w:author="China" w:date="2025-11-27T20:48:00Z">
        <w:r w:rsidR="00FD684D" w:rsidRPr="00FD684D">
          <w:rPr>
            <w:rFonts w:eastAsia="宋体"/>
            <w:sz w:val="24"/>
            <w:szCs w:val="24"/>
          </w:rPr>
          <w:t>SR0006</w:t>
        </w:r>
      </w:ins>
      <w:del w:id="33" w:author="China" w:date="2025-11-27T20:48:00Z">
        <w:r w:rsidRPr="00F522EB" w:rsidDel="00FD684D">
          <w:rPr>
            <w:rFonts w:eastAsia="宋体"/>
            <w:sz w:val="24"/>
            <w:szCs w:val="24"/>
          </w:rPr>
          <w:delText xml:space="preserve">       </w:delText>
        </w:r>
      </w:del>
      <w:r w:rsidRPr="00F522EB">
        <w:rPr>
          <w:rFonts w:eastAsia="宋体"/>
          <w:sz w:val="24"/>
          <w:szCs w:val="24"/>
        </w:rPr>
        <w:t xml:space="preserve">   Regulations of Tooling Design, Manufacturing, Acceptance and Management</w:t>
      </w:r>
    </w:p>
    <w:p w:rsidR="002B0E9B" w:rsidRPr="00F522EB" w:rsidDel="00FD684D" w:rsidRDefault="00583E87" w:rsidP="000F7CE8">
      <w:pPr>
        <w:pStyle w:val="a5"/>
        <w:spacing w:line="440" w:lineRule="exact"/>
        <w:ind w:firstLine="570"/>
        <w:rPr>
          <w:del w:id="34" w:author="China" w:date="2025-11-27T20:48:00Z"/>
          <w:rFonts w:eastAsia="宋体"/>
          <w:szCs w:val="28"/>
        </w:rPr>
      </w:pPr>
      <w:del w:id="35" w:author="China" w:date="2025-11-27T20:48:00Z">
        <w:r w:rsidRPr="00F522EB" w:rsidDel="00FD684D">
          <w:rPr>
            <w:szCs w:val="28"/>
          </w:rPr>
          <w:delText xml:space="preserve">SR0008  </w:delText>
        </w:r>
        <w:r w:rsidRPr="00F522EB" w:rsidDel="00FD684D">
          <w:rPr>
            <w:rFonts w:eastAsia="宋体" w:hint="eastAsia"/>
            <w:szCs w:val="28"/>
          </w:rPr>
          <w:delText>机体供应商买方控制工装项目工装设计评审</w:delText>
        </w:r>
      </w:del>
    </w:p>
    <w:p w:rsidR="002B0E9B" w:rsidRPr="00F522EB" w:rsidRDefault="001241AB" w:rsidP="000F7CE8">
      <w:pPr>
        <w:autoSpaceDE w:val="0"/>
        <w:autoSpaceDN w:val="0"/>
        <w:adjustRightInd w:val="0"/>
        <w:spacing w:line="440" w:lineRule="exact"/>
        <w:jc w:val="left"/>
        <w:rPr>
          <w:rFonts w:ascii="Times New Roman" w:hAnsi="Times New Roman"/>
          <w:spacing w:val="-18"/>
          <w:sz w:val="24"/>
          <w:szCs w:val="24"/>
        </w:rPr>
      </w:pPr>
      <w:r w:rsidRPr="00F522EB">
        <w:rPr>
          <w:rFonts w:ascii="Times New Roman" w:eastAsia="黑体" w:hAnsi="Times New Roman"/>
          <w:kern w:val="0"/>
          <w:sz w:val="24"/>
          <w:szCs w:val="24"/>
        </w:rPr>
        <w:t xml:space="preserve">    </w:t>
      </w:r>
      <w:ins w:id="36" w:author="China" w:date="2025-11-27T20:48:00Z">
        <w:r w:rsidR="00FD684D">
          <w:rPr>
            <w:rFonts w:ascii="Times New Roman" w:eastAsia="黑体" w:hAnsi="Times New Roman"/>
            <w:kern w:val="0"/>
            <w:sz w:val="24"/>
            <w:szCs w:val="24"/>
          </w:rPr>
          <w:t xml:space="preserve"> </w:t>
        </w:r>
        <w:r w:rsidR="00FD684D" w:rsidRPr="00FD684D">
          <w:rPr>
            <w:rFonts w:ascii="Times New Roman" w:eastAsia="黑体" w:hAnsi="Times New Roman"/>
            <w:kern w:val="0"/>
            <w:sz w:val="24"/>
            <w:szCs w:val="24"/>
          </w:rPr>
          <w:t>SR0008</w:t>
        </w:r>
      </w:ins>
      <w:del w:id="37" w:author="China" w:date="2025-11-27T20:48:00Z">
        <w:r w:rsidRPr="00F522EB" w:rsidDel="00FD684D">
          <w:rPr>
            <w:rFonts w:ascii="Times New Roman" w:eastAsia="黑体" w:hAnsi="Times New Roman"/>
            <w:kern w:val="0"/>
            <w:sz w:val="24"/>
            <w:szCs w:val="24"/>
          </w:rPr>
          <w:delText xml:space="preserve">        </w:delText>
        </w:r>
      </w:del>
      <w:r w:rsidRPr="00F522EB">
        <w:rPr>
          <w:rFonts w:ascii="Times New Roman" w:eastAsia="黑体" w:hAnsi="Times New Roman"/>
          <w:kern w:val="0"/>
          <w:sz w:val="24"/>
          <w:szCs w:val="24"/>
        </w:rPr>
        <w:t xml:space="preserve">   </w:t>
      </w:r>
      <w:r w:rsidRPr="00FD684D">
        <w:rPr>
          <w:rFonts w:ascii="Times New Roman" w:hAnsi="Times New Roman"/>
          <w:sz w:val="24"/>
          <w:szCs w:val="24"/>
          <w:rPrChange w:id="38" w:author="China" w:date="2025-11-27T20:51:00Z">
            <w:rPr>
              <w:rFonts w:ascii="Times New Roman" w:eastAsia="黑体" w:hAnsi="Times New Roman"/>
              <w:spacing w:val="-18"/>
              <w:kern w:val="0"/>
              <w:sz w:val="24"/>
              <w:szCs w:val="24"/>
            </w:rPr>
          </w:rPrChange>
        </w:rPr>
        <w:t>Tooling Design Review of airframe supplier's tooling program that is controlled by COMAC</w:t>
      </w:r>
    </w:p>
    <w:p w:rsidR="000F7CE8" w:rsidRPr="00F522EB" w:rsidRDefault="000F7CE8" w:rsidP="000F7CE8">
      <w:pPr>
        <w:autoSpaceDE w:val="0"/>
        <w:autoSpaceDN w:val="0"/>
        <w:adjustRightInd w:val="0"/>
        <w:spacing w:line="440" w:lineRule="exact"/>
        <w:jc w:val="left"/>
        <w:rPr>
          <w:rFonts w:ascii="Times New Roman" w:hAnsi="Times New Roman"/>
          <w:sz w:val="24"/>
          <w:szCs w:val="24"/>
        </w:rPr>
      </w:pPr>
      <w:bookmarkStart w:id="39" w:name="_GoBack"/>
      <w:bookmarkEnd w:id="39"/>
    </w:p>
    <w:p w:rsidR="009D25A8" w:rsidRPr="00F522EB" w:rsidRDefault="00583E87" w:rsidP="000F7CE8">
      <w:pPr>
        <w:adjustRightInd w:val="0"/>
        <w:spacing w:line="440" w:lineRule="exact"/>
        <w:textAlignment w:val="baseline"/>
        <w:rPr>
          <w:rFonts w:ascii="Times New Roman" w:eastAsia="黑体" w:hAnsi="Times New Roman"/>
          <w:spacing w:val="22"/>
          <w:sz w:val="28"/>
        </w:rPr>
      </w:pPr>
      <w:proofErr w:type="gramStart"/>
      <w:r w:rsidRPr="00F522EB">
        <w:rPr>
          <w:rFonts w:ascii="黑体" w:eastAsia="黑体" w:hAnsi="黑体"/>
          <w:sz w:val="28"/>
        </w:rPr>
        <w:t>3</w:t>
      </w:r>
      <w:r w:rsidR="001241AB" w:rsidRPr="00F522EB">
        <w:rPr>
          <w:rFonts w:ascii="Times New Roman" w:eastAsia="黑体" w:hAnsi="Times New Roman"/>
          <w:sz w:val="28"/>
        </w:rPr>
        <w:t xml:space="preserve">  </w:t>
      </w:r>
      <w:proofErr w:type="gramEnd"/>
      <w:del w:id="40" w:author="China" w:date="2025-11-27T20:48:00Z">
        <w:r w:rsidR="001241AB" w:rsidRPr="00F522EB" w:rsidDel="00FD684D">
          <w:rPr>
            <w:rFonts w:ascii="Times New Roman" w:eastAsia="黑体" w:hAnsi="Times New Roman" w:hint="eastAsia"/>
            <w:spacing w:val="22"/>
            <w:sz w:val="28"/>
          </w:rPr>
          <w:delText>表格</w:delText>
        </w:r>
      </w:del>
      <w:r w:rsidRPr="00F522EB">
        <w:rPr>
          <w:rFonts w:ascii="Times New Roman" w:eastAsia="黑体" w:hAnsi="Times New Roman"/>
          <w:b/>
          <w:kern w:val="0"/>
          <w:sz w:val="24"/>
          <w:szCs w:val="24"/>
        </w:rPr>
        <w:t>Form</w:t>
      </w:r>
    </w:p>
    <w:p w:rsidR="00664143" w:rsidRPr="00F522EB" w:rsidDel="00FD684D" w:rsidRDefault="00664143" w:rsidP="000F7CE8">
      <w:pPr>
        <w:spacing w:line="440" w:lineRule="exact"/>
        <w:ind w:firstLineChars="200" w:firstLine="560"/>
        <w:rPr>
          <w:del w:id="41" w:author="China" w:date="2025-11-27T20:49:00Z"/>
          <w:rFonts w:ascii="Times New Roman" w:hAnsi="Times New Roman"/>
          <w:sz w:val="28"/>
          <w:szCs w:val="20"/>
        </w:rPr>
      </w:pPr>
    </w:p>
    <w:p w:rsidR="009D25A8" w:rsidRPr="00F522EB" w:rsidRDefault="001241AB" w:rsidP="00FD684D">
      <w:pPr>
        <w:spacing w:line="440" w:lineRule="exact"/>
        <w:rPr>
          <w:rFonts w:ascii="Times New Roman" w:hAnsi="Times New Roman"/>
          <w:sz w:val="28"/>
          <w:szCs w:val="20"/>
        </w:rPr>
        <w:pPrChange w:id="42" w:author="China" w:date="2025-11-27T20:49:00Z">
          <w:pPr>
            <w:spacing w:line="440" w:lineRule="exact"/>
            <w:ind w:firstLineChars="200" w:firstLine="560"/>
          </w:pPr>
        </w:pPrChange>
      </w:pPr>
      <w:del w:id="43" w:author="China" w:date="2025-11-27T20:49:00Z">
        <w:r w:rsidRPr="00F522EB" w:rsidDel="00FD684D">
          <w:rPr>
            <w:rFonts w:ascii="Times New Roman" w:hAnsi="Times New Roman" w:hint="eastAsia"/>
            <w:sz w:val="28"/>
            <w:szCs w:val="20"/>
          </w:rPr>
          <w:delText>无</w:delText>
        </w:r>
      </w:del>
    </w:p>
    <w:p w:rsidR="00A65A56" w:rsidRPr="00F522EB" w:rsidRDefault="001241AB">
      <w:pPr>
        <w:autoSpaceDE w:val="0"/>
        <w:autoSpaceDN w:val="0"/>
        <w:adjustRightInd w:val="0"/>
        <w:spacing w:line="440" w:lineRule="exact"/>
        <w:ind w:firstLineChars="200" w:firstLine="480"/>
        <w:jc w:val="left"/>
        <w:rPr>
          <w:rFonts w:ascii="Times New Roman" w:hAnsi="Times New Roman"/>
          <w:sz w:val="24"/>
          <w:szCs w:val="24"/>
        </w:rPr>
      </w:pPr>
      <w:r w:rsidRPr="00F522EB">
        <w:rPr>
          <w:rFonts w:ascii="Times New Roman" w:hAnsi="Times New Roman"/>
          <w:sz w:val="24"/>
          <w:szCs w:val="24"/>
        </w:rPr>
        <w:t>None</w:t>
      </w:r>
    </w:p>
    <w:p w:rsidR="000F7CE8" w:rsidRPr="00F522EB" w:rsidRDefault="000F7CE8" w:rsidP="000F7CE8">
      <w:pPr>
        <w:autoSpaceDE w:val="0"/>
        <w:autoSpaceDN w:val="0"/>
        <w:adjustRightInd w:val="0"/>
        <w:spacing w:line="440" w:lineRule="exact"/>
        <w:jc w:val="left"/>
        <w:rPr>
          <w:rFonts w:ascii="Times New Roman" w:hAnsi="Times New Roman"/>
          <w:sz w:val="24"/>
          <w:szCs w:val="24"/>
        </w:rPr>
      </w:pPr>
    </w:p>
    <w:p w:rsidR="009D25A8" w:rsidRPr="00F522EB" w:rsidRDefault="00583E87" w:rsidP="00C65A3E">
      <w:pPr>
        <w:adjustRightInd w:val="0"/>
        <w:spacing w:line="440" w:lineRule="exact"/>
        <w:textAlignment w:val="baseline"/>
        <w:rPr>
          <w:rFonts w:ascii="Times New Roman" w:hAnsi="Times New Roman"/>
          <w:sz w:val="24"/>
          <w:szCs w:val="24"/>
        </w:rPr>
      </w:pPr>
      <w:proofErr w:type="gramStart"/>
      <w:r w:rsidRPr="00F522EB">
        <w:rPr>
          <w:rFonts w:ascii="黑体" w:eastAsia="黑体" w:hAnsi="黑体"/>
          <w:sz w:val="28"/>
        </w:rPr>
        <w:t>4</w:t>
      </w:r>
      <w:r w:rsidR="001241AB" w:rsidRPr="00F522EB">
        <w:rPr>
          <w:rFonts w:ascii="Times New Roman" w:eastAsia="黑体" w:hAnsi="Times New Roman"/>
          <w:sz w:val="28"/>
          <w:szCs w:val="28"/>
        </w:rPr>
        <w:t xml:space="preserve">  </w:t>
      </w:r>
      <w:proofErr w:type="gramEnd"/>
      <w:del w:id="44" w:author="China" w:date="2025-11-27T20:49:00Z">
        <w:r w:rsidR="001241AB" w:rsidRPr="00F522EB" w:rsidDel="00FD684D">
          <w:rPr>
            <w:rFonts w:ascii="Times New Roman" w:eastAsia="黑体" w:hAnsi="Times New Roman" w:hint="eastAsia"/>
            <w:sz w:val="28"/>
            <w:szCs w:val="28"/>
          </w:rPr>
          <w:delText>术语和定义</w:delText>
        </w:r>
      </w:del>
      <w:r w:rsidRPr="00F522EB">
        <w:rPr>
          <w:rFonts w:ascii="Times New Roman" w:eastAsia="黑体" w:hAnsi="Times New Roman"/>
          <w:b/>
          <w:kern w:val="0"/>
          <w:sz w:val="24"/>
          <w:szCs w:val="24"/>
        </w:rPr>
        <w:t>Terms and Definitions</w:t>
      </w:r>
    </w:p>
    <w:p w:rsidR="00664143" w:rsidRPr="00F522EB" w:rsidRDefault="00664143" w:rsidP="000F7CE8">
      <w:pPr>
        <w:autoSpaceDE w:val="0"/>
        <w:autoSpaceDN w:val="0"/>
        <w:spacing w:line="440" w:lineRule="exact"/>
        <w:ind w:firstLineChars="200" w:firstLine="560"/>
        <w:rPr>
          <w:rFonts w:ascii="Times New Roman" w:eastAsiaTheme="minorEastAsia" w:hAnsiTheme="minorEastAsia"/>
          <w:sz w:val="28"/>
          <w:szCs w:val="28"/>
        </w:rPr>
      </w:pPr>
    </w:p>
    <w:p w:rsidR="009D25A8" w:rsidRPr="00F522EB" w:rsidDel="00FD684D" w:rsidRDefault="001241AB" w:rsidP="000F7CE8">
      <w:pPr>
        <w:autoSpaceDE w:val="0"/>
        <w:autoSpaceDN w:val="0"/>
        <w:spacing w:line="440" w:lineRule="exact"/>
        <w:ind w:firstLineChars="200" w:firstLine="560"/>
        <w:rPr>
          <w:del w:id="45" w:author="China" w:date="2025-11-27T20:49:00Z"/>
          <w:rFonts w:ascii="Times New Roman" w:eastAsiaTheme="minorEastAsia" w:hAnsi="Times New Roman"/>
          <w:sz w:val="28"/>
          <w:szCs w:val="28"/>
        </w:rPr>
      </w:pPr>
      <w:del w:id="46" w:author="China" w:date="2025-11-27T20:49:00Z">
        <w:r w:rsidRPr="00F522EB" w:rsidDel="00FD684D">
          <w:rPr>
            <w:rFonts w:ascii="Times New Roman" w:eastAsiaTheme="minorEastAsia" w:hAnsiTheme="minorEastAsia"/>
            <w:sz w:val="28"/>
            <w:szCs w:val="28"/>
          </w:rPr>
          <w:delText>无</w:delText>
        </w:r>
      </w:del>
    </w:p>
    <w:p w:rsidR="00A65A56" w:rsidRPr="00F522EB" w:rsidRDefault="001241AB">
      <w:pPr>
        <w:autoSpaceDE w:val="0"/>
        <w:autoSpaceDN w:val="0"/>
        <w:adjustRightInd w:val="0"/>
        <w:spacing w:line="440" w:lineRule="exact"/>
        <w:ind w:firstLineChars="200" w:firstLine="480"/>
        <w:jc w:val="left"/>
        <w:rPr>
          <w:rFonts w:ascii="Times New Roman" w:hAnsi="Times New Roman"/>
          <w:sz w:val="24"/>
          <w:szCs w:val="24"/>
        </w:rPr>
      </w:pPr>
      <w:r w:rsidRPr="00F522EB">
        <w:rPr>
          <w:rFonts w:ascii="Times New Roman" w:hAnsi="Times New Roman"/>
          <w:sz w:val="24"/>
          <w:szCs w:val="24"/>
        </w:rPr>
        <w:t>None</w:t>
      </w:r>
    </w:p>
    <w:p w:rsidR="000F7CE8" w:rsidRPr="00F522EB" w:rsidRDefault="000F7CE8" w:rsidP="000F7CE8">
      <w:pPr>
        <w:autoSpaceDE w:val="0"/>
        <w:autoSpaceDN w:val="0"/>
        <w:adjustRightInd w:val="0"/>
        <w:spacing w:line="440" w:lineRule="exact"/>
        <w:jc w:val="left"/>
        <w:rPr>
          <w:rFonts w:ascii="Times New Roman" w:hAnsi="Times New Roman"/>
          <w:sz w:val="24"/>
          <w:szCs w:val="24"/>
        </w:rPr>
      </w:pPr>
    </w:p>
    <w:p w:rsidR="009D25A8" w:rsidRPr="00F522EB" w:rsidRDefault="00583E87" w:rsidP="000F7CE8">
      <w:pPr>
        <w:spacing w:line="440" w:lineRule="exact"/>
        <w:rPr>
          <w:rFonts w:ascii="Times New Roman" w:hAnsi="Times New Roman"/>
          <w:sz w:val="24"/>
          <w:szCs w:val="24"/>
        </w:rPr>
      </w:pPr>
      <w:proofErr w:type="gramStart"/>
      <w:r w:rsidRPr="00F522EB">
        <w:rPr>
          <w:rFonts w:ascii="黑体" w:eastAsia="黑体" w:hAnsi="黑体"/>
          <w:sz w:val="28"/>
        </w:rPr>
        <w:t>5</w:t>
      </w:r>
      <w:r w:rsidR="001241AB" w:rsidRPr="00F522EB">
        <w:rPr>
          <w:rFonts w:ascii="Times New Roman" w:eastAsia="黑体" w:hAnsi="Times New Roman"/>
          <w:sz w:val="28"/>
        </w:rPr>
        <w:t xml:space="preserve">  </w:t>
      </w:r>
      <w:proofErr w:type="gramEnd"/>
      <w:del w:id="47" w:author="China" w:date="2025-11-27T20:49:00Z">
        <w:r w:rsidR="001241AB" w:rsidRPr="00F522EB" w:rsidDel="00FD684D">
          <w:rPr>
            <w:rFonts w:ascii="Times New Roman" w:eastAsia="黑体" w:hAnsi="Times New Roman" w:hint="eastAsia"/>
            <w:sz w:val="28"/>
            <w:szCs w:val="28"/>
          </w:rPr>
          <w:delText>规定</w:delText>
        </w:r>
      </w:del>
      <w:r w:rsidRPr="00F522EB">
        <w:rPr>
          <w:rFonts w:ascii="Times New Roman" w:eastAsia="黑体" w:hAnsi="Times New Roman"/>
          <w:b/>
          <w:kern w:val="0"/>
          <w:sz w:val="24"/>
          <w:szCs w:val="24"/>
        </w:rPr>
        <w:t>Regulations</w:t>
      </w:r>
    </w:p>
    <w:p w:rsidR="000F7CE8" w:rsidRPr="00F522EB" w:rsidRDefault="000F7CE8" w:rsidP="000F7CE8">
      <w:pPr>
        <w:spacing w:line="440" w:lineRule="exact"/>
        <w:rPr>
          <w:rFonts w:ascii="Times New Roman" w:eastAsia="黑体" w:hAnsi="Times New Roman"/>
          <w:sz w:val="28"/>
          <w:szCs w:val="28"/>
        </w:rPr>
      </w:pPr>
    </w:p>
    <w:p w:rsidR="009D25A8" w:rsidRPr="00F522EB" w:rsidRDefault="00583E87" w:rsidP="000F7CE8">
      <w:pPr>
        <w:autoSpaceDE w:val="0"/>
        <w:autoSpaceDN w:val="0"/>
        <w:spacing w:line="440" w:lineRule="exact"/>
        <w:rPr>
          <w:rFonts w:ascii="Times New Roman" w:eastAsia="黑体" w:hAnsi="Times New Roman"/>
          <w:spacing w:val="22"/>
          <w:sz w:val="28"/>
          <w:szCs w:val="28"/>
        </w:rPr>
      </w:pPr>
      <w:proofErr w:type="gramStart"/>
      <w:r w:rsidRPr="00F522EB">
        <w:rPr>
          <w:rFonts w:ascii="黑体" w:eastAsia="黑体" w:hAnsi="黑体"/>
          <w:sz w:val="28"/>
        </w:rPr>
        <w:t>5.1</w:t>
      </w:r>
      <w:r w:rsidR="001241AB" w:rsidRPr="00F522EB">
        <w:rPr>
          <w:rFonts w:ascii="Times New Roman" w:eastAsia="黑体" w:hAnsi="Times New Roman"/>
          <w:spacing w:val="22"/>
          <w:sz w:val="28"/>
        </w:rPr>
        <w:t xml:space="preserve">  </w:t>
      </w:r>
      <w:proofErr w:type="gramEnd"/>
      <w:del w:id="48" w:author="China" w:date="2025-11-27T20:49:00Z">
        <w:r w:rsidR="001241AB" w:rsidRPr="00F522EB" w:rsidDel="00FD684D">
          <w:rPr>
            <w:rFonts w:ascii="Times New Roman" w:eastAsia="黑体" w:hAnsi="Times New Roman" w:hint="eastAsia"/>
            <w:spacing w:val="22"/>
            <w:sz w:val="28"/>
          </w:rPr>
          <w:delText>工装评审与审批</w:delText>
        </w:r>
      </w:del>
      <w:r w:rsidRPr="00F522EB">
        <w:rPr>
          <w:rFonts w:ascii="Times New Roman" w:eastAsia="黑体" w:hAnsi="Times New Roman"/>
          <w:b/>
          <w:kern w:val="0"/>
          <w:sz w:val="24"/>
          <w:szCs w:val="24"/>
        </w:rPr>
        <w:t>Tooling Review and Approval</w:t>
      </w:r>
    </w:p>
    <w:p w:rsidR="009D25A8" w:rsidRPr="00F522EB" w:rsidRDefault="00583E87" w:rsidP="000F7CE8">
      <w:pPr>
        <w:spacing w:line="440" w:lineRule="exact"/>
        <w:rPr>
          <w:rFonts w:ascii="Times New Roman" w:hAnsi="Times New Roman"/>
          <w:sz w:val="24"/>
          <w:szCs w:val="24"/>
        </w:rPr>
      </w:pPr>
      <w:proofErr w:type="gramStart"/>
      <w:r w:rsidRPr="00F522EB">
        <w:rPr>
          <w:rFonts w:ascii="黑体" w:eastAsia="黑体" w:hAnsi="黑体"/>
          <w:sz w:val="28"/>
        </w:rPr>
        <w:t>5.1.1</w:t>
      </w:r>
      <w:r w:rsidR="001241AB" w:rsidRPr="00F522EB">
        <w:rPr>
          <w:rFonts w:ascii="Times New Roman" w:eastAsia="黑体" w:hAnsi="Times New Roman"/>
          <w:sz w:val="28"/>
          <w:szCs w:val="20"/>
        </w:rPr>
        <w:t xml:space="preserve">  </w:t>
      </w:r>
      <w:proofErr w:type="gramEnd"/>
      <w:del w:id="49" w:author="China" w:date="2025-11-27T20:49:00Z">
        <w:r w:rsidR="001241AB" w:rsidRPr="00F522EB" w:rsidDel="00FD684D">
          <w:rPr>
            <w:rFonts w:ascii="Times New Roman" w:eastAsia="黑体" w:hAnsi="Times New Roman" w:hint="eastAsia"/>
            <w:sz w:val="28"/>
            <w:szCs w:val="20"/>
          </w:rPr>
          <w:delText>评审</w:delText>
        </w:r>
      </w:del>
      <w:r w:rsidRPr="00F522EB">
        <w:rPr>
          <w:rFonts w:ascii="Times New Roman" w:eastAsia="黑体" w:hAnsi="Times New Roman"/>
          <w:b/>
          <w:kern w:val="0"/>
          <w:sz w:val="24"/>
          <w:szCs w:val="24"/>
        </w:rPr>
        <w:t>Review</w:t>
      </w:r>
    </w:p>
    <w:p w:rsidR="009D25A8" w:rsidRPr="00F522EB" w:rsidRDefault="00583E87" w:rsidP="000F7CE8">
      <w:pPr>
        <w:spacing w:line="440" w:lineRule="exact"/>
        <w:rPr>
          <w:rFonts w:ascii="Times New Roman" w:eastAsia="黑体" w:hAnsi="Times New Roman"/>
          <w:sz w:val="28"/>
          <w:szCs w:val="20"/>
        </w:rPr>
      </w:pPr>
      <w:proofErr w:type="gramStart"/>
      <w:r w:rsidRPr="00F522EB">
        <w:rPr>
          <w:rFonts w:ascii="黑体" w:eastAsia="黑体" w:hAnsi="黑体"/>
          <w:sz w:val="28"/>
        </w:rPr>
        <w:t xml:space="preserve">5.1.1.1 </w:t>
      </w:r>
      <w:r w:rsidR="001241AB" w:rsidRPr="00F522EB">
        <w:rPr>
          <w:rFonts w:ascii="Times New Roman" w:eastAsia="黑体" w:hAnsi="Times New Roman"/>
          <w:sz w:val="28"/>
          <w:szCs w:val="20"/>
        </w:rPr>
        <w:t xml:space="preserve"> </w:t>
      </w:r>
      <w:proofErr w:type="gramEnd"/>
      <w:del w:id="50" w:author="China" w:date="2025-11-27T20:49:00Z">
        <w:r w:rsidR="001241AB" w:rsidRPr="00F522EB" w:rsidDel="00FD684D">
          <w:rPr>
            <w:rFonts w:ascii="Times New Roman" w:eastAsia="黑体" w:hAnsi="Times New Roman" w:hint="eastAsia"/>
            <w:sz w:val="28"/>
            <w:szCs w:val="20"/>
          </w:rPr>
          <w:delText>内部评审</w:delText>
        </w:r>
      </w:del>
      <w:r w:rsidRPr="00F522EB">
        <w:rPr>
          <w:rFonts w:ascii="Times New Roman" w:eastAsia="黑体" w:hAnsi="Times New Roman"/>
          <w:b/>
          <w:kern w:val="0"/>
          <w:sz w:val="24"/>
          <w:szCs w:val="24"/>
        </w:rPr>
        <w:t>Internal Review</w:t>
      </w:r>
    </w:p>
    <w:p w:rsidR="009D25A8" w:rsidRPr="00F522EB" w:rsidDel="00FD684D" w:rsidRDefault="00583E87" w:rsidP="000F7CE8">
      <w:pPr>
        <w:pStyle w:val="a5"/>
        <w:spacing w:line="440" w:lineRule="exact"/>
        <w:ind w:firstLine="570"/>
        <w:rPr>
          <w:del w:id="51" w:author="China" w:date="2025-11-27T20:49:00Z"/>
          <w:rFonts w:eastAsia="宋体"/>
        </w:rPr>
      </w:pPr>
      <w:del w:id="52" w:author="China" w:date="2025-11-27T20:49:00Z">
        <w:r w:rsidRPr="00F522EB" w:rsidDel="00FD684D">
          <w:rPr>
            <w:rFonts w:eastAsia="宋体" w:hAnsi="宋体"/>
          </w:rPr>
          <w:delText>内部评审按</w:delText>
        </w:r>
        <w:r w:rsidR="006D710E" w:rsidRPr="00C75A8A" w:rsidDel="00FD684D">
          <w:rPr>
            <w:color w:val="FF0000"/>
            <w:szCs w:val="28"/>
          </w:rPr>
          <w:delText>GLC14070202</w:delText>
        </w:r>
        <w:r w:rsidRPr="00F522EB" w:rsidDel="00FD684D">
          <w:rPr>
            <w:rFonts w:eastAsia="宋体" w:hAnsi="宋体"/>
          </w:rPr>
          <w:delText>执行。</w:delText>
        </w:r>
      </w:del>
    </w:p>
    <w:p w:rsidR="00125AD7" w:rsidRPr="00F522EB" w:rsidRDefault="00583E87" w:rsidP="00FD684D">
      <w:pPr>
        <w:pStyle w:val="a5"/>
        <w:spacing w:line="440" w:lineRule="exact"/>
        <w:ind w:firstLineChars="200" w:firstLine="480"/>
        <w:rPr>
          <w:rFonts w:eastAsia="宋体"/>
          <w:sz w:val="24"/>
          <w:szCs w:val="24"/>
        </w:rPr>
        <w:pPrChange w:id="53" w:author="China" w:date="2025-11-27T20:49:00Z">
          <w:pPr>
            <w:pStyle w:val="a5"/>
            <w:spacing w:line="440" w:lineRule="exact"/>
          </w:pPr>
        </w:pPrChange>
      </w:pPr>
      <w:r w:rsidRPr="00F522EB">
        <w:rPr>
          <w:rFonts w:eastAsia="宋体"/>
          <w:sz w:val="24"/>
          <w:szCs w:val="24"/>
        </w:rPr>
        <w:t>Internal Review as per</w:t>
      </w:r>
      <w:r w:rsidRPr="00C75A8A">
        <w:rPr>
          <w:rFonts w:eastAsia="宋体"/>
          <w:color w:val="FF0000"/>
          <w:sz w:val="24"/>
          <w:szCs w:val="24"/>
        </w:rPr>
        <w:t xml:space="preserve"> </w:t>
      </w:r>
      <w:r w:rsidR="006D710E" w:rsidRPr="00C75A8A">
        <w:rPr>
          <w:rFonts w:eastAsia="宋体"/>
          <w:color w:val="FF0000"/>
          <w:sz w:val="24"/>
          <w:szCs w:val="24"/>
        </w:rPr>
        <w:t>GLC14070202</w:t>
      </w:r>
      <w:r w:rsidRPr="00C75A8A">
        <w:rPr>
          <w:rFonts w:eastAsia="宋体"/>
          <w:color w:val="FF0000"/>
          <w:sz w:val="24"/>
          <w:szCs w:val="24"/>
        </w:rPr>
        <w:t>.</w:t>
      </w:r>
    </w:p>
    <w:p w:rsidR="009D25A8" w:rsidRPr="00F522EB" w:rsidRDefault="00583E87" w:rsidP="000F7CE8">
      <w:pPr>
        <w:spacing w:line="440" w:lineRule="exact"/>
        <w:rPr>
          <w:rFonts w:ascii="Times New Roman" w:eastAsia="黑体" w:hAnsi="Times New Roman"/>
          <w:sz w:val="28"/>
          <w:szCs w:val="20"/>
        </w:rPr>
      </w:pPr>
      <w:proofErr w:type="gramStart"/>
      <w:r w:rsidRPr="00F522EB">
        <w:rPr>
          <w:rFonts w:ascii="黑体" w:eastAsia="黑体" w:hAnsi="黑体"/>
          <w:sz w:val="28"/>
        </w:rPr>
        <w:t xml:space="preserve">5.1.1.2 </w:t>
      </w:r>
      <w:r w:rsidR="001241AB" w:rsidRPr="00F522EB">
        <w:rPr>
          <w:rFonts w:ascii="Times New Roman" w:eastAsia="黑体" w:hAnsi="Times New Roman"/>
          <w:sz w:val="28"/>
          <w:szCs w:val="20"/>
        </w:rPr>
        <w:t xml:space="preserve"> </w:t>
      </w:r>
      <w:proofErr w:type="gramEnd"/>
      <w:del w:id="54" w:author="China" w:date="2025-11-27T20:49:00Z">
        <w:r w:rsidR="001241AB" w:rsidRPr="00F522EB" w:rsidDel="00FD684D">
          <w:rPr>
            <w:rFonts w:ascii="Times New Roman" w:eastAsia="黑体" w:hAnsi="Times New Roman" w:hint="eastAsia"/>
            <w:sz w:val="28"/>
            <w:szCs w:val="20"/>
          </w:rPr>
          <w:delText>厂际评审</w:delText>
        </w:r>
      </w:del>
      <w:r w:rsidRPr="00F522EB">
        <w:rPr>
          <w:rFonts w:ascii="Times New Roman" w:eastAsia="黑体" w:hAnsi="Times New Roman"/>
          <w:b/>
          <w:kern w:val="0"/>
          <w:sz w:val="24"/>
          <w:szCs w:val="24"/>
        </w:rPr>
        <w:t>Inter-plant Review</w:t>
      </w:r>
    </w:p>
    <w:p w:rsidR="009D25A8" w:rsidRPr="00FD684D" w:rsidDel="00FD684D" w:rsidRDefault="00583E87" w:rsidP="00FD684D">
      <w:pPr>
        <w:pStyle w:val="a5"/>
        <w:spacing w:line="440" w:lineRule="exact"/>
        <w:ind w:firstLineChars="200" w:firstLine="480"/>
        <w:rPr>
          <w:del w:id="55" w:author="China" w:date="2025-11-27T20:49:00Z"/>
          <w:rFonts w:eastAsia="宋体"/>
          <w:sz w:val="24"/>
          <w:szCs w:val="24"/>
          <w:rPrChange w:id="56" w:author="China" w:date="2025-11-27T20:49:00Z">
            <w:rPr>
              <w:del w:id="57" w:author="China" w:date="2025-11-27T20:49:00Z"/>
              <w:rFonts w:eastAsia="宋体"/>
            </w:rPr>
          </w:rPrChange>
        </w:rPr>
        <w:pPrChange w:id="58" w:author="China" w:date="2025-11-27T20:49:00Z">
          <w:pPr>
            <w:pStyle w:val="a5"/>
            <w:spacing w:line="440" w:lineRule="exact"/>
            <w:ind w:firstLine="570"/>
          </w:pPr>
        </w:pPrChange>
      </w:pPr>
      <w:del w:id="59" w:author="China" w:date="2025-11-27T20:49:00Z">
        <w:r w:rsidRPr="00FD684D" w:rsidDel="00FD684D">
          <w:rPr>
            <w:rFonts w:eastAsia="宋体" w:hint="eastAsia"/>
            <w:sz w:val="24"/>
            <w:szCs w:val="24"/>
            <w:rPrChange w:id="60" w:author="China" w:date="2025-11-27T20:49:00Z">
              <w:rPr>
                <w:rFonts w:eastAsia="宋体" w:hint="eastAsia"/>
              </w:rPr>
            </w:rPrChange>
          </w:rPr>
          <w:delText>中国商飞控制的工装项目需进行厂际评审：</w:delText>
        </w:r>
      </w:del>
    </w:p>
    <w:p w:rsidR="00125AD7" w:rsidRPr="00F522EB" w:rsidRDefault="00583E87" w:rsidP="00FD684D">
      <w:pPr>
        <w:pStyle w:val="a5"/>
        <w:spacing w:line="440" w:lineRule="exact"/>
        <w:ind w:firstLineChars="200" w:firstLine="480"/>
        <w:rPr>
          <w:rFonts w:eastAsia="宋体"/>
          <w:sz w:val="24"/>
          <w:szCs w:val="24"/>
        </w:rPr>
        <w:pPrChange w:id="61" w:author="China" w:date="2025-11-27T20:49:00Z">
          <w:pPr>
            <w:pStyle w:val="a5"/>
            <w:spacing w:line="440" w:lineRule="exact"/>
          </w:pPr>
        </w:pPrChange>
      </w:pPr>
      <w:r w:rsidRPr="00F522EB">
        <w:rPr>
          <w:rFonts w:eastAsia="宋体"/>
          <w:sz w:val="24"/>
          <w:szCs w:val="24"/>
        </w:rPr>
        <w:t>The tooling controlled by COMAC needs inter-plant review:</w:t>
      </w:r>
    </w:p>
    <w:p w:rsidR="009D25A8" w:rsidRPr="00F522EB" w:rsidDel="00FD684D" w:rsidRDefault="00FD684D" w:rsidP="000F7CE8">
      <w:pPr>
        <w:pStyle w:val="a5"/>
        <w:spacing w:line="440" w:lineRule="exact"/>
        <w:ind w:firstLine="570"/>
        <w:rPr>
          <w:del w:id="62" w:author="China" w:date="2025-11-27T20:50:00Z"/>
          <w:rFonts w:eastAsia="宋体"/>
        </w:rPr>
      </w:pPr>
      <w:ins w:id="63" w:author="China" w:date="2025-11-27T20:50:00Z">
        <w:r>
          <w:rPr>
            <w:rFonts w:eastAsia="黑体"/>
          </w:rPr>
          <w:lastRenderedPageBreak/>
          <w:t xml:space="preserve">a) </w:t>
        </w:r>
      </w:ins>
      <w:del w:id="64" w:author="China" w:date="2025-11-27T20:50:00Z">
        <w:r w:rsidR="00583E87" w:rsidRPr="00F522EB" w:rsidDel="00FD684D">
          <w:rPr>
            <w:rFonts w:eastAsia="黑体"/>
          </w:rPr>
          <w:delText>a</w:delText>
        </w:r>
        <w:r w:rsidR="00583E87" w:rsidRPr="00F522EB" w:rsidDel="00FD684D">
          <w:rPr>
            <w:rFonts w:eastAsiaTheme="minorEastAsia" w:hAnsiTheme="minorEastAsia"/>
          </w:rPr>
          <w:delText>）</w:delText>
        </w:r>
        <w:r w:rsidR="00583E87" w:rsidRPr="00F522EB" w:rsidDel="00FD684D">
          <w:rPr>
            <w:rFonts w:eastAsia="宋体" w:hint="eastAsia"/>
          </w:rPr>
          <w:delText>评审由中国商飞组织，工装设计室承办，中国商飞和相关部件制造商及有关专家、设计人员参加。</w:delText>
        </w:r>
      </w:del>
    </w:p>
    <w:p w:rsidR="00125AD7" w:rsidRPr="00F522EB" w:rsidRDefault="00583E87" w:rsidP="00FD684D">
      <w:pPr>
        <w:pStyle w:val="a5"/>
        <w:spacing w:line="440" w:lineRule="exact"/>
        <w:ind w:firstLineChars="200" w:firstLine="480"/>
        <w:rPr>
          <w:rFonts w:eastAsia="宋体"/>
          <w:sz w:val="24"/>
          <w:szCs w:val="24"/>
        </w:rPr>
        <w:pPrChange w:id="65" w:author="China" w:date="2025-11-27T20:50:00Z">
          <w:pPr>
            <w:pStyle w:val="a5"/>
            <w:spacing w:line="440" w:lineRule="exact"/>
          </w:pPr>
        </w:pPrChange>
      </w:pPr>
      <w:r w:rsidRPr="00F522EB">
        <w:rPr>
          <w:rFonts w:eastAsia="宋体"/>
          <w:sz w:val="24"/>
          <w:szCs w:val="24"/>
        </w:rPr>
        <w:t>The review is organized by COMAC and undertaken by the tooling design department. COMAC, corresponding components manufacturers and related experts, designers participate in the review.</w:t>
      </w:r>
    </w:p>
    <w:p w:rsidR="00125AD7" w:rsidRPr="00F522EB" w:rsidDel="00FD684D" w:rsidRDefault="00583E87" w:rsidP="000F7CE8">
      <w:pPr>
        <w:pStyle w:val="a5"/>
        <w:spacing w:line="440" w:lineRule="exact"/>
        <w:ind w:firstLine="570"/>
        <w:rPr>
          <w:del w:id="66" w:author="China" w:date="2025-11-27T20:50:00Z"/>
          <w:rFonts w:eastAsia="宋体"/>
        </w:rPr>
      </w:pPr>
      <w:del w:id="67" w:author="China" w:date="2025-11-27T20:50:00Z">
        <w:r w:rsidRPr="00F522EB" w:rsidDel="00FD684D">
          <w:rPr>
            <w:rFonts w:eastAsia="黑体"/>
          </w:rPr>
          <w:delText>b</w:delText>
        </w:r>
        <w:r w:rsidRPr="00F522EB" w:rsidDel="00FD684D">
          <w:rPr>
            <w:rFonts w:eastAsiaTheme="minorEastAsia" w:hAnsiTheme="minorEastAsia"/>
          </w:rPr>
          <w:delText>）</w:delText>
        </w:r>
        <w:r w:rsidRPr="00F522EB" w:rsidDel="00FD684D">
          <w:rPr>
            <w:rFonts w:eastAsia="宋体" w:hint="eastAsia"/>
          </w:rPr>
          <w:delText>完成工装方案设计后提交评审前，</w:delText>
        </w:r>
        <w:r w:rsidRPr="00F522EB" w:rsidDel="00FD684D">
          <w:rPr>
            <w:rFonts w:eastAsia="宋体" w:hAnsi="宋体"/>
          </w:rPr>
          <w:delText>工装设计室</w:delText>
        </w:r>
        <w:r w:rsidRPr="00F522EB" w:rsidDel="00FD684D">
          <w:rPr>
            <w:rFonts w:eastAsia="宋体" w:hint="eastAsia"/>
          </w:rPr>
          <w:delText>应事先将评审</w:delText>
        </w:r>
        <w:r w:rsidRPr="00F522EB" w:rsidDel="00FD684D">
          <w:rPr>
            <w:rFonts w:eastAsia="宋体"/>
          </w:rPr>
          <w:delText>/</w:delText>
        </w:r>
        <w:r w:rsidRPr="00F522EB" w:rsidDel="00FD684D">
          <w:rPr>
            <w:rFonts w:eastAsia="宋体" w:hint="eastAsia"/>
          </w:rPr>
          <w:delText>审批申请报告（附录</w:delText>
        </w:r>
        <w:r w:rsidRPr="00F522EB" w:rsidDel="00FD684D">
          <w:rPr>
            <w:rFonts w:eastAsia="宋体"/>
          </w:rPr>
          <w:delText>A</w:delText>
        </w:r>
        <w:r w:rsidRPr="00F522EB" w:rsidDel="00FD684D">
          <w:rPr>
            <w:rFonts w:eastAsia="宋体" w:hint="eastAsia"/>
          </w:rPr>
          <w:delText>）及评审资料通过数据管理平台或光盘等媒介提交中国商飞评审，评审资料至少应包括：工装设计技术条件等设计输入文件、工装设计相关执行文件标准、工装图样</w:delText>
        </w:r>
        <w:r w:rsidRPr="00F522EB" w:rsidDel="00FD684D">
          <w:rPr>
            <w:rFonts w:eastAsia="宋体"/>
          </w:rPr>
          <w:delText>/</w:delText>
        </w:r>
        <w:r w:rsidRPr="00F522EB" w:rsidDel="00FD684D">
          <w:rPr>
            <w:rFonts w:eastAsia="宋体" w:hint="eastAsia"/>
          </w:rPr>
          <w:delText>数据</w:delText>
        </w:r>
        <w:r w:rsidRPr="00F522EB" w:rsidDel="00FD684D">
          <w:rPr>
            <w:rFonts w:eastAsia="宋体"/>
          </w:rPr>
          <w:delText>/</w:delText>
        </w:r>
        <w:r w:rsidRPr="00F522EB" w:rsidDel="00FD684D">
          <w:rPr>
            <w:rFonts w:eastAsia="宋体" w:hint="eastAsia"/>
          </w:rPr>
          <w:delText>报告等设计输出文件。</w:delText>
        </w:r>
      </w:del>
    </w:p>
    <w:p w:rsidR="00125AD7" w:rsidRPr="00F522EB" w:rsidRDefault="00FD684D" w:rsidP="00FD684D">
      <w:pPr>
        <w:pStyle w:val="a5"/>
        <w:spacing w:line="440" w:lineRule="exact"/>
        <w:ind w:firstLineChars="200" w:firstLine="560"/>
        <w:rPr>
          <w:rFonts w:eastAsia="宋体"/>
          <w:sz w:val="24"/>
          <w:szCs w:val="24"/>
        </w:rPr>
        <w:pPrChange w:id="68" w:author="China" w:date="2025-11-27T20:50:00Z">
          <w:pPr>
            <w:pStyle w:val="a5"/>
            <w:spacing w:line="440" w:lineRule="exact"/>
          </w:pPr>
        </w:pPrChange>
      </w:pPr>
      <w:ins w:id="69" w:author="China" w:date="2025-11-27T20:50:00Z">
        <w:r>
          <w:rPr>
            <w:rFonts w:eastAsia="黑体"/>
          </w:rPr>
          <w:t>a)</w:t>
        </w:r>
        <w:r>
          <w:rPr>
            <w:rFonts w:eastAsia="黑体"/>
          </w:rPr>
          <w:t xml:space="preserve"> </w:t>
        </w:r>
      </w:ins>
      <w:r w:rsidR="00583E87" w:rsidRPr="00F522EB">
        <w:rPr>
          <w:rFonts w:eastAsia="宋体"/>
          <w:sz w:val="24"/>
          <w:szCs w:val="24"/>
        </w:rPr>
        <w:t>Before the review, tooling design department should send the review/endorse application report (Appendix A) and review material to COMAC through data platform or by disc after finishing the tooling scheme design. The material to be reviewed should include at least: design input files such as tooling order, related standards for tooling design, and design output files such as tooling drawing/data/reports, etc.</w:t>
      </w:r>
    </w:p>
    <w:p w:rsidR="009D25A8" w:rsidRPr="00F522EB" w:rsidDel="00FD684D" w:rsidRDefault="00583E87" w:rsidP="000F7CE8">
      <w:pPr>
        <w:pStyle w:val="a5"/>
        <w:spacing w:line="440" w:lineRule="exact"/>
        <w:ind w:firstLine="570"/>
        <w:rPr>
          <w:del w:id="70" w:author="China" w:date="2025-11-27T20:50:00Z"/>
          <w:rFonts w:eastAsia="宋体"/>
        </w:rPr>
      </w:pPr>
      <w:del w:id="71" w:author="China" w:date="2025-11-27T20:50:00Z">
        <w:r w:rsidRPr="00F522EB" w:rsidDel="00FD684D">
          <w:rPr>
            <w:rFonts w:eastAsia="黑体"/>
          </w:rPr>
          <w:delText>c</w:delText>
        </w:r>
        <w:r w:rsidRPr="00F522EB" w:rsidDel="00FD684D">
          <w:rPr>
            <w:rFonts w:eastAsiaTheme="minorEastAsia" w:hAnsiTheme="minorEastAsia"/>
          </w:rPr>
          <w:delText>）</w:delText>
        </w:r>
        <w:r w:rsidRPr="00F522EB" w:rsidDel="00FD684D">
          <w:rPr>
            <w:rFonts w:eastAsia="宋体" w:hint="eastAsia"/>
          </w:rPr>
          <w:delText>评审结果需以书面形式记录并备案。</w:delText>
        </w:r>
      </w:del>
    </w:p>
    <w:p w:rsidR="00FC20A4" w:rsidRPr="00F522EB" w:rsidRDefault="00FD684D" w:rsidP="00FD684D">
      <w:pPr>
        <w:pStyle w:val="a5"/>
        <w:spacing w:line="440" w:lineRule="exact"/>
        <w:ind w:firstLineChars="200" w:firstLine="560"/>
        <w:rPr>
          <w:rFonts w:eastAsia="宋体"/>
          <w:sz w:val="24"/>
          <w:szCs w:val="24"/>
        </w:rPr>
        <w:pPrChange w:id="72" w:author="China" w:date="2025-11-27T20:51:00Z">
          <w:pPr>
            <w:pStyle w:val="a5"/>
            <w:spacing w:line="440" w:lineRule="exact"/>
          </w:pPr>
        </w:pPrChange>
      </w:pPr>
      <w:ins w:id="73" w:author="China" w:date="2025-11-27T20:50:00Z">
        <w:r w:rsidRPr="00F522EB">
          <w:rPr>
            <w:rFonts w:eastAsia="黑体"/>
          </w:rPr>
          <w:t>c</w:t>
        </w:r>
        <w:r w:rsidRPr="00F522EB">
          <w:rPr>
            <w:rFonts w:eastAsiaTheme="minorEastAsia" w:hAnsiTheme="minorEastAsia"/>
          </w:rPr>
          <w:t>）</w:t>
        </w:r>
      </w:ins>
      <w:r w:rsidR="00583E87" w:rsidRPr="00F522EB">
        <w:rPr>
          <w:rFonts w:eastAsia="宋体"/>
          <w:sz w:val="24"/>
          <w:szCs w:val="24"/>
        </w:rPr>
        <w:t>The review results should be recorded in written form and filed</w:t>
      </w:r>
      <w:ins w:id="74" w:author="China" w:date="2025-11-27T20:50:00Z">
        <w:r>
          <w:rPr>
            <w:rFonts w:eastAsia="宋体"/>
            <w:sz w:val="24"/>
            <w:szCs w:val="24"/>
          </w:rPr>
          <w:t>.</w:t>
        </w:r>
      </w:ins>
    </w:p>
    <w:p w:rsidR="00FC20A4" w:rsidRPr="00F522EB" w:rsidRDefault="00583E87" w:rsidP="000F7CE8">
      <w:pPr>
        <w:spacing w:line="440" w:lineRule="exact"/>
        <w:rPr>
          <w:rFonts w:ascii="Times New Roman" w:eastAsia="黑体" w:hAnsi="Times New Roman"/>
          <w:sz w:val="28"/>
          <w:szCs w:val="20"/>
        </w:rPr>
      </w:pPr>
      <w:proofErr w:type="gramStart"/>
      <w:r w:rsidRPr="00F522EB">
        <w:rPr>
          <w:rFonts w:ascii="黑体" w:eastAsia="黑体" w:hAnsi="黑体"/>
          <w:sz w:val="28"/>
        </w:rPr>
        <w:t xml:space="preserve">5.1.1.3 </w:t>
      </w:r>
      <w:r w:rsidR="001241AB" w:rsidRPr="00F522EB">
        <w:rPr>
          <w:rFonts w:ascii="Times New Roman" w:eastAsia="黑体" w:hAnsi="Times New Roman"/>
          <w:sz w:val="28"/>
          <w:szCs w:val="20"/>
        </w:rPr>
        <w:t xml:space="preserve"> </w:t>
      </w:r>
      <w:proofErr w:type="gramEnd"/>
      <w:del w:id="75" w:author="China" w:date="2025-11-27T20:51:00Z">
        <w:r w:rsidR="001241AB" w:rsidRPr="00F522EB" w:rsidDel="00FD684D">
          <w:rPr>
            <w:rFonts w:ascii="Times New Roman" w:eastAsia="黑体" w:hAnsi="Times New Roman" w:hint="eastAsia"/>
            <w:sz w:val="28"/>
            <w:szCs w:val="20"/>
          </w:rPr>
          <w:delText>工装评审内容</w:delText>
        </w:r>
      </w:del>
      <w:r w:rsidRPr="00F522EB">
        <w:rPr>
          <w:rFonts w:ascii="Times New Roman" w:eastAsia="黑体" w:hAnsi="Times New Roman"/>
          <w:b/>
          <w:kern w:val="0"/>
          <w:sz w:val="24"/>
          <w:szCs w:val="24"/>
        </w:rPr>
        <w:t>Review content</w:t>
      </w:r>
    </w:p>
    <w:p w:rsidR="00FC20A4" w:rsidRPr="00F522EB" w:rsidRDefault="00583E87" w:rsidP="00810484">
      <w:pPr>
        <w:pStyle w:val="a5"/>
        <w:spacing w:line="440" w:lineRule="exact"/>
        <w:rPr>
          <w:rFonts w:eastAsia="黑体"/>
          <w:kern w:val="0"/>
          <w:sz w:val="24"/>
          <w:szCs w:val="24"/>
        </w:rPr>
        <w:pPrChange w:id="76" w:author="China" w:date="2025-11-27T21:04:00Z">
          <w:pPr>
            <w:pStyle w:val="a5"/>
            <w:spacing w:line="440" w:lineRule="exact"/>
            <w:jc w:val="left"/>
          </w:pPr>
        </w:pPrChange>
      </w:pPr>
      <w:proofErr w:type="gramStart"/>
      <w:r w:rsidRPr="00F522EB">
        <w:rPr>
          <w:rFonts w:ascii="黑体" w:eastAsia="黑体" w:hAnsi="黑体"/>
          <w:szCs w:val="22"/>
        </w:rPr>
        <w:t>5.1.1.3.1</w:t>
      </w:r>
      <w:r w:rsidRPr="00F522EB">
        <w:rPr>
          <w:rFonts w:eastAsia="宋体"/>
        </w:rPr>
        <w:t xml:space="preserve">  </w:t>
      </w:r>
      <w:proofErr w:type="gramEnd"/>
      <w:del w:id="77" w:author="China" w:date="2025-11-27T20:51:00Z">
        <w:r w:rsidRPr="00F522EB" w:rsidDel="00FD684D">
          <w:rPr>
            <w:rFonts w:ascii="黑体" w:eastAsia="黑体" w:hAnsi="黑体" w:hint="eastAsia"/>
          </w:rPr>
          <w:delText>初步设计评审</w:delText>
        </w:r>
        <w:r w:rsidRPr="00F522EB" w:rsidDel="00FD684D">
          <w:rPr>
            <w:rFonts w:eastAsia="宋体"/>
          </w:rPr>
          <w:delText>(PDR)</w:delText>
        </w:r>
        <w:r w:rsidR="005C18B2" w:rsidRPr="00F522EB" w:rsidDel="00FD684D">
          <w:rPr>
            <w:rFonts w:eastAsia="宋体" w:hint="eastAsia"/>
          </w:rPr>
          <w:delText xml:space="preserve"> </w:delText>
        </w:r>
      </w:del>
      <w:r w:rsidRPr="00F522EB">
        <w:rPr>
          <w:rFonts w:eastAsia="黑体"/>
          <w:b/>
          <w:kern w:val="0"/>
          <w:sz w:val="24"/>
          <w:szCs w:val="24"/>
        </w:rPr>
        <w:t>Preliminary Design Review(PDR)</w:t>
      </w:r>
    </w:p>
    <w:p w:rsidR="00FC20A4" w:rsidRPr="00F522EB" w:rsidDel="00FD684D" w:rsidRDefault="00583E87" w:rsidP="00810484">
      <w:pPr>
        <w:pStyle w:val="a5"/>
        <w:spacing w:line="440" w:lineRule="exact"/>
        <w:ind w:firstLineChars="200" w:firstLine="560"/>
        <w:rPr>
          <w:del w:id="78" w:author="China" w:date="2025-11-27T20:51:00Z"/>
          <w:rFonts w:eastAsia="宋体"/>
        </w:rPr>
        <w:pPrChange w:id="79" w:author="China" w:date="2025-11-27T21:04:00Z">
          <w:pPr>
            <w:pStyle w:val="a5"/>
            <w:spacing w:line="440" w:lineRule="exact"/>
            <w:ind w:firstLine="570"/>
          </w:pPr>
        </w:pPrChange>
      </w:pPr>
      <w:del w:id="80" w:author="China" w:date="2025-11-27T20:51:00Z">
        <w:r w:rsidRPr="00F522EB" w:rsidDel="00FD684D">
          <w:rPr>
            <w:rFonts w:eastAsia="宋体" w:hint="eastAsia"/>
          </w:rPr>
          <w:delText>初步设计评审是对初步设计阶段成果的评审，完成三维初步设计，目的是确定已具有了正确的设计方案选择，并且能够满足所有的工艺和功能需求。</w:delText>
        </w:r>
      </w:del>
    </w:p>
    <w:p w:rsidR="00FC20A4" w:rsidRPr="00F522EB" w:rsidRDefault="001241AB" w:rsidP="00810484">
      <w:pPr>
        <w:autoSpaceDE w:val="0"/>
        <w:autoSpaceDN w:val="0"/>
        <w:adjustRightInd w:val="0"/>
        <w:spacing w:line="440" w:lineRule="exact"/>
        <w:ind w:firstLineChars="200" w:firstLine="480"/>
        <w:rPr>
          <w:rFonts w:ascii="Times New Roman" w:hAnsi="Times New Roman"/>
          <w:sz w:val="24"/>
          <w:szCs w:val="24"/>
        </w:rPr>
        <w:pPrChange w:id="81" w:author="China" w:date="2025-11-27T21:04:00Z">
          <w:pPr>
            <w:autoSpaceDE w:val="0"/>
            <w:autoSpaceDN w:val="0"/>
            <w:adjustRightInd w:val="0"/>
            <w:spacing w:line="440" w:lineRule="exact"/>
            <w:jc w:val="left"/>
          </w:pPr>
        </w:pPrChange>
      </w:pPr>
      <w:r w:rsidRPr="00F522EB">
        <w:rPr>
          <w:rFonts w:ascii="Times New Roman" w:hAnsi="Times New Roman"/>
          <w:sz w:val="24"/>
          <w:szCs w:val="24"/>
        </w:rPr>
        <w:t>PDR is the review of the results of the preliminary design stage and the completion of three-dimensional preliminary design. The purpose is to determine that the correct design scheme has been selected and can meet all process and functional requirements.</w:t>
      </w:r>
    </w:p>
    <w:p w:rsidR="00FC20A4" w:rsidRPr="00F522EB" w:rsidDel="00FD684D" w:rsidRDefault="00583E87" w:rsidP="00810484">
      <w:pPr>
        <w:autoSpaceDE w:val="0"/>
        <w:autoSpaceDN w:val="0"/>
        <w:adjustRightInd w:val="0"/>
        <w:spacing w:line="440" w:lineRule="exact"/>
        <w:rPr>
          <w:del w:id="82" w:author="China" w:date="2025-11-27T20:51:00Z"/>
          <w:rFonts w:ascii="Times New Roman" w:hAnsi="Times New Roman"/>
          <w:kern w:val="0"/>
          <w:sz w:val="28"/>
          <w:szCs w:val="28"/>
        </w:rPr>
        <w:pPrChange w:id="83" w:author="China" w:date="2025-11-27T21:04:00Z">
          <w:pPr>
            <w:autoSpaceDE w:val="0"/>
            <w:autoSpaceDN w:val="0"/>
            <w:adjustRightInd w:val="0"/>
            <w:spacing w:line="440" w:lineRule="exact"/>
            <w:jc w:val="left"/>
          </w:pPr>
        </w:pPrChange>
      </w:pPr>
      <w:r w:rsidRPr="00F522EB">
        <w:rPr>
          <w:rFonts w:ascii="黑体" w:eastAsia="黑体" w:hAnsi="黑体"/>
          <w:sz w:val="28"/>
          <w:szCs w:val="28"/>
        </w:rPr>
        <w:t xml:space="preserve">5.1.1.3.1.1  </w:t>
      </w:r>
      <w:del w:id="84" w:author="China" w:date="2025-11-27T20:51:00Z">
        <w:r w:rsidRPr="00F522EB" w:rsidDel="00FD684D">
          <w:rPr>
            <w:rFonts w:asciiTheme="minorEastAsia" w:eastAsiaTheme="minorEastAsia" w:hAnsiTheme="minorEastAsia" w:hint="eastAsia"/>
            <w:kern w:val="0"/>
            <w:sz w:val="28"/>
            <w:szCs w:val="28"/>
          </w:rPr>
          <w:delText>设计指引与准则（执行文件和标准等是否已列出)</w:delText>
        </w:r>
        <w:r w:rsidR="001241AB" w:rsidRPr="00F522EB" w:rsidDel="00FD684D">
          <w:rPr>
            <w:rFonts w:ascii="Times New Roman" w:hAnsi="Times New Roman" w:hint="eastAsia"/>
            <w:kern w:val="0"/>
            <w:sz w:val="28"/>
            <w:szCs w:val="28"/>
          </w:rPr>
          <w:delText>。</w:delText>
        </w:r>
      </w:del>
    </w:p>
    <w:p w:rsidR="00FC20A4" w:rsidRPr="00F522EB" w:rsidRDefault="001241AB" w:rsidP="00810484">
      <w:pPr>
        <w:autoSpaceDE w:val="0"/>
        <w:autoSpaceDN w:val="0"/>
        <w:adjustRightInd w:val="0"/>
        <w:spacing w:line="440" w:lineRule="exact"/>
        <w:rPr>
          <w:rFonts w:ascii="Times New Roman" w:eastAsiaTheme="minorEastAsia" w:hAnsi="Times New Roman"/>
          <w:kern w:val="0"/>
          <w:sz w:val="24"/>
          <w:szCs w:val="24"/>
        </w:rPr>
        <w:pPrChange w:id="85" w:author="China" w:date="2025-11-27T21:0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Design guidance and standards (Whether the executable files and standards have been listed).</w:t>
      </w:r>
    </w:p>
    <w:p w:rsidR="00FC20A4" w:rsidRPr="00F522EB" w:rsidDel="00FD684D" w:rsidRDefault="00583E87" w:rsidP="00810484">
      <w:pPr>
        <w:autoSpaceDE w:val="0"/>
        <w:autoSpaceDN w:val="0"/>
        <w:adjustRightInd w:val="0"/>
        <w:spacing w:line="440" w:lineRule="exact"/>
        <w:rPr>
          <w:del w:id="86" w:author="China" w:date="2025-11-27T20:51:00Z"/>
          <w:rFonts w:ascii="Times New Roman" w:hAnsi="Times New Roman"/>
          <w:kern w:val="0"/>
          <w:sz w:val="28"/>
          <w:szCs w:val="28"/>
        </w:rPr>
        <w:pPrChange w:id="87" w:author="China" w:date="2025-11-27T21:04:00Z">
          <w:pPr>
            <w:autoSpaceDE w:val="0"/>
            <w:autoSpaceDN w:val="0"/>
            <w:adjustRightInd w:val="0"/>
            <w:spacing w:line="440" w:lineRule="exact"/>
            <w:jc w:val="left"/>
          </w:pPr>
        </w:pPrChange>
      </w:pPr>
      <w:r w:rsidRPr="00F522EB">
        <w:rPr>
          <w:rFonts w:ascii="黑体" w:eastAsia="黑体" w:hAnsi="黑体"/>
          <w:sz w:val="28"/>
          <w:szCs w:val="28"/>
        </w:rPr>
        <w:t xml:space="preserve">5.1.1.3.1.2  </w:t>
      </w:r>
      <w:del w:id="88" w:author="China" w:date="2025-11-27T20:51:00Z">
        <w:r w:rsidRPr="00F522EB" w:rsidDel="00FD684D">
          <w:rPr>
            <w:rFonts w:asciiTheme="minorEastAsia" w:eastAsiaTheme="minorEastAsia" w:hAnsiTheme="minorEastAsia" w:hint="eastAsia"/>
            <w:kern w:val="0"/>
            <w:sz w:val="28"/>
            <w:szCs w:val="28"/>
          </w:rPr>
          <w:delText>初始方案的可行性评估报告</w:delText>
        </w:r>
        <w:r w:rsidR="001241AB" w:rsidRPr="00F522EB" w:rsidDel="00FD684D">
          <w:rPr>
            <w:rFonts w:asciiTheme="minorEastAsia" w:eastAsiaTheme="minorEastAsia" w:hAnsiTheme="minorEastAsia" w:hint="eastAsia"/>
            <w:kern w:val="0"/>
            <w:sz w:val="28"/>
            <w:szCs w:val="28"/>
          </w:rPr>
          <w:delText>。</w:delText>
        </w:r>
      </w:del>
    </w:p>
    <w:p w:rsidR="00FC20A4" w:rsidRPr="00F522EB" w:rsidRDefault="001241AB" w:rsidP="00810484">
      <w:pPr>
        <w:autoSpaceDE w:val="0"/>
        <w:autoSpaceDN w:val="0"/>
        <w:adjustRightInd w:val="0"/>
        <w:spacing w:line="440" w:lineRule="exact"/>
        <w:rPr>
          <w:rFonts w:ascii="Times New Roman" w:eastAsiaTheme="minorEastAsia" w:hAnsi="Times New Roman"/>
          <w:kern w:val="0"/>
          <w:sz w:val="24"/>
          <w:szCs w:val="24"/>
        </w:rPr>
        <w:pPrChange w:id="89" w:author="China" w:date="2025-11-27T21:0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Assessment Report of the initial program feasibility.</w:t>
      </w:r>
    </w:p>
    <w:p w:rsidR="00FC20A4" w:rsidRPr="00F522EB" w:rsidDel="00FD684D" w:rsidRDefault="00583E87" w:rsidP="00810484">
      <w:pPr>
        <w:autoSpaceDE w:val="0"/>
        <w:autoSpaceDN w:val="0"/>
        <w:adjustRightInd w:val="0"/>
        <w:spacing w:line="440" w:lineRule="exact"/>
        <w:ind w:firstLineChars="200" w:firstLine="560"/>
        <w:rPr>
          <w:del w:id="90" w:author="China" w:date="2025-11-27T20:52:00Z"/>
          <w:rFonts w:ascii="Times New Roman" w:hAnsi="Times New Roman"/>
          <w:kern w:val="0"/>
          <w:sz w:val="28"/>
          <w:szCs w:val="28"/>
        </w:rPr>
        <w:pPrChange w:id="91" w:author="China" w:date="2025-11-27T21:04:00Z">
          <w:pPr>
            <w:autoSpaceDE w:val="0"/>
            <w:autoSpaceDN w:val="0"/>
            <w:adjustRightInd w:val="0"/>
            <w:spacing w:line="440" w:lineRule="exact"/>
            <w:jc w:val="left"/>
          </w:pPr>
        </w:pPrChange>
      </w:pPr>
      <w:del w:id="92" w:author="China" w:date="2025-11-27T20:52:00Z">
        <w:r w:rsidRPr="00F522EB" w:rsidDel="00FD684D">
          <w:rPr>
            <w:rFonts w:ascii="Times New Roman" w:hAnsi="Times New Roman"/>
            <w:kern w:val="0"/>
            <w:sz w:val="28"/>
            <w:szCs w:val="28"/>
          </w:rPr>
          <w:delText xml:space="preserve">a) </w:delText>
        </w:r>
        <w:r w:rsidRPr="00F522EB" w:rsidDel="00FD684D">
          <w:rPr>
            <w:rFonts w:ascii="Times New Roman" w:hAnsi="Times New Roman" w:hint="eastAsia"/>
            <w:kern w:val="0"/>
            <w:sz w:val="28"/>
            <w:szCs w:val="28"/>
          </w:rPr>
          <w:delText>根据初步设计方案，确认工装功能、工装结构形式以及操作性否满足要求；</w:delText>
        </w:r>
      </w:del>
    </w:p>
    <w:p w:rsidR="00FC20A4" w:rsidRPr="00F522EB" w:rsidDel="00FD684D" w:rsidRDefault="00FD684D" w:rsidP="00810484">
      <w:pPr>
        <w:autoSpaceDE w:val="0"/>
        <w:autoSpaceDN w:val="0"/>
        <w:adjustRightInd w:val="0"/>
        <w:spacing w:line="440" w:lineRule="exact"/>
        <w:ind w:firstLineChars="200" w:firstLine="560"/>
        <w:rPr>
          <w:del w:id="93" w:author="China" w:date="2025-11-27T20:52:00Z"/>
          <w:rFonts w:ascii="Times New Roman" w:eastAsiaTheme="minorEastAsia" w:hAnsi="Times New Roman"/>
          <w:kern w:val="0"/>
          <w:sz w:val="24"/>
          <w:szCs w:val="24"/>
        </w:rPr>
        <w:pPrChange w:id="94" w:author="China" w:date="2025-11-27T21:04:00Z">
          <w:pPr>
            <w:autoSpaceDE w:val="0"/>
            <w:autoSpaceDN w:val="0"/>
            <w:adjustRightInd w:val="0"/>
            <w:spacing w:line="440" w:lineRule="exact"/>
            <w:jc w:val="left"/>
          </w:pPr>
        </w:pPrChange>
      </w:pPr>
      <w:ins w:id="95" w:author="China" w:date="2025-11-27T20:52:00Z">
        <w:r w:rsidRPr="00F522EB">
          <w:rPr>
            <w:rFonts w:ascii="Times New Roman" w:hAnsi="Times New Roman"/>
            <w:kern w:val="0"/>
            <w:sz w:val="28"/>
            <w:szCs w:val="28"/>
          </w:rPr>
          <w:t xml:space="preserve">a) </w:t>
        </w:r>
      </w:ins>
      <w:r w:rsidR="001241AB" w:rsidRPr="00F522EB">
        <w:rPr>
          <w:rFonts w:ascii="Times New Roman" w:eastAsiaTheme="minorEastAsia" w:hAnsi="Times New Roman"/>
          <w:kern w:val="0"/>
          <w:sz w:val="24"/>
          <w:szCs w:val="24"/>
        </w:rPr>
        <w:t>Confirm whether the tooling function, structure and operability meet the requirements according to the preliminary design scheme;</w:t>
      </w:r>
    </w:p>
    <w:p w:rsidR="00FC20A4" w:rsidRPr="00F522EB" w:rsidRDefault="00583E87" w:rsidP="00810484">
      <w:pPr>
        <w:autoSpaceDE w:val="0"/>
        <w:autoSpaceDN w:val="0"/>
        <w:adjustRightInd w:val="0"/>
        <w:spacing w:line="440" w:lineRule="exact"/>
        <w:ind w:firstLineChars="200" w:firstLine="560"/>
        <w:rPr>
          <w:rFonts w:ascii="Times New Roman" w:hAnsi="Times New Roman"/>
          <w:kern w:val="0"/>
          <w:sz w:val="28"/>
          <w:szCs w:val="28"/>
        </w:rPr>
        <w:pPrChange w:id="96" w:author="China" w:date="2025-11-27T21:04:00Z">
          <w:pPr>
            <w:autoSpaceDE w:val="0"/>
            <w:autoSpaceDN w:val="0"/>
            <w:adjustRightInd w:val="0"/>
            <w:spacing w:line="440" w:lineRule="exact"/>
            <w:jc w:val="left"/>
          </w:pPr>
        </w:pPrChange>
      </w:pPr>
      <w:del w:id="97" w:author="China" w:date="2025-11-27T20:52:00Z">
        <w:r w:rsidRPr="00F522EB" w:rsidDel="00FD684D">
          <w:rPr>
            <w:rFonts w:ascii="Times New Roman" w:hAnsi="Times New Roman"/>
            <w:kern w:val="0"/>
            <w:sz w:val="28"/>
            <w:szCs w:val="28"/>
          </w:rPr>
          <w:delText xml:space="preserve">b) </w:delText>
        </w:r>
        <w:r w:rsidRPr="00F522EB" w:rsidDel="00FD684D">
          <w:rPr>
            <w:rFonts w:ascii="Times New Roman" w:hAnsi="Times New Roman" w:hint="eastAsia"/>
            <w:kern w:val="0"/>
            <w:sz w:val="28"/>
            <w:szCs w:val="28"/>
          </w:rPr>
          <w:delText>零件与工装协调依据是否正确、工艺过程是否便捷、有效；</w:delText>
        </w:r>
      </w:del>
    </w:p>
    <w:p w:rsidR="00FC20A4" w:rsidRPr="00FD684D" w:rsidRDefault="00FD684D" w:rsidP="00810484">
      <w:pPr>
        <w:autoSpaceDE w:val="0"/>
        <w:autoSpaceDN w:val="0"/>
        <w:adjustRightInd w:val="0"/>
        <w:spacing w:line="440" w:lineRule="exact"/>
        <w:ind w:firstLineChars="200" w:firstLine="560"/>
        <w:rPr>
          <w:rFonts w:ascii="Times New Roman" w:hAnsi="Times New Roman"/>
          <w:kern w:val="0"/>
          <w:sz w:val="28"/>
          <w:szCs w:val="28"/>
          <w:rPrChange w:id="98" w:author="China" w:date="2025-11-27T20:52:00Z">
            <w:rPr>
              <w:rFonts w:ascii="Times New Roman" w:eastAsiaTheme="minorEastAsia" w:hAnsi="Times New Roman"/>
              <w:kern w:val="0"/>
              <w:sz w:val="24"/>
              <w:szCs w:val="24"/>
            </w:rPr>
          </w:rPrChange>
        </w:rPr>
        <w:pPrChange w:id="99" w:author="China" w:date="2025-11-27T21:04:00Z">
          <w:pPr>
            <w:autoSpaceDE w:val="0"/>
            <w:autoSpaceDN w:val="0"/>
            <w:adjustRightInd w:val="0"/>
            <w:spacing w:line="440" w:lineRule="exact"/>
            <w:jc w:val="left"/>
          </w:pPr>
        </w:pPrChange>
      </w:pPr>
      <w:ins w:id="100" w:author="China" w:date="2025-11-27T20:52:00Z">
        <w:r w:rsidRPr="00F522EB">
          <w:rPr>
            <w:rFonts w:ascii="Times New Roman" w:hAnsi="Times New Roman"/>
            <w:kern w:val="0"/>
            <w:sz w:val="28"/>
            <w:szCs w:val="28"/>
          </w:rPr>
          <w:t xml:space="preserve">b) </w:t>
        </w:r>
      </w:ins>
      <w:r w:rsidR="001241AB" w:rsidRPr="00FD684D">
        <w:rPr>
          <w:rFonts w:ascii="Times New Roman" w:hAnsi="Times New Roman"/>
          <w:kern w:val="0"/>
          <w:sz w:val="28"/>
          <w:szCs w:val="28"/>
          <w:rPrChange w:id="101" w:author="China" w:date="2025-11-27T20:52:00Z">
            <w:rPr>
              <w:rFonts w:ascii="Times New Roman" w:eastAsiaTheme="minorEastAsia" w:hAnsi="Times New Roman"/>
              <w:kern w:val="0"/>
              <w:sz w:val="24"/>
              <w:szCs w:val="24"/>
            </w:rPr>
          </w:rPrChange>
        </w:rPr>
        <w:t>Whether the coordination basis between parts and tooling is correct and whether the process is</w:t>
      </w:r>
    </w:p>
    <w:p w:rsidR="00FC20A4" w:rsidRPr="00FD684D" w:rsidRDefault="001241AB" w:rsidP="00810484">
      <w:pPr>
        <w:autoSpaceDE w:val="0"/>
        <w:autoSpaceDN w:val="0"/>
        <w:adjustRightInd w:val="0"/>
        <w:spacing w:line="440" w:lineRule="exact"/>
        <w:ind w:firstLineChars="200" w:firstLine="560"/>
        <w:rPr>
          <w:rFonts w:ascii="Times New Roman" w:hAnsi="Times New Roman"/>
          <w:kern w:val="0"/>
          <w:sz w:val="28"/>
          <w:szCs w:val="28"/>
          <w:rPrChange w:id="102" w:author="China" w:date="2025-11-27T20:52:00Z">
            <w:rPr>
              <w:rFonts w:ascii="Times New Roman" w:eastAsiaTheme="minorEastAsia" w:hAnsi="Times New Roman"/>
              <w:kern w:val="0"/>
              <w:sz w:val="24"/>
              <w:szCs w:val="24"/>
            </w:rPr>
          </w:rPrChange>
        </w:rPr>
        <w:pPrChange w:id="103" w:author="China" w:date="2025-11-27T21:04:00Z">
          <w:pPr>
            <w:autoSpaceDE w:val="0"/>
            <w:autoSpaceDN w:val="0"/>
            <w:adjustRightInd w:val="0"/>
            <w:spacing w:line="440" w:lineRule="exact"/>
            <w:jc w:val="left"/>
          </w:pPr>
        </w:pPrChange>
      </w:pPr>
      <w:proofErr w:type="gramStart"/>
      <w:r w:rsidRPr="00FD684D">
        <w:rPr>
          <w:rFonts w:ascii="Times New Roman" w:hAnsi="Times New Roman"/>
          <w:kern w:val="0"/>
          <w:sz w:val="28"/>
          <w:szCs w:val="28"/>
          <w:rPrChange w:id="104" w:author="China" w:date="2025-11-27T20:52:00Z">
            <w:rPr>
              <w:rFonts w:ascii="Times New Roman" w:eastAsiaTheme="minorEastAsia" w:hAnsi="Times New Roman"/>
              <w:kern w:val="0"/>
              <w:sz w:val="24"/>
              <w:szCs w:val="24"/>
            </w:rPr>
          </w:rPrChange>
        </w:rPr>
        <w:t>convenient</w:t>
      </w:r>
      <w:proofErr w:type="gramEnd"/>
      <w:r w:rsidRPr="00FD684D">
        <w:rPr>
          <w:rFonts w:ascii="Times New Roman" w:hAnsi="Times New Roman"/>
          <w:kern w:val="0"/>
          <w:sz w:val="28"/>
          <w:szCs w:val="28"/>
          <w:rPrChange w:id="105" w:author="China" w:date="2025-11-27T20:52:00Z">
            <w:rPr>
              <w:rFonts w:ascii="Times New Roman" w:eastAsiaTheme="minorEastAsia" w:hAnsi="Times New Roman"/>
              <w:kern w:val="0"/>
              <w:sz w:val="24"/>
              <w:szCs w:val="24"/>
            </w:rPr>
          </w:rPrChange>
        </w:rPr>
        <w:t xml:space="preserve"> and effective;</w:t>
      </w:r>
    </w:p>
    <w:p w:rsidR="00FC20A4" w:rsidRPr="00F522EB" w:rsidDel="00FD684D" w:rsidRDefault="00583E87" w:rsidP="00810484">
      <w:pPr>
        <w:autoSpaceDE w:val="0"/>
        <w:autoSpaceDN w:val="0"/>
        <w:adjustRightInd w:val="0"/>
        <w:spacing w:line="440" w:lineRule="exact"/>
        <w:rPr>
          <w:del w:id="106" w:author="China" w:date="2025-11-27T20:52:00Z"/>
          <w:rFonts w:ascii="Times New Roman" w:hAnsi="Times New Roman"/>
          <w:kern w:val="0"/>
          <w:sz w:val="28"/>
          <w:szCs w:val="28"/>
        </w:rPr>
        <w:pPrChange w:id="107" w:author="China" w:date="2025-11-27T21:04:00Z">
          <w:pPr>
            <w:autoSpaceDE w:val="0"/>
            <w:autoSpaceDN w:val="0"/>
            <w:adjustRightInd w:val="0"/>
            <w:spacing w:line="440" w:lineRule="exact"/>
            <w:jc w:val="left"/>
          </w:pPr>
        </w:pPrChange>
      </w:pPr>
      <w:del w:id="108" w:author="China" w:date="2025-11-27T20:52:00Z">
        <w:r w:rsidRPr="00F522EB" w:rsidDel="00FD684D">
          <w:rPr>
            <w:rFonts w:ascii="Times New Roman" w:hAnsi="Times New Roman"/>
            <w:kern w:val="0"/>
            <w:sz w:val="28"/>
            <w:szCs w:val="28"/>
          </w:rPr>
          <w:delText xml:space="preserve">c) </w:delText>
        </w:r>
        <w:r w:rsidRPr="00F522EB" w:rsidDel="00FD684D">
          <w:rPr>
            <w:rFonts w:ascii="Times New Roman" w:hAnsi="Times New Roman" w:hint="eastAsia"/>
            <w:kern w:val="0"/>
            <w:sz w:val="28"/>
            <w:szCs w:val="28"/>
          </w:rPr>
          <w:delText>材料选择是否合理，工装在各个使用工况下是否稳定并且变形可控。</w:delText>
        </w:r>
      </w:del>
    </w:p>
    <w:p w:rsidR="00FC20A4" w:rsidRPr="00FD684D" w:rsidDel="00FD684D" w:rsidRDefault="00FD684D" w:rsidP="00810484">
      <w:pPr>
        <w:autoSpaceDE w:val="0"/>
        <w:autoSpaceDN w:val="0"/>
        <w:adjustRightInd w:val="0"/>
        <w:spacing w:line="440" w:lineRule="exact"/>
        <w:ind w:firstLineChars="200" w:firstLine="560"/>
        <w:rPr>
          <w:del w:id="109" w:author="China" w:date="2025-11-27T20:52:00Z"/>
          <w:rFonts w:ascii="Times New Roman" w:hAnsi="Times New Roman"/>
          <w:kern w:val="0"/>
          <w:sz w:val="28"/>
          <w:szCs w:val="28"/>
          <w:rPrChange w:id="110" w:author="China" w:date="2025-11-27T20:52:00Z">
            <w:rPr>
              <w:del w:id="111" w:author="China" w:date="2025-11-27T20:52:00Z"/>
              <w:rFonts w:ascii="Times New Roman" w:eastAsiaTheme="minorEastAsia" w:hAnsi="Times New Roman"/>
              <w:kern w:val="0"/>
              <w:sz w:val="24"/>
              <w:szCs w:val="24"/>
            </w:rPr>
          </w:rPrChange>
        </w:rPr>
        <w:pPrChange w:id="112" w:author="China" w:date="2025-11-27T21:04:00Z">
          <w:pPr>
            <w:autoSpaceDE w:val="0"/>
            <w:autoSpaceDN w:val="0"/>
            <w:adjustRightInd w:val="0"/>
            <w:spacing w:line="440" w:lineRule="exact"/>
            <w:jc w:val="left"/>
          </w:pPr>
        </w:pPrChange>
      </w:pPr>
      <w:ins w:id="113" w:author="China" w:date="2025-11-27T20:52:00Z">
        <w:r w:rsidRPr="00F522EB">
          <w:rPr>
            <w:rFonts w:ascii="Times New Roman" w:hAnsi="Times New Roman"/>
            <w:kern w:val="0"/>
            <w:sz w:val="28"/>
            <w:szCs w:val="28"/>
          </w:rPr>
          <w:t xml:space="preserve">c) </w:t>
        </w:r>
      </w:ins>
      <w:r w:rsidR="001241AB" w:rsidRPr="00FD684D">
        <w:rPr>
          <w:rFonts w:ascii="Times New Roman" w:hAnsi="Times New Roman"/>
          <w:kern w:val="0"/>
          <w:sz w:val="28"/>
          <w:szCs w:val="28"/>
          <w:rPrChange w:id="114" w:author="China" w:date="2025-11-27T20:52:00Z">
            <w:rPr>
              <w:rFonts w:ascii="Times New Roman" w:eastAsiaTheme="minorEastAsia" w:hAnsi="Times New Roman"/>
              <w:kern w:val="0"/>
              <w:sz w:val="24"/>
              <w:szCs w:val="24"/>
            </w:rPr>
          </w:rPrChange>
        </w:rPr>
        <w:t>Whether the material selection is reasonable and whether the tooling is stable and the deformation is</w:t>
      </w:r>
      <w:ins w:id="115" w:author="China" w:date="2025-11-27T20:52:00Z">
        <w:r>
          <w:rPr>
            <w:rFonts w:ascii="Times New Roman" w:hAnsi="Times New Roman"/>
            <w:kern w:val="0"/>
            <w:sz w:val="28"/>
            <w:szCs w:val="28"/>
          </w:rPr>
          <w:t xml:space="preserve"> </w:t>
        </w:r>
      </w:ins>
    </w:p>
    <w:p w:rsidR="00FC20A4" w:rsidRPr="00FD684D" w:rsidRDefault="001241AB" w:rsidP="00810484">
      <w:pPr>
        <w:autoSpaceDE w:val="0"/>
        <w:autoSpaceDN w:val="0"/>
        <w:adjustRightInd w:val="0"/>
        <w:spacing w:line="440" w:lineRule="exact"/>
        <w:ind w:firstLineChars="200" w:firstLine="560"/>
        <w:rPr>
          <w:rFonts w:ascii="Times New Roman" w:hAnsi="Times New Roman"/>
          <w:kern w:val="0"/>
          <w:sz w:val="28"/>
          <w:szCs w:val="28"/>
          <w:rPrChange w:id="116" w:author="China" w:date="2025-11-27T20:52:00Z">
            <w:rPr>
              <w:rFonts w:ascii="Times New Roman" w:eastAsiaTheme="minorEastAsia" w:hAnsi="Times New Roman"/>
              <w:kern w:val="0"/>
              <w:sz w:val="24"/>
              <w:szCs w:val="24"/>
            </w:rPr>
          </w:rPrChange>
        </w:rPr>
        <w:pPrChange w:id="117" w:author="China" w:date="2025-11-27T21:04:00Z">
          <w:pPr>
            <w:autoSpaceDE w:val="0"/>
            <w:autoSpaceDN w:val="0"/>
            <w:adjustRightInd w:val="0"/>
            <w:spacing w:line="440" w:lineRule="exact"/>
            <w:jc w:val="left"/>
          </w:pPr>
        </w:pPrChange>
      </w:pPr>
      <w:proofErr w:type="gramStart"/>
      <w:r w:rsidRPr="00FD684D">
        <w:rPr>
          <w:rFonts w:ascii="Times New Roman" w:hAnsi="Times New Roman"/>
          <w:kern w:val="0"/>
          <w:sz w:val="28"/>
          <w:szCs w:val="28"/>
          <w:rPrChange w:id="118" w:author="China" w:date="2025-11-27T20:52:00Z">
            <w:rPr>
              <w:rFonts w:ascii="Times New Roman" w:eastAsiaTheme="minorEastAsia" w:hAnsi="Times New Roman"/>
              <w:kern w:val="0"/>
              <w:sz w:val="24"/>
              <w:szCs w:val="24"/>
            </w:rPr>
          </w:rPrChange>
        </w:rPr>
        <w:t>controllable</w:t>
      </w:r>
      <w:proofErr w:type="gramEnd"/>
      <w:r w:rsidRPr="00FD684D">
        <w:rPr>
          <w:rFonts w:ascii="Times New Roman" w:hAnsi="Times New Roman"/>
          <w:kern w:val="0"/>
          <w:sz w:val="28"/>
          <w:szCs w:val="28"/>
          <w:rPrChange w:id="119" w:author="China" w:date="2025-11-27T20:52:00Z">
            <w:rPr>
              <w:rFonts w:ascii="Times New Roman" w:eastAsiaTheme="minorEastAsia" w:hAnsi="Times New Roman"/>
              <w:kern w:val="0"/>
              <w:sz w:val="24"/>
              <w:szCs w:val="24"/>
            </w:rPr>
          </w:rPrChange>
        </w:rPr>
        <w:t xml:space="preserve"> under various working conditions.</w:t>
      </w:r>
    </w:p>
    <w:p w:rsidR="00FC20A4" w:rsidRPr="00F522EB" w:rsidDel="00FD684D" w:rsidRDefault="00583E87" w:rsidP="00810484">
      <w:pPr>
        <w:autoSpaceDE w:val="0"/>
        <w:autoSpaceDN w:val="0"/>
        <w:adjustRightInd w:val="0"/>
        <w:spacing w:line="440" w:lineRule="exact"/>
        <w:rPr>
          <w:del w:id="120" w:author="China" w:date="2025-11-27T20:53:00Z"/>
          <w:rFonts w:ascii="Times New Roman" w:hAnsi="Times New Roman"/>
          <w:kern w:val="0"/>
          <w:sz w:val="28"/>
          <w:szCs w:val="28"/>
        </w:rPr>
        <w:pPrChange w:id="121" w:author="China" w:date="2025-11-27T21:04:00Z">
          <w:pPr>
            <w:autoSpaceDE w:val="0"/>
            <w:autoSpaceDN w:val="0"/>
            <w:adjustRightInd w:val="0"/>
            <w:spacing w:line="440" w:lineRule="exact"/>
            <w:jc w:val="left"/>
          </w:pPr>
        </w:pPrChange>
      </w:pPr>
      <w:r w:rsidRPr="00F522EB">
        <w:rPr>
          <w:rFonts w:ascii="黑体" w:eastAsia="黑体" w:hAnsi="黑体"/>
          <w:sz w:val="28"/>
          <w:szCs w:val="28"/>
        </w:rPr>
        <w:t xml:space="preserve">5.1.1.3.1.3  </w:t>
      </w:r>
      <w:del w:id="122" w:author="China" w:date="2025-11-27T20:53:00Z">
        <w:r w:rsidRPr="00F522EB" w:rsidDel="00FD684D">
          <w:rPr>
            <w:rFonts w:ascii="Times New Roman" w:hAnsi="Times New Roman" w:hint="eastAsia"/>
            <w:kern w:val="0"/>
            <w:sz w:val="28"/>
            <w:szCs w:val="28"/>
          </w:rPr>
          <w:delText>工装零组件设计计划。</w:delText>
        </w:r>
      </w:del>
    </w:p>
    <w:p w:rsidR="00FC20A4" w:rsidRPr="00F522EB" w:rsidRDefault="001241AB" w:rsidP="00810484">
      <w:pPr>
        <w:autoSpaceDE w:val="0"/>
        <w:autoSpaceDN w:val="0"/>
        <w:adjustRightInd w:val="0"/>
        <w:spacing w:line="440" w:lineRule="exact"/>
        <w:rPr>
          <w:rFonts w:ascii="Times New Roman" w:eastAsiaTheme="minorEastAsia" w:hAnsi="Times New Roman"/>
          <w:kern w:val="0"/>
          <w:sz w:val="24"/>
          <w:szCs w:val="24"/>
        </w:rPr>
        <w:pPrChange w:id="123" w:author="China" w:date="2025-11-27T21:0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Design plan of tooling components.</w:t>
      </w:r>
    </w:p>
    <w:p w:rsidR="00FC20A4" w:rsidRPr="00F522EB" w:rsidRDefault="00583E87" w:rsidP="00810484">
      <w:pPr>
        <w:autoSpaceDE w:val="0"/>
        <w:autoSpaceDN w:val="0"/>
        <w:adjustRightInd w:val="0"/>
        <w:spacing w:line="440" w:lineRule="exact"/>
        <w:rPr>
          <w:rFonts w:ascii="Times New Roman" w:eastAsiaTheme="minorEastAsia" w:hAnsi="Times New Roman"/>
          <w:kern w:val="0"/>
          <w:sz w:val="28"/>
          <w:szCs w:val="28"/>
        </w:rPr>
        <w:pPrChange w:id="124" w:author="China" w:date="2025-11-27T21:04:00Z">
          <w:pPr>
            <w:autoSpaceDE w:val="0"/>
            <w:autoSpaceDN w:val="0"/>
            <w:adjustRightInd w:val="0"/>
            <w:spacing w:line="440" w:lineRule="exact"/>
            <w:jc w:val="left"/>
          </w:pPr>
        </w:pPrChange>
      </w:pPr>
      <w:proofErr w:type="gramStart"/>
      <w:r w:rsidRPr="00F522EB">
        <w:rPr>
          <w:rFonts w:ascii="黑体" w:eastAsia="黑体" w:hAnsi="黑体"/>
          <w:sz w:val="28"/>
          <w:szCs w:val="28"/>
        </w:rPr>
        <w:t xml:space="preserve">5.1.1.3.2  </w:t>
      </w:r>
      <w:proofErr w:type="gramEnd"/>
      <w:del w:id="125" w:author="China" w:date="2025-11-27T20:53:00Z">
        <w:r w:rsidRPr="00F522EB" w:rsidDel="00FD684D">
          <w:rPr>
            <w:rFonts w:ascii="黑体" w:eastAsia="黑体" w:hAnsi="黑体" w:hint="eastAsia"/>
            <w:kern w:val="0"/>
            <w:sz w:val="28"/>
            <w:szCs w:val="28"/>
          </w:rPr>
          <w:delText>关键设计评审</w:delText>
        </w:r>
        <w:r w:rsidR="005C18B2" w:rsidRPr="00F522EB" w:rsidDel="00FD684D">
          <w:rPr>
            <w:rFonts w:ascii="Times New Roman" w:eastAsiaTheme="minorEastAsia" w:hAnsi="Times New Roman"/>
            <w:kern w:val="0"/>
            <w:sz w:val="28"/>
            <w:szCs w:val="28"/>
          </w:rPr>
          <w:delText>(CDR)</w:delText>
        </w:r>
        <w:r w:rsidR="005C18B2" w:rsidRPr="00F522EB" w:rsidDel="00FD684D">
          <w:rPr>
            <w:rFonts w:ascii="Times New Roman" w:eastAsiaTheme="minorEastAsia" w:hAnsi="Times New Roman" w:hint="eastAsia"/>
            <w:kern w:val="0"/>
            <w:sz w:val="28"/>
            <w:szCs w:val="28"/>
          </w:rPr>
          <w:delText xml:space="preserve"> </w:delText>
        </w:r>
      </w:del>
      <w:r w:rsidR="005C18B2" w:rsidRPr="00F522EB">
        <w:rPr>
          <w:rFonts w:ascii="Times New Roman" w:eastAsiaTheme="minorEastAsia" w:hAnsi="Times New Roman"/>
          <w:b/>
          <w:kern w:val="0"/>
          <w:sz w:val="24"/>
          <w:szCs w:val="24"/>
        </w:rPr>
        <w:t>Critical Design Review(CDR)</w:t>
      </w:r>
    </w:p>
    <w:p w:rsidR="00583E87" w:rsidRPr="00F522EB" w:rsidDel="00FD684D" w:rsidRDefault="00583E87" w:rsidP="00810484">
      <w:pPr>
        <w:autoSpaceDE w:val="0"/>
        <w:autoSpaceDN w:val="0"/>
        <w:adjustRightInd w:val="0"/>
        <w:spacing w:line="440" w:lineRule="exact"/>
        <w:ind w:firstLineChars="200" w:firstLine="560"/>
        <w:rPr>
          <w:del w:id="126" w:author="China" w:date="2025-11-27T20:53:00Z"/>
          <w:rFonts w:ascii="Times New Roman" w:hAnsi="Times New Roman"/>
          <w:kern w:val="0"/>
          <w:sz w:val="28"/>
          <w:szCs w:val="28"/>
        </w:rPr>
        <w:pPrChange w:id="127" w:author="China" w:date="2025-11-27T21:04:00Z">
          <w:pPr>
            <w:autoSpaceDE w:val="0"/>
            <w:autoSpaceDN w:val="0"/>
            <w:adjustRightInd w:val="0"/>
            <w:spacing w:line="440" w:lineRule="exact"/>
            <w:ind w:firstLineChars="200" w:firstLine="560"/>
            <w:jc w:val="left"/>
          </w:pPr>
        </w:pPrChange>
      </w:pPr>
      <w:del w:id="128" w:author="China" w:date="2025-11-27T20:53:00Z">
        <w:r w:rsidRPr="00F522EB" w:rsidDel="00FD684D">
          <w:rPr>
            <w:rFonts w:ascii="Times New Roman" w:hAnsi="Times New Roman" w:hint="eastAsia"/>
            <w:kern w:val="0"/>
            <w:sz w:val="28"/>
            <w:szCs w:val="28"/>
          </w:rPr>
          <w:delText>关键设计评审是对详细设计阶段成果的评审，三维设计数模基本完成，并可支撑后续加工制造的开展。</w:delText>
        </w:r>
      </w:del>
    </w:p>
    <w:p w:rsidR="00FC20A4" w:rsidRPr="00F522EB" w:rsidDel="00FD684D" w:rsidRDefault="001241AB" w:rsidP="00810484">
      <w:pPr>
        <w:autoSpaceDE w:val="0"/>
        <w:autoSpaceDN w:val="0"/>
        <w:adjustRightInd w:val="0"/>
        <w:spacing w:line="440" w:lineRule="exact"/>
        <w:ind w:firstLineChars="200" w:firstLine="480"/>
        <w:rPr>
          <w:del w:id="129" w:author="China" w:date="2025-11-27T20:53:00Z"/>
          <w:rFonts w:ascii="Times New Roman" w:eastAsiaTheme="minorEastAsia" w:hAnsi="Times New Roman"/>
          <w:kern w:val="0"/>
          <w:sz w:val="24"/>
          <w:szCs w:val="24"/>
        </w:rPr>
        <w:pPrChange w:id="130" w:author="China" w:date="2025-11-27T21:0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CDR is the review of the results of the detailed design stage. The 3D design digital simulation is</w:t>
      </w:r>
      <w:ins w:id="131" w:author="China" w:date="2025-11-27T20:53:00Z">
        <w:r w:rsidR="00FD684D">
          <w:rPr>
            <w:rFonts w:ascii="Times New Roman" w:eastAsiaTheme="minorEastAsia" w:hAnsi="Times New Roman"/>
            <w:kern w:val="0"/>
            <w:sz w:val="24"/>
            <w:szCs w:val="24"/>
          </w:rPr>
          <w:t xml:space="preserve"> </w:t>
        </w:r>
      </w:ins>
    </w:p>
    <w:p w:rsidR="00FC20A4" w:rsidRPr="00F522EB" w:rsidDel="00FD684D" w:rsidRDefault="001241AB" w:rsidP="00810484">
      <w:pPr>
        <w:autoSpaceDE w:val="0"/>
        <w:autoSpaceDN w:val="0"/>
        <w:adjustRightInd w:val="0"/>
        <w:spacing w:line="440" w:lineRule="exact"/>
        <w:ind w:firstLineChars="200" w:firstLine="480"/>
        <w:rPr>
          <w:del w:id="132" w:author="China" w:date="2025-11-27T20:53:00Z"/>
          <w:rFonts w:ascii="Times New Roman" w:hAnsi="Times New Roman"/>
          <w:kern w:val="0"/>
          <w:sz w:val="28"/>
          <w:szCs w:val="28"/>
        </w:rPr>
        <w:pPrChange w:id="133" w:author="China" w:date="2025-11-27T21:04:00Z">
          <w:pPr>
            <w:autoSpaceDE w:val="0"/>
            <w:autoSpaceDN w:val="0"/>
            <w:adjustRightInd w:val="0"/>
            <w:spacing w:line="440" w:lineRule="exact"/>
            <w:jc w:val="left"/>
          </w:pPr>
        </w:pPrChange>
      </w:pPr>
      <w:proofErr w:type="gramStart"/>
      <w:r w:rsidRPr="00F522EB">
        <w:rPr>
          <w:rFonts w:ascii="Times New Roman" w:eastAsiaTheme="minorEastAsia" w:hAnsi="Times New Roman"/>
          <w:kern w:val="0"/>
          <w:sz w:val="24"/>
          <w:szCs w:val="24"/>
        </w:rPr>
        <w:t>basically</w:t>
      </w:r>
      <w:proofErr w:type="gramEnd"/>
      <w:r w:rsidRPr="00F522EB">
        <w:rPr>
          <w:rFonts w:ascii="Times New Roman" w:eastAsiaTheme="minorEastAsia" w:hAnsi="Times New Roman"/>
          <w:kern w:val="0"/>
          <w:sz w:val="24"/>
          <w:szCs w:val="24"/>
        </w:rPr>
        <w:t xml:space="preserve"> completed and can support the development of subsequent processing and manufacturing. </w:t>
      </w:r>
      <w:r w:rsidR="00583E87" w:rsidRPr="00F522EB">
        <w:rPr>
          <w:rFonts w:ascii="黑体" w:eastAsia="黑体" w:hAnsi="黑体"/>
          <w:sz w:val="28"/>
          <w:szCs w:val="28"/>
        </w:rPr>
        <w:t>5.1.1.3.2.1</w:t>
      </w:r>
      <w:r w:rsidR="00583E87" w:rsidRPr="00F522EB">
        <w:rPr>
          <w:rFonts w:ascii="Times New Roman" w:hAnsi="Times New Roman"/>
          <w:kern w:val="0"/>
          <w:sz w:val="28"/>
          <w:szCs w:val="28"/>
        </w:rPr>
        <w:t xml:space="preserve">  </w:t>
      </w:r>
      <w:del w:id="134" w:author="China" w:date="2025-11-27T20:53:00Z">
        <w:r w:rsidR="00583E87" w:rsidRPr="00F522EB" w:rsidDel="00FD684D">
          <w:rPr>
            <w:rFonts w:ascii="Times New Roman" w:hAnsi="Times New Roman" w:hint="eastAsia"/>
            <w:kern w:val="0"/>
            <w:sz w:val="28"/>
            <w:szCs w:val="28"/>
          </w:rPr>
          <w:delText>工装的详细功能和细节尺寸精度等是否明确。</w:delText>
        </w:r>
      </w:del>
    </w:p>
    <w:p w:rsidR="00FC20A4" w:rsidRPr="00F522EB" w:rsidRDefault="001241AB" w:rsidP="00810484">
      <w:pPr>
        <w:autoSpaceDE w:val="0"/>
        <w:autoSpaceDN w:val="0"/>
        <w:adjustRightInd w:val="0"/>
        <w:spacing w:line="440" w:lineRule="exact"/>
        <w:ind w:firstLineChars="200" w:firstLine="480"/>
        <w:rPr>
          <w:rFonts w:ascii="Times New Roman" w:eastAsiaTheme="minorEastAsia" w:hAnsi="Times New Roman"/>
          <w:kern w:val="0"/>
          <w:sz w:val="24"/>
          <w:szCs w:val="24"/>
        </w:rPr>
        <w:pPrChange w:id="135" w:author="China" w:date="2025-11-27T21:0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Whether the detailed functions and the detailed dimension accuracy of the tooling are clear.</w:t>
      </w:r>
    </w:p>
    <w:p w:rsidR="00FC20A4" w:rsidRPr="00F522EB" w:rsidDel="00FD684D" w:rsidRDefault="00583E87" w:rsidP="00810484">
      <w:pPr>
        <w:autoSpaceDE w:val="0"/>
        <w:autoSpaceDN w:val="0"/>
        <w:adjustRightInd w:val="0"/>
        <w:spacing w:line="440" w:lineRule="exact"/>
        <w:rPr>
          <w:del w:id="136" w:author="China" w:date="2025-11-27T20:53:00Z"/>
          <w:rFonts w:ascii="Times New Roman" w:hAnsi="Times New Roman"/>
          <w:kern w:val="0"/>
          <w:sz w:val="28"/>
          <w:szCs w:val="28"/>
        </w:rPr>
        <w:pPrChange w:id="137" w:author="China" w:date="2025-11-27T21:04:00Z">
          <w:pPr>
            <w:autoSpaceDE w:val="0"/>
            <w:autoSpaceDN w:val="0"/>
            <w:adjustRightInd w:val="0"/>
            <w:spacing w:line="440" w:lineRule="exact"/>
            <w:jc w:val="left"/>
          </w:pPr>
        </w:pPrChange>
      </w:pPr>
      <w:r w:rsidRPr="00F522EB">
        <w:rPr>
          <w:rFonts w:ascii="黑体" w:eastAsia="黑体" w:hAnsi="黑体"/>
          <w:sz w:val="28"/>
          <w:szCs w:val="28"/>
        </w:rPr>
        <w:t xml:space="preserve">5.1.1.3.2.2  </w:t>
      </w:r>
      <w:del w:id="138" w:author="China" w:date="2025-11-27T20:53:00Z">
        <w:r w:rsidRPr="00F522EB" w:rsidDel="00FD684D">
          <w:rPr>
            <w:rFonts w:ascii="Times New Roman" w:hAnsi="Times New Roman" w:hint="eastAsia"/>
            <w:kern w:val="0"/>
            <w:sz w:val="28"/>
            <w:szCs w:val="28"/>
          </w:rPr>
          <w:delText>工装协调依据是否正确、容差分配是否合理。</w:delText>
        </w:r>
      </w:del>
    </w:p>
    <w:p w:rsidR="00FC20A4" w:rsidRPr="00F522EB" w:rsidDel="00FD684D" w:rsidRDefault="001241AB" w:rsidP="00810484">
      <w:pPr>
        <w:autoSpaceDE w:val="0"/>
        <w:autoSpaceDN w:val="0"/>
        <w:adjustRightInd w:val="0"/>
        <w:spacing w:line="440" w:lineRule="exact"/>
        <w:rPr>
          <w:del w:id="139" w:author="China" w:date="2025-11-27T20:54:00Z"/>
          <w:rFonts w:ascii="Times New Roman" w:eastAsiaTheme="minorEastAsia" w:hAnsi="Times New Roman"/>
          <w:kern w:val="0"/>
          <w:sz w:val="24"/>
          <w:szCs w:val="24"/>
        </w:rPr>
        <w:pPrChange w:id="140" w:author="China" w:date="2025-11-27T21:0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Weather the coordination basis of the tooling is correct and Weather tolerance distribution is</w:t>
      </w:r>
      <w:ins w:id="141" w:author="China" w:date="2025-11-27T20:54:00Z">
        <w:r w:rsidR="00FD684D">
          <w:rPr>
            <w:rFonts w:ascii="Times New Roman" w:eastAsiaTheme="minorEastAsia" w:hAnsi="Times New Roman"/>
            <w:kern w:val="0"/>
            <w:sz w:val="24"/>
            <w:szCs w:val="24"/>
          </w:rPr>
          <w:t xml:space="preserve"> </w:t>
        </w:r>
      </w:ins>
    </w:p>
    <w:p w:rsidR="00FC20A4" w:rsidRPr="00F522EB" w:rsidRDefault="001241AB" w:rsidP="00810484">
      <w:pPr>
        <w:autoSpaceDE w:val="0"/>
        <w:autoSpaceDN w:val="0"/>
        <w:adjustRightInd w:val="0"/>
        <w:spacing w:line="440" w:lineRule="exact"/>
        <w:rPr>
          <w:rFonts w:ascii="Times New Roman" w:eastAsiaTheme="minorEastAsia" w:hAnsi="Times New Roman"/>
          <w:kern w:val="0"/>
          <w:sz w:val="24"/>
          <w:szCs w:val="24"/>
        </w:rPr>
        <w:pPrChange w:id="142" w:author="China" w:date="2025-11-27T21:04:00Z">
          <w:pPr>
            <w:autoSpaceDE w:val="0"/>
            <w:autoSpaceDN w:val="0"/>
            <w:adjustRightInd w:val="0"/>
            <w:spacing w:line="440" w:lineRule="exact"/>
            <w:jc w:val="left"/>
          </w:pPr>
        </w:pPrChange>
      </w:pPr>
      <w:proofErr w:type="gramStart"/>
      <w:r w:rsidRPr="00F522EB">
        <w:rPr>
          <w:rFonts w:ascii="Times New Roman" w:eastAsiaTheme="minorEastAsia" w:hAnsi="Times New Roman"/>
          <w:kern w:val="0"/>
          <w:sz w:val="24"/>
          <w:szCs w:val="24"/>
        </w:rPr>
        <w:t>reasonable</w:t>
      </w:r>
      <w:proofErr w:type="gramEnd"/>
      <w:r w:rsidRPr="00F522EB">
        <w:rPr>
          <w:rFonts w:ascii="Times New Roman" w:eastAsiaTheme="minorEastAsia" w:hAnsi="Times New Roman"/>
          <w:kern w:val="0"/>
          <w:sz w:val="24"/>
          <w:szCs w:val="24"/>
        </w:rPr>
        <w:t>.</w:t>
      </w:r>
    </w:p>
    <w:p w:rsidR="00FC20A4" w:rsidRPr="00F522EB" w:rsidDel="00FD684D" w:rsidRDefault="00583E87" w:rsidP="00810484">
      <w:pPr>
        <w:autoSpaceDE w:val="0"/>
        <w:autoSpaceDN w:val="0"/>
        <w:adjustRightInd w:val="0"/>
        <w:spacing w:line="440" w:lineRule="exact"/>
        <w:rPr>
          <w:del w:id="143" w:author="China" w:date="2025-11-27T20:54:00Z"/>
          <w:rFonts w:ascii="Times New Roman" w:hAnsi="Times New Roman"/>
          <w:kern w:val="0"/>
          <w:sz w:val="28"/>
          <w:szCs w:val="28"/>
        </w:rPr>
        <w:pPrChange w:id="144" w:author="China" w:date="2025-11-27T21:04:00Z">
          <w:pPr>
            <w:autoSpaceDE w:val="0"/>
            <w:autoSpaceDN w:val="0"/>
            <w:adjustRightInd w:val="0"/>
            <w:spacing w:line="440" w:lineRule="exact"/>
            <w:jc w:val="left"/>
          </w:pPr>
        </w:pPrChange>
      </w:pPr>
      <w:r w:rsidRPr="00F522EB">
        <w:rPr>
          <w:rFonts w:ascii="黑体" w:eastAsia="黑体" w:hAnsi="黑体"/>
          <w:sz w:val="28"/>
          <w:szCs w:val="28"/>
        </w:rPr>
        <w:t>5.1.1.3.2</w:t>
      </w:r>
      <w:r w:rsidR="006E7511" w:rsidRPr="00F522EB">
        <w:rPr>
          <w:rFonts w:ascii="黑体" w:eastAsia="黑体" w:hAnsi="黑体" w:hint="eastAsia"/>
          <w:sz w:val="28"/>
          <w:szCs w:val="28"/>
        </w:rPr>
        <w:t>.</w:t>
      </w:r>
      <w:r w:rsidRPr="00F522EB">
        <w:rPr>
          <w:rFonts w:ascii="黑体" w:eastAsia="黑体" w:hAnsi="黑体"/>
          <w:sz w:val="28"/>
          <w:szCs w:val="28"/>
        </w:rPr>
        <w:t xml:space="preserve">3  </w:t>
      </w:r>
      <w:del w:id="145" w:author="China" w:date="2025-11-27T20:54:00Z">
        <w:r w:rsidRPr="00F522EB" w:rsidDel="00FD684D">
          <w:rPr>
            <w:rFonts w:ascii="Times New Roman" w:hAnsi="Times New Roman" w:hint="eastAsia"/>
            <w:kern w:val="0"/>
            <w:sz w:val="28"/>
            <w:szCs w:val="28"/>
          </w:rPr>
          <w:delText>关键尺寸是否控制、是否可测量等。</w:delText>
        </w:r>
      </w:del>
    </w:p>
    <w:p w:rsidR="00FC20A4" w:rsidRPr="00F522EB" w:rsidRDefault="001241AB" w:rsidP="00810484">
      <w:pPr>
        <w:autoSpaceDE w:val="0"/>
        <w:autoSpaceDN w:val="0"/>
        <w:adjustRightInd w:val="0"/>
        <w:spacing w:line="440" w:lineRule="exact"/>
        <w:rPr>
          <w:rFonts w:ascii="Times New Roman" w:eastAsiaTheme="minorEastAsia" w:hAnsi="Times New Roman"/>
          <w:kern w:val="0"/>
          <w:sz w:val="24"/>
          <w:szCs w:val="24"/>
        </w:rPr>
        <w:pPrChange w:id="146" w:author="China" w:date="2025-11-27T21:0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Weather the critical dimensions can be controlled and be measured.</w:t>
      </w:r>
    </w:p>
    <w:p w:rsidR="000F7CE8" w:rsidRPr="00F522EB" w:rsidDel="00FD684D" w:rsidRDefault="00583E87" w:rsidP="00FD684D">
      <w:pPr>
        <w:autoSpaceDE w:val="0"/>
        <w:autoSpaceDN w:val="0"/>
        <w:adjustRightInd w:val="0"/>
        <w:spacing w:line="440" w:lineRule="exact"/>
        <w:rPr>
          <w:del w:id="147" w:author="China" w:date="2025-11-27T20:54:00Z"/>
          <w:rFonts w:ascii="Times New Roman" w:hAnsi="Times New Roman"/>
          <w:kern w:val="0"/>
          <w:sz w:val="28"/>
          <w:szCs w:val="28"/>
        </w:rPr>
        <w:pPrChange w:id="148" w:author="China" w:date="2025-11-27T20:54:00Z">
          <w:pPr>
            <w:autoSpaceDE w:val="0"/>
            <w:autoSpaceDN w:val="0"/>
            <w:adjustRightInd w:val="0"/>
            <w:spacing w:line="440" w:lineRule="exact"/>
            <w:jc w:val="left"/>
          </w:pPr>
        </w:pPrChange>
      </w:pPr>
      <w:r w:rsidRPr="00F522EB">
        <w:rPr>
          <w:rFonts w:ascii="黑体" w:eastAsia="黑体" w:hAnsi="黑体"/>
          <w:sz w:val="28"/>
          <w:szCs w:val="28"/>
        </w:rPr>
        <w:lastRenderedPageBreak/>
        <w:t xml:space="preserve">5.1.1.3.2.4  </w:t>
      </w:r>
      <w:del w:id="149" w:author="China" w:date="2025-11-27T20:54:00Z">
        <w:r w:rsidRPr="00F522EB" w:rsidDel="00FD684D">
          <w:rPr>
            <w:rFonts w:ascii="Times New Roman" w:hAnsi="Times New Roman" w:hint="eastAsia"/>
            <w:kern w:val="0"/>
            <w:sz w:val="28"/>
            <w:szCs w:val="28"/>
          </w:rPr>
          <w:delText>工装定位及上、下架方式是否合理。</w:delText>
        </w:r>
      </w:del>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50" w:author="China" w:date="2025-11-27T20:5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Weather tooling positioning, loading and unloading methods is reasonable.</w:t>
      </w:r>
    </w:p>
    <w:p w:rsidR="00FC20A4" w:rsidRPr="00F522EB" w:rsidDel="00FD684D" w:rsidRDefault="00583E87" w:rsidP="00FD684D">
      <w:pPr>
        <w:autoSpaceDE w:val="0"/>
        <w:autoSpaceDN w:val="0"/>
        <w:adjustRightInd w:val="0"/>
        <w:spacing w:line="440" w:lineRule="exact"/>
        <w:rPr>
          <w:del w:id="151" w:author="China" w:date="2025-11-27T20:54:00Z"/>
          <w:rFonts w:ascii="Times New Roman" w:hAnsi="Times New Roman"/>
          <w:kern w:val="0"/>
          <w:sz w:val="28"/>
          <w:szCs w:val="28"/>
        </w:rPr>
        <w:pPrChange w:id="152" w:author="China" w:date="2025-11-27T20:54:00Z">
          <w:pPr>
            <w:autoSpaceDE w:val="0"/>
            <w:autoSpaceDN w:val="0"/>
            <w:adjustRightInd w:val="0"/>
            <w:spacing w:line="440" w:lineRule="exact"/>
            <w:jc w:val="left"/>
          </w:pPr>
        </w:pPrChange>
      </w:pPr>
      <w:r w:rsidRPr="00F522EB">
        <w:rPr>
          <w:rFonts w:ascii="黑体" w:eastAsia="黑体" w:hAnsi="黑体"/>
          <w:sz w:val="28"/>
          <w:szCs w:val="28"/>
        </w:rPr>
        <w:t xml:space="preserve">5.1.1.3.2.5  </w:t>
      </w:r>
      <w:del w:id="153" w:author="China" w:date="2025-11-27T20:54:00Z">
        <w:r w:rsidRPr="00F522EB" w:rsidDel="00FD684D">
          <w:rPr>
            <w:rFonts w:ascii="Times New Roman" w:hAnsi="Times New Roman" w:hint="eastAsia"/>
            <w:kern w:val="0"/>
            <w:sz w:val="28"/>
            <w:szCs w:val="28"/>
          </w:rPr>
          <w:delText>是否已编制装配工装、吊具、模具等的计算报告</w:delText>
        </w:r>
        <w:r w:rsidRPr="00F522EB" w:rsidDel="00FD684D">
          <w:rPr>
            <w:rFonts w:ascii="Times New Roman" w:eastAsiaTheme="minorEastAsia" w:hAnsi="Times New Roman"/>
            <w:kern w:val="0"/>
            <w:sz w:val="28"/>
            <w:szCs w:val="28"/>
          </w:rPr>
          <w:delText>/</w:delText>
        </w:r>
        <w:r w:rsidRPr="00F522EB" w:rsidDel="00FD684D">
          <w:rPr>
            <w:rFonts w:ascii="Times New Roman" w:hAnsi="Times New Roman" w:hint="eastAsia"/>
            <w:kern w:val="0"/>
            <w:sz w:val="28"/>
            <w:szCs w:val="28"/>
          </w:rPr>
          <w:delText>应力分析报告。</w:delText>
        </w:r>
      </w:del>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54" w:author="China" w:date="2025-11-27T20:5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Weather the calculation and stress analysis report of assembly tooling, overhead mechanical equipment and die has been prepared.</w:t>
      </w:r>
    </w:p>
    <w:p w:rsidR="00FC20A4" w:rsidRPr="00F522EB" w:rsidDel="00FD684D" w:rsidRDefault="00583E87" w:rsidP="00FD684D">
      <w:pPr>
        <w:autoSpaceDE w:val="0"/>
        <w:autoSpaceDN w:val="0"/>
        <w:adjustRightInd w:val="0"/>
        <w:spacing w:line="440" w:lineRule="exact"/>
        <w:rPr>
          <w:del w:id="155" w:author="China" w:date="2025-11-27T20:54:00Z"/>
          <w:rFonts w:ascii="Times New Roman" w:hAnsi="Times New Roman"/>
          <w:kern w:val="0"/>
          <w:sz w:val="28"/>
          <w:szCs w:val="28"/>
        </w:rPr>
        <w:pPrChange w:id="156" w:author="China" w:date="2025-11-27T20:54:00Z">
          <w:pPr>
            <w:autoSpaceDE w:val="0"/>
            <w:autoSpaceDN w:val="0"/>
            <w:adjustRightInd w:val="0"/>
            <w:spacing w:line="440" w:lineRule="exact"/>
            <w:jc w:val="left"/>
          </w:pPr>
        </w:pPrChange>
      </w:pPr>
      <w:r w:rsidRPr="00F522EB">
        <w:rPr>
          <w:rFonts w:ascii="黑体" w:eastAsia="黑体" w:hAnsi="黑体"/>
          <w:sz w:val="28"/>
          <w:szCs w:val="28"/>
        </w:rPr>
        <w:t xml:space="preserve">5.1.1.3.2.6  </w:t>
      </w:r>
      <w:del w:id="157" w:author="China" w:date="2025-11-27T20:54:00Z">
        <w:r w:rsidRPr="00F522EB" w:rsidDel="00FD684D">
          <w:rPr>
            <w:rFonts w:ascii="Times New Roman" w:hAnsi="Times New Roman" w:hint="eastAsia"/>
            <w:kern w:val="0"/>
            <w:sz w:val="28"/>
            <w:szCs w:val="28"/>
          </w:rPr>
          <w:delText>工装零组件是否全部设计完成。</w:delText>
        </w:r>
      </w:del>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58" w:author="China" w:date="2025-11-27T20:5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Weather the tooling's components design plan has been completed.</w:t>
      </w:r>
    </w:p>
    <w:p w:rsidR="00FC20A4" w:rsidRPr="00F522EB" w:rsidDel="00FD684D" w:rsidRDefault="00583E87" w:rsidP="00FD684D">
      <w:pPr>
        <w:autoSpaceDE w:val="0"/>
        <w:autoSpaceDN w:val="0"/>
        <w:adjustRightInd w:val="0"/>
        <w:spacing w:line="440" w:lineRule="exact"/>
        <w:rPr>
          <w:del w:id="159" w:author="China" w:date="2025-11-27T20:54:00Z"/>
          <w:rFonts w:ascii="Times New Roman" w:hAnsi="Times New Roman"/>
          <w:kern w:val="0"/>
          <w:sz w:val="28"/>
          <w:szCs w:val="28"/>
        </w:rPr>
        <w:pPrChange w:id="160" w:author="China" w:date="2025-11-27T20:54:00Z">
          <w:pPr>
            <w:autoSpaceDE w:val="0"/>
            <w:autoSpaceDN w:val="0"/>
            <w:adjustRightInd w:val="0"/>
            <w:spacing w:line="440" w:lineRule="exact"/>
            <w:jc w:val="left"/>
          </w:pPr>
        </w:pPrChange>
      </w:pPr>
      <w:r w:rsidRPr="00F522EB">
        <w:rPr>
          <w:rFonts w:ascii="黑体" w:eastAsia="黑体" w:hAnsi="黑体"/>
          <w:sz w:val="28"/>
          <w:szCs w:val="28"/>
        </w:rPr>
        <w:t xml:space="preserve">5.1.1.3.2.7  </w:t>
      </w:r>
      <w:del w:id="161" w:author="China" w:date="2025-11-27T20:54:00Z">
        <w:r w:rsidRPr="00F522EB" w:rsidDel="00FD684D">
          <w:rPr>
            <w:rFonts w:ascii="Times New Roman" w:hAnsi="Times New Roman" w:hint="eastAsia"/>
            <w:kern w:val="0"/>
            <w:sz w:val="28"/>
            <w:szCs w:val="28"/>
          </w:rPr>
          <w:delText>三维设计数模结构树是否已标准化。</w:delText>
        </w:r>
      </w:del>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62" w:author="China" w:date="2025-11-27T20:5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Whether the 3D design digital analog structure tree has been standardized;</w:t>
      </w:r>
    </w:p>
    <w:p w:rsidR="00FC20A4" w:rsidRPr="00F522EB" w:rsidDel="00FD684D" w:rsidRDefault="00583E87" w:rsidP="00FD684D">
      <w:pPr>
        <w:autoSpaceDE w:val="0"/>
        <w:autoSpaceDN w:val="0"/>
        <w:adjustRightInd w:val="0"/>
        <w:spacing w:line="440" w:lineRule="exact"/>
        <w:rPr>
          <w:del w:id="163" w:author="China" w:date="2025-11-27T20:54:00Z"/>
          <w:rFonts w:ascii="Times New Roman" w:hAnsi="Times New Roman"/>
          <w:kern w:val="0"/>
          <w:sz w:val="28"/>
          <w:szCs w:val="28"/>
        </w:rPr>
        <w:pPrChange w:id="164" w:author="China" w:date="2025-11-27T20:54:00Z">
          <w:pPr>
            <w:autoSpaceDE w:val="0"/>
            <w:autoSpaceDN w:val="0"/>
            <w:adjustRightInd w:val="0"/>
            <w:spacing w:line="440" w:lineRule="exact"/>
            <w:jc w:val="left"/>
          </w:pPr>
        </w:pPrChange>
      </w:pPr>
      <w:r w:rsidRPr="00F522EB">
        <w:rPr>
          <w:rFonts w:ascii="黑体" w:eastAsia="黑体" w:hAnsi="黑体"/>
          <w:sz w:val="28"/>
          <w:szCs w:val="28"/>
        </w:rPr>
        <w:t xml:space="preserve">5.1.1.3.2.8  </w:t>
      </w:r>
      <w:del w:id="165" w:author="China" w:date="2025-11-27T20:54:00Z">
        <w:r w:rsidRPr="00F522EB" w:rsidDel="00FD684D">
          <w:rPr>
            <w:rFonts w:ascii="Times New Roman" w:hAnsi="Times New Roman" w:hint="eastAsia"/>
            <w:kern w:val="0"/>
            <w:sz w:val="28"/>
            <w:szCs w:val="28"/>
          </w:rPr>
          <w:delText>标准件、非标件选择是否合理，是否已明确厂商、牌号。</w:delText>
        </w:r>
      </w:del>
    </w:p>
    <w:p w:rsidR="00FC20A4" w:rsidRPr="00F522EB" w:rsidDel="00FD684D" w:rsidRDefault="001241AB" w:rsidP="00FD684D">
      <w:pPr>
        <w:autoSpaceDE w:val="0"/>
        <w:autoSpaceDN w:val="0"/>
        <w:adjustRightInd w:val="0"/>
        <w:spacing w:line="440" w:lineRule="exact"/>
        <w:rPr>
          <w:del w:id="166" w:author="China" w:date="2025-11-27T20:54:00Z"/>
          <w:rFonts w:ascii="Times New Roman" w:eastAsiaTheme="minorEastAsia" w:hAnsi="Times New Roman"/>
          <w:kern w:val="0"/>
          <w:sz w:val="24"/>
          <w:szCs w:val="24"/>
        </w:rPr>
        <w:pPrChange w:id="167" w:author="China" w:date="2025-11-27T20:5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Whether the selection of standard parts and non-standard parts is reasonable, and whether the</w:t>
      </w:r>
      <w:ins w:id="168" w:author="China" w:date="2025-11-27T20:54:00Z">
        <w:r w:rsidR="00FD684D">
          <w:rPr>
            <w:rFonts w:ascii="Times New Roman" w:eastAsiaTheme="minorEastAsia" w:hAnsi="Times New Roman"/>
            <w:kern w:val="0"/>
            <w:sz w:val="24"/>
            <w:szCs w:val="24"/>
          </w:rPr>
          <w:t xml:space="preserve"> </w:t>
        </w:r>
      </w:ins>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69" w:author="China" w:date="2025-11-27T20:54:00Z">
          <w:pPr>
            <w:autoSpaceDE w:val="0"/>
            <w:autoSpaceDN w:val="0"/>
            <w:adjustRightInd w:val="0"/>
            <w:spacing w:line="440" w:lineRule="exact"/>
            <w:jc w:val="left"/>
          </w:pPr>
        </w:pPrChange>
      </w:pPr>
      <w:proofErr w:type="gramStart"/>
      <w:r w:rsidRPr="00F522EB">
        <w:rPr>
          <w:rFonts w:ascii="Times New Roman" w:eastAsiaTheme="minorEastAsia" w:hAnsi="Times New Roman"/>
          <w:kern w:val="0"/>
          <w:sz w:val="24"/>
          <w:szCs w:val="24"/>
        </w:rPr>
        <w:t>manufacturer</w:t>
      </w:r>
      <w:proofErr w:type="gramEnd"/>
      <w:r w:rsidRPr="00F522EB">
        <w:rPr>
          <w:rFonts w:ascii="Times New Roman" w:eastAsiaTheme="minorEastAsia" w:hAnsi="Times New Roman"/>
          <w:kern w:val="0"/>
          <w:sz w:val="24"/>
          <w:szCs w:val="24"/>
        </w:rPr>
        <w:t xml:space="preserve"> and brand have been clarified.</w:t>
      </w:r>
    </w:p>
    <w:p w:rsidR="00FC20A4" w:rsidRPr="00F522EB" w:rsidDel="00FD684D" w:rsidRDefault="00583E87" w:rsidP="00FD684D">
      <w:pPr>
        <w:autoSpaceDE w:val="0"/>
        <w:autoSpaceDN w:val="0"/>
        <w:adjustRightInd w:val="0"/>
        <w:spacing w:line="440" w:lineRule="exact"/>
        <w:rPr>
          <w:del w:id="170" w:author="China" w:date="2025-11-27T20:54:00Z"/>
          <w:rFonts w:ascii="Times New Roman" w:hAnsi="Times New Roman"/>
          <w:kern w:val="0"/>
          <w:sz w:val="28"/>
          <w:szCs w:val="28"/>
        </w:rPr>
        <w:pPrChange w:id="171" w:author="China" w:date="2025-11-27T20:54:00Z">
          <w:pPr>
            <w:autoSpaceDE w:val="0"/>
            <w:autoSpaceDN w:val="0"/>
            <w:adjustRightInd w:val="0"/>
            <w:spacing w:line="440" w:lineRule="exact"/>
            <w:jc w:val="left"/>
          </w:pPr>
        </w:pPrChange>
      </w:pPr>
      <w:r w:rsidRPr="00F522EB">
        <w:rPr>
          <w:rFonts w:ascii="黑体" w:eastAsia="黑体" w:hAnsi="黑体"/>
          <w:sz w:val="28"/>
          <w:szCs w:val="28"/>
        </w:rPr>
        <w:t xml:space="preserve">5.1.1.3.2.9  </w:t>
      </w:r>
      <w:del w:id="172" w:author="China" w:date="2025-11-27T20:54:00Z">
        <w:r w:rsidRPr="00F522EB" w:rsidDel="00FD684D">
          <w:rPr>
            <w:rFonts w:ascii="Times New Roman" w:hAnsi="Times New Roman" w:hint="eastAsia"/>
            <w:kern w:val="0"/>
            <w:sz w:val="28"/>
            <w:szCs w:val="28"/>
          </w:rPr>
          <w:delText>工装的加工制造和检测方案是否合理可行（重点控制关键制造工序，包含但不限如工装的焊接工艺、热处理工艺以及变形控制等）。需提供完整的加工制造方案和关键工序控制方法。</w:delText>
        </w:r>
      </w:del>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73" w:author="China" w:date="2025-11-27T20:54: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Whether the processing, manufacturing and testing scheme of tooling is reasonable and feasible (focus on controlling key manufacturing processes, including but not limited to welding process, heat treatment process and deformation control of tooling).The whole processing, manufacturing scheme and key process control scheme should be provided.</w:t>
      </w:r>
    </w:p>
    <w:p w:rsidR="00FC20A4" w:rsidRPr="00F522EB" w:rsidDel="00FD684D" w:rsidRDefault="001241AB" w:rsidP="00FD684D">
      <w:pPr>
        <w:autoSpaceDE w:val="0"/>
        <w:autoSpaceDN w:val="0"/>
        <w:adjustRightInd w:val="0"/>
        <w:spacing w:line="440" w:lineRule="exact"/>
        <w:rPr>
          <w:del w:id="174" w:author="China" w:date="2025-11-27T20:55:00Z"/>
          <w:rFonts w:ascii="Times New Roman" w:hAnsi="Times New Roman"/>
          <w:kern w:val="0"/>
          <w:sz w:val="28"/>
          <w:szCs w:val="28"/>
        </w:rPr>
        <w:pPrChange w:id="175" w:author="China" w:date="2025-11-27T20:55:00Z">
          <w:pPr>
            <w:autoSpaceDE w:val="0"/>
            <w:autoSpaceDN w:val="0"/>
            <w:adjustRightInd w:val="0"/>
            <w:spacing w:line="440" w:lineRule="exact"/>
            <w:jc w:val="left"/>
          </w:pPr>
        </w:pPrChange>
      </w:pPr>
      <w:del w:id="176" w:author="China" w:date="2025-11-27T20:55:00Z">
        <w:r w:rsidRPr="00F522EB" w:rsidDel="00FD684D">
          <w:rPr>
            <w:rFonts w:ascii="Times New Roman" w:hAnsi="Times New Roman" w:hint="eastAsia"/>
            <w:kern w:val="0"/>
            <w:sz w:val="28"/>
            <w:szCs w:val="28"/>
          </w:rPr>
          <w:delText>注：关键设计评审结论中可注明</w:delText>
        </w:r>
        <w:r w:rsidR="00175A28" w:rsidRPr="00F522EB" w:rsidDel="00FD684D">
          <w:rPr>
            <w:rFonts w:ascii="Times New Roman" w:hAnsi="Times New Roman" w:hint="eastAsia"/>
            <w:kern w:val="0"/>
            <w:sz w:val="28"/>
            <w:szCs w:val="28"/>
          </w:rPr>
          <w:delText>“</w:delText>
        </w:r>
        <w:r w:rsidRPr="00F522EB" w:rsidDel="00FD684D">
          <w:rPr>
            <w:rFonts w:ascii="Times New Roman" w:hAnsi="Times New Roman" w:hint="eastAsia"/>
            <w:kern w:val="0"/>
            <w:sz w:val="28"/>
            <w:szCs w:val="28"/>
          </w:rPr>
          <w:delText>已成熟的项目部分可以预先投产</w:delText>
        </w:r>
        <w:r w:rsidR="00175A28" w:rsidRPr="00F522EB" w:rsidDel="00FD684D">
          <w:rPr>
            <w:rFonts w:ascii="Times New Roman" w:hAnsi="Times New Roman" w:hint="eastAsia"/>
            <w:kern w:val="0"/>
            <w:sz w:val="28"/>
            <w:szCs w:val="28"/>
          </w:rPr>
          <w:delText>”</w:delText>
        </w:r>
        <w:r w:rsidRPr="00F522EB" w:rsidDel="00FD684D">
          <w:rPr>
            <w:rFonts w:ascii="Times New Roman" w:hAnsi="Times New Roman" w:hint="eastAsia"/>
            <w:kern w:val="0"/>
            <w:sz w:val="28"/>
            <w:szCs w:val="28"/>
          </w:rPr>
          <w:delText>的内容。</w:delText>
        </w:r>
      </w:del>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77" w:author="China" w:date="2025-11-27T20:55: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Note: the critical design review conclusion can indicate the content of "mature projects can be put into operation in advance".</w:t>
      </w:r>
    </w:p>
    <w:p w:rsidR="00FC20A4" w:rsidRPr="00F522EB" w:rsidRDefault="00583E87" w:rsidP="000F7CE8">
      <w:pPr>
        <w:autoSpaceDE w:val="0"/>
        <w:autoSpaceDN w:val="0"/>
        <w:adjustRightInd w:val="0"/>
        <w:spacing w:line="440" w:lineRule="exact"/>
        <w:jc w:val="left"/>
        <w:rPr>
          <w:rFonts w:ascii="Times New Roman" w:hAnsi="Times New Roman"/>
          <w:kern w:val="0"/>
          <w:sz w:val="28"/>
          <w:szCs w:val="28"/>
        </w:rPr>
      </w:pPr>
      <w:proofErr w:type="gramStart"/>
      <w:r w:rsidRPr="00F522EB">
        <w:rPr>
          <w:rFonts w:ascii="黑体" w:eastAsia="黑体" w:hAnsi="黑体"/>
          <w:sz w:val="28"/>
          <w:szCs w:val="28"/>
        </w:rPr>
        <w:t xml:space="preserve">5.1.1.3.3  </w:t>
      </w:r>
      <w:proofErr w:type="gramEnd"/>
      <w:del w:id="178" w:author="China" w:date="2025-11-27T20:55:00Z">
        <w:r w:rsidRPr="00F522EB" w:rsidDel="00FD684D">
          <w:rPr>
            <w:rFonts w:ascii="黑体" w:eastAsia="黑体" w:hAnsi="黑体"/>
            <w:kern w:val="0"/>
            <w:sz w:val="28"/>
            <w:szCs w:val="28"/>
          </w:rPr>
          <w:delText>最终设计评审</w:delText>
        </w:r>
        <w:r w:rsidRPr="00F522EB" w:rsidDel="00FD684D">
          <w:rPr>
            <w:rFonts w:ascii="Times New Roman" w:hAnsi="Times New Roman"/>
            <w:kern w:val="0"/>
            <w:sz w:val="28"/>
            <w:szCs w:val="28"/>
          </w:rPr>
          <w:delText xml:space="preserve">(FDR) </w:delText>
        </w:r>
      </w:del>
      <w:r w:rsidRPr="00F522EB">
        <w:rPr>
          <w:rFonts w:ascii="Times New Roman" w:hAnsi="Times New Roman"/>
          <w:b/>
          <w:kern w:val="0"/>
          <w:sz w:val="24"/>
          <w:szCs w:val="24"/>
        </w:rPr>
        <w:t>Final Design Review(FDR)</w:t>
      </w:r>
    </w:p>
    <w:p w:rsidR="00583E87" w:rsidRPr="00F522EB" w:rsidDel="00FD684D" w:rsidRDefault="00583E87" w:rsidP="00FD684D">
      <w:pPr>
        <w:autoSpaceDE w:val="0"/>
        <w:autoSpaceDN w:val="0"/>
        <w:adjustRightInd w:val="0"/>
        <w:spacing w:line="440" w:lineRule="exact"/>
        <w:ind w:firstLineChars="200" w:firstLine="560"/>
        <w:rPr>
          <w:del w:id="179" w:author="China" w:date="2025-11-27T20:55:00Z"/>
          <w:rFonts w:ascii="Times New Roman" w:hAnsi="Times New Roman"/>
          <w:kern w:val="0"/>
          <w:sz w:val="28"/>
          <w:szCs w:val="28"/>
        </w:rPr>
        <w:pPrChange w:id="180" w:author="China" w:date="2025-11-27T20:55:00Z">
          <w:pPr>
            <w:autoSpaceDE w:val="0"/>
            <w:autoSpaceDN w:val="0"/>
            <w:adjustRightInd w:val="0"/>
            <w:spacing w:line="440" w:lineRule="exact"/>
            <w:ind w:firstLineChars="200" w:firstLine="560"/>
            <w:jc w:val="left"/>
          </w:pPr>
        </w:pPrChange>
      </w:pPr>
      <w:del w:id="181" w:author="China" w:date="2025-11-27T20:55:00Z">
        <w:r w:rsidRPr="00F522EB" w:rsidDel="00FD684D">
          <w:rPr>
            <w:rFonts w:ascii="Times New Roman" w:hAnsi="Times New Roman" w:hint="eastAsia"/>
            <w:kern w:val="0"/>
            <w:sz w:val="28"/>
            <w:szCs w:val="28"/>
          </w:rPr>
          <w:delText>最终设计评审是对最终设计阶段成果的评审，并确定所有设计成果足够支持全面的生产、装配和采购，标志着设计工作的结束。</w:delText>
        </w:r>
      </w:del>
    </w:p>
    <w:p w:rsidR="00FC20A4" w:rsidRPr="00F522EB" w:rsidDel="00FD684D" w:rsidRDefault="001241AB" w:rsidP="00FD684D">
      <w:pPr>
        <w:autoSpaceDE w:val="0"/>
        <w:autoSpaceDN w:val="0"/>
        <w:adjustRightInd w:val="0"/>
        <w:spacing w:line="440" w:lineRule="exact"/>
        <w:ind w:firstLineChars="200" w:firstLine="480"/>
        <w:rPr>
          <w:del w:id="182" w:author="China" w:date="2025-11-27T20:55:00Z"/>
          <w:rFonts w:ascii="Times New Roman" w:eastAsiaTheme="minorEastAsia" w:hAnsi="Times New Roman"/>
          <w:kern w:val="0"/>
          <w:sz w:val="24"/>
          <w:szCs w:val="24"/>
        </w:rPr>
        <w:pPrChange w:id="183" w:author="China" w:date="2025-11-27T20:55: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FDR is the review of the results of the final design stage, and determines that all design results are</w:t>
      </w:r>
      <w:ins w:id="184" w:author="China" w:date="2025-11-27T20:55:00Z">
        <w:r w:rsidR="00FD684D">
          <w:rPr>
            <w:rFonts w:ascii="Times New Roman" w:eastAsiaTheme="minorEastAsia" w:hAnsi="Times New Roman"/>
            <w:kern w:val="0"/>
            <w:sz w:val="24"/>
            <w:szCs w:val="24"/>
          </w:rPr>
          <w:t xml:space="preserve"> </w:t>
        </w:r>
      </w:ins>
    </w:p>
    <w:p w:rsidR="00FC20A4" w:rsidRPr="00F522EB" w:rsidDel="00FD684D" w:rsidRDefault="001241AB" w:rsidP="00FD684D">
      <w:pPr>
        <w:autoSpaceDE w:val="0"/>
        <w:autoSpaceDN w:val="0"/>
        <w:adjustRightInd w:val="0"/>
        <w:spacing w:line="440" w:lineRule="exact"/>
        <w:ind w:firstLineChars="200" w:firstLine="480"/>
        <w:rPr>
          <w:del w:id="185" w:author="China" w:date="2025-11-27T20:55:00Z"/>
          <w:rFonts w:ascii="Times New Roman" w:eastAsiaTheme="minorEastAsia" w:hAnsi="Times New Roman"/>
          <w:kern w:val="0"/>
          <w:sz w:val="24"/>
          <w:szCs w:val="24"/>
        </w:rPr>
        <w:pPrChange w:id="186" w:author="China" w:date="2025-11-27T20:55:00Z">
          <w:pPr>
            <w:autoSpaceDE w:val="0"/>
            <w:autoSpaceDN w:val="0"/>
            <w:adjustRightInd w:val="0"/>
            <w:spacing w:line="440" w:lineRule="exact"/>
            <w:jc w:val="left"/>
          </w:pPr>
        </w:pPrChange>
      </w:pPr>
      <w:proofErr w:type="gramStart"/>
      <w:r w:rsidRPr="00F522EB">
        <w:rPr>
          <w:rFonts w:ascii="Times New Roman" w:eastAsiaTheme="minorEastAsia" w:hAnsi="Times New Roman"/>
          <w:kern w:val="0"/>
          <w:sz w:val="24"/>
          <w:szCs w:val="24"/>
        </w:rPr>
        <w:t>sufficient</w:t>
      </w:r>
      <w:proofErr w:type="gramEnd"/>
      <w:r w:rsidRPr="00F522EB">
        <w:rPr>
          <w:rFonts w:ascii="Times New Roman" w:eastAsiaTheme="minorEastAsia" w:hAnsi="Times New Roman"/>
          <w:kern w:val="0"/>
          <w:sz w:val="24"/>
          <w:szCs w:val="24"/>
        </w:rPr>
        <w:t xml:space="preserve"> to support comprehensive production, assembly and procurement, marking the end of the</w:t>
      </w:r>
      <w:ins w:id="187" w:author="China" w:date="2025-11-27T20:55:00Z">
        <w:r w:rsidR="00FD684D">
          <w:rPr>
            <w:rFonts w:ascii="Times New Roman" w:eastAsiaTheme="minorEastAsia" w:hAnsi="Times New Roman"/>
            <w:kern w:val="0"/>
            <w:sz w:val="24"/>
            <w:szCs w:val="24"/>
          </w:rPr>
          <w:t xml:space="preserve"> </w:t>
        </w:r>
      </w:ins>
    </w:p>
    <w:p w:rsidR="00FC20A4" w:rsidRPr="00F522EB" w:rsidRDefault="001241AB" w:rsidP="00FD684D">
      <w:pPr>
        <w:autoSpaceDE w:val="0"/>
        <w:autoSpaceDN w:val="0"/>
        <w:adjustRightInd w:val="0"/>
        <w:spacing w:line="440" w:lineRule="exact"/>
        <w:ind w:firstLineChars="200" w:firstLine="480"/>
        <w:rPr>
          <w:rFonts w:ascii="Times New Roman" w:eastAsiaTheme="minorEastAsia" w:hAnsi="Times New Roman"/>
          <w:kern w:val="0"/>
          <w:sz w:val="24"/>
          <w:szCs w:val="24"/>
        </w:rPr>
        <w:pPrChange w:id="188" w:author="China" w:date="2025-11-27T20:55:00Z">
          <w:pPr>
            <w:autoSpaceDE w:val="0"/>
            <w:autoSpaceDN w:val="0"/>
            <w:adjustRightInd w:val="0"/>
            <w:spacing w:line="440" w:lineRule="exact"/>
            <w:jc w:val="left"/>
          </w:pPr>
        </w:pPrChange>
      </w:pPr>
      <w:proofErr w:type="gramStart"/>
      <w:r w:rsidRPr="00F522EB">
        <w:rPr>
          <w:rFonts w:ascii="Times New Roman" w:eastAsiaTheme="minorEastAsia" w:hAnsi="Times New Roman"/>
          <w:kern w:val="0"/>
          <w:sz w:val="24"/>
          <w:szCs w:val="24"/>
        </w:rPr>
        <w:t>design</w:t>
      </w:r>
      <w:proofErr w:type="gramEnd"/>
      <w:r w:rsidRPr="00F522EB">
        <w:rPr>
          <w:rFonts w:ascii="Times New Roman" w:eastAsiaTheme="minorEastAsia" w:hAnsi="Times New Roman"/>
          <w:kern w:val="0"/>
          <w:sz w:val="24"/>
          <w:szCs w:val="24"/>
        </w:rPr>
        <w:t xml:space="preserve"> work.</w:t>
      </w:r>
    </w:p>
    <w:p w:rsidR="00FC20A4" w:rsidRPr="00F522EB" w:rsidDel="00FD684D" w:rsidRDefault="00583E87" w:rsidP="00FD684D">
      <w:pPr>
        <w:autoSpaceDE w:val="0"/>
        <w:autoSpaceDN w:val="0"/>
        <w:adjustRightInd w:val="0"/>
        <w:spacing w:line="440" w:lineRule="exact"/>
        <w:rPr>
          <w:del w:id="189" w:author="China" w:date="2025-11-27T20:55:00Z"/>
          <w:rFonts w:ascii="Times New Roman" w:hAnsi="Times New Roman"/>
          <w:kern w:val="0"/>
          <w:sz w:val="28"/>
          <w:szCs w:val="28"/>
        </w:rPr>
        <w:pPrChange w:id="190" w:author="China" w:date="2025-11-27T20:55:00Z">
          <w:pPr>
            <w:autoSpaceDE w:val="0"/>
            <w:autoSpaceDN w:val="0"/>
            <w:adjustRightInd w:val="0"/>
            <w:spacing w:line="440" w:lineRule="exact"/>
            <w:jc w:val="left"/>
          </w:pPr>
        </w:pPrChange>
      </w:pPr>
      <w:r w:rsidRPr="00F522EB">
        <w:rPr>
          <w:rFonts w:ascii="黑体" w:eastAsia="黑体" w:hAnsi="黑体"/>
          <w:sz w:val="28"/>
          <w:szCs w:val="28"/>
        </w:rPr>
        <w:t xml:space="preserve">5.1.1.3.3.1  </w:t>
      </w:r>
      <w:del w:id="191" w:author="China" w:date="2025-11-27T20:55:00Z">
        <w:r w:rsidRPr="00F522EB" w:rsidDel="00FD684D">
          <w:rPr>
            <w:rFonts w:ascii="Times New Roman" w:hAnsi="Times New Roman" w:hint="eastAsia"/>
            <w:kern w:val="0"/>
            <w:sz w:val="28"/>
            <w:szCs w:val="28"/>
          </w:rPr>
          <w:delText>确定工装设计过程中所有影响工装功能与可靠性问题均已解决。</w:delText>
        </w:r>
      </w:del>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92" w:author="China" w:date="2025-11-27T20:55: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To confirm the functionality and reliability issues that affecting tooling in the stage of tooling design are all solved.</w:t>
      </w:r>
    </w:p>
    <w:p w:rsidR="00FC20A4" w:rsidRPr="00F522EB" w:rsidDel="00FD684D" w:rsidRDefault="00583E87" w:rsidP="00FD684D">
      <w:pPr>
        <w:autoSpaceDE w:val="0"/>
        <w:autoSpaceDN w:val="0"/>
        <w:adjustRightInd w:val="0"/>
        <w:spacing w:line="440" w:lineRule="exact"/>
        <w:rPr>
          <w:del w:id="193" w:author="China" w:date="2025-11-27T20:55:00Z"/>
          <w:rFonts w:ascii="Times New Roman" w:hAnsi="Times New Roman"/>
          <w:kern w:val="0"/>
          <w:sz w:val="28"/>
          <w:szCs w:val="28"/>
        </w:rPr>
        <w:pPrChange w:id="194" w:author="China" w:date="2025-11-27T20:55:00Z">
          <w:pPr>
            <w:autoSpaceDE w:val="0"/>
            <w:autoSpaceDN w:val="0"/>
            <w:adjustRightInd w:val="0"/>
            <w:spacing w:line="440" w:lineRule="exact"/>
            <w:jc w:val="left"/>
          </w:pPr>
        </w:pPrChange>
      </w:pPr>
      <w:r w:rsidRPr="00F522EB">
        <w:rPr>
          <w:rFonts w:ascii="黑体" w:eastAsia="黑体" w:hAnsi="黑体"/>
          <w:sz w:val="28"/>
          <w:szCs w:val="28"/>
        </w:rPr>
        <w:t xml:space="preserve">5.1.1.3.3.2  </w:t>
      </w:r>
      <w:del w:id="195" w:author="China" w:date="2025-11-27T20:55:00Z">
        <w:r w:rsidRPr="00F522EB" w:rsidDel="00FD684D">
          <w:rPr>
            <w:rFonts w:ascii="Times New Roman" w:hAnsi="Times New Roman" w:hint="eastAsia"/>
            <w:kern w:val="0"/>
            <w:sz w:val="28"/>
            <w:szCs w:val="28"/>
          </w:rPr>
          <w:delText>确定试验（若需）已证明工装功能、可靠性、可维护性与寿命等符合要求。</w:delText>
        </w:r>
      </w:del>
    </w:p>
    <w:p w:rsidR="00FC20A4" w:rsidRPr="00F522EB" w:rsidRDefault="001241AB" w:rsidP="00FD684D">
      <w:pPr>
        <w:autoSpaceDE w:val="0"/>
        <w:autoSpaceDN w:val="0"/>
        <w:adjustRightInd w:val="0"/>
        <w:spacing w:line="440" w:lineRule="exact"/>
        <w:rPr>
          <w:rFonts w:ascii="Times New Roman" w:eastAsiaTheme="minorEastAsia" w:hAnsi="Times New Roman"/>
          <w:kern w:val="0"/>
          <w:sz w:val="24"/>
          <w:szCs w:val="24"/>
        </w:rPr>
        <w:pPrChange w:id="196" w:author="China" w:date="2025-11-27T20:55: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To confirm the functional, reliability, maintainability, life of tooling that proved by experiment (if necessary) can meet the requirements.</w:t>
      </w:r>
    </w:p>
    <w:p w:rsidR="00FC20A4" w:rsidRPr="00F522EB" w:rsidDel="00FD684D" w:rsidRDefault="00583E87" w:rsidP="000F7CE8">
      <w:pPr>
        <w:autoSpaceDE w:val="0"/>
        <w:autoSpaceDN w:val="0"/>
        <w:adjustRightInd w:val="0"/>
        <w:spacing w:line="440" w:lineRule="exact"/>
        <w:jc w:val="left"/>
        <w:rPr>
          <w:del w:id="197" w:author="China" w:date="2025-11-27T20:55:00Z"/>
          <w:rFonts w:ascii="Times New Roman" w:hAnsi="Times New Roman"/>
          <w:kern w:val="0"/>
          <w:sz w:val="28"/>
          <w:szCs w:val="28"/>
        </w:rPr>
      </w:pPr>
      <w:r w:rsidRPr="00F522EB">
        <w:rPr>
          <w:rFonts w:ascii="黑体" w:eastAsia="黑体" w:hAnsi="黑体"/>
          <w:sz w:val="28"/>
          <w:szCs w:val="28"/>
        </w:rPr>
        <w:t xml:space="preserve">5.1.1.3.3.3  </w:t>
      </w:r>
      <w:del w:id="198" w:author="China" w:date="2025-11-27T20:55:00Z">
        <w:r w:rsidRPr="00F522EB" w:rsidDel="00FD684D">
          <w:rPr>
            <w:rFonts w:ascii="Times New Roman" w:hAnsi="Times New Roman" w:hint="eastAsia"/>
            <w:kern w:val="0"/>
            <w:sz w:val="28"/>
            <w:szCs w:val="28"/>
          </w:rPr>
          <w:delText>确定工装所用材料能够满足制造等要求。</w:delText>
        </w:r>
      </w:del>
    </w:p>
    <w:p w:rsidR="00FC20A4" w:rsidRPr="00F522EB" w:rsidRDefault="001241AB" w:rsidP="000F7CE8">
      <w:pPr>
        <w:autoSpaceDE w:val="0"/>
        <w:autoSpaceDN w:val="0"/>
        <w:adjustRightInd w:val="0"/>
        <w:spacing w:line="440" w:lineRule="exact"/>
        <w:jc w:val="left"/>
        <w:rPr>
          <w:rFonts w:ascii="Times New Roman" w:eastAsiaTheme="minorEastAsia" w:hAnsi="Times New Roman"/>
          <w:kern w:val="0"/>
          <w:sz w:val="24"/>
          <w:szCs w:val="24"/>
        </w:rPr>
      </w:pPr>
      <w:r w:rsidRPr="00F522EB">
        <w:rPr>
          <w:rFonts w:ascii="Times New Roman" w:eastAsiaTheme="minorEastAsia" w:hAnsi="Times New Roman"/>
          <w:kern w:val="0"/>
          <w:sz w:val="24"/>
          <w:szCs w:val="24"/>
        </w:rPr>
        <w:t>To confirm tooling materials can meet manufacturing requirements.</w:t>
      </w:r>
    </w:p>
    <w:p w:rsidR="00FC20A4" w:rsidRPr="00F522EB" w:rsidDel="00FD684D" w:rsidRDefault="00583E87" w:rsidP="000F7CE8">
      <w:pPr>
        <w:autoSpaceDE w:val="0"/>
        <w:autoSpaceDN w:val="0"/>
        <w:adjustRightInd w:val="0"/>
        <w:spacing w:line="440" w:lineRule="exact"/>
        <w:jc w:val="left"/>
        <w:rPr>
          <w:del w:id="199" w:author="China" w:date="2025-11-27T20:55:00Z"/>
          <w:rFonts w:ascii="Times New Roman" w:hAnsi="Times New Roman"/>
          <w:kern w:val="0"/>
          <w:sz w:val="28"/>
          <w:szCs w:val="28"/>
        </w:rPr>
      </w:pPr>
      <w:r w:rsidRPr="00F522EB">
        <w:rPr>
          <w:rFonts w:ascii="黑体" w:eastAsia="黑体" w:hAnsi="黑体"/>
          <w:sz w:val="28"/>
          <w:szCs w:val="28"/>
        </w:rPr>
        <w:t xml:space="preserve">5.1.1.3.3.4  </w:t>
      </w:r>
      <w:del w:id="200" w:author="China" w:date="2025-11-27T20:55:00Z">
        <w:r w:rsidRPr="00F522EB" w:rsidDel="00FD684D">
          <w:rPr>
            <w:rFonts w:ascii="Times New Roman" w:hAnsi="Times New Roman" w:hint="eastAsia"/>
            <w:kern w:val="0"/>
            <w:sz w:val="28"/>
            <w:szCs w:val="28"/>
          </w:rPr>
          <w:delText>工装零组件设计工作等全部结束。</w:delText>
        </w:r>
      </w:del>
    </w:p>
    <w:p w:rsidR="00FC20A4" w:rsidRPr="00F522EB" w:rsidRDefault="001241AB" w:rsidP="000F7CE8">
      <w:pPr>
        <w:autoSpaceDE w:val="0"/>
        <w:autoSpaceDN w:val="0"/>
        <w:adjustRightInd w:val="0"/>
        <w:spacing w:line="440" w:lineRule="exact"/>
        <w:jc w:val="left"/>
        <w:rPr>
          <w:rFonts w:ascii="Times New Roman" w:eastAsiaTheme="minorEastAsia" w:hAnsi="Times New Roman"/>
          <w:kern w:val="0"/>
          <w:sz w:val="24"/>
          <w:szCs w:val="24"/>
        </w:rPr>
      </w:pPr>
      <w:r w:rsidRPr="00F522EB">
        <w:rPr>
          <w:rFonts w:ascii="Times New Roman" w:eastAsiaTheme="minorEastAsia" w:hAnsi="Times New Roman"/>
          <w:kern w:val="0"/>
          <w:sz w:val="24"/>
          <w:szCs w:val="24"/>
        </w:rPr>
        <w:t>Tooling components and parts design and other works are all finished.</w:t>
      </w:r>
    </w:p>
    <w:p w:rsidR="00FC20A4" w:rsidRPr="00F522EB" w:rsidDel="00FD684D" w:rsidRDefault="00583E87" w:rsidP="00FD684D">
      <w:pPr>
        <w:autoSpaceDE w:val="0"/>
        <w:autoSpaceDN w:val="0"/>
        <w:adjustRightInd w:val="0"/>
        <w:spacing w:line="440" w:lineRule="exact"/>
        <w:rPr>
          <w:del w:id="201" w:author="China" w:date="2025-11-27T20:56:00Z"/>
          <w:rFonts w:ascii="Times New Roman" w:hAnsi="Times New Roman"/>
          <w:kern w:val="0"/>
          <w:sz w:val="28"/>
          <w:szCs w:val="28"/>
        </w:rPr>
        <w:pPrChange w:id="202" w:author="China" w:date="2025-11-27T20:56:00Z">
          <w:pPr>
            <w:autoSpaceDE w:val="0"/>
            <w:autoSpaceDN w:val="0"/>
            <w:adjustRightInd w:val="0"/>
            <w:spacing w:line="440" w:lineRule="exact"/>
            <w:jc w:val="left"/>
          </w:pPr>
        </w:pPrChange>
      </w:pPr>
      <w:del w:id="203" w:author="China" w:date="2025-11-27T20:56:00Z">
        <w:r w:rsidRPr="00F522EB" w:rsidDel="00FD684D">
          <w:rPr>
            <w:rFonts w:ascii="Times New Roman" w:hAnsi="Times New Roman"/>
            <w:kern w:val="0"/>
            <w:sz w:val="28"/>
            <w:szCs w:val="28"/>
          </w:rPr>
          <w:delText xml:space="preserve">a) </w:delText>
        </w:r>
        <w:r w:rsidRPr="00F522EB" w:rsidDel="00FD684D">
          <w:rPr>
            <w:rFonts w:ascii="Times New Roman" w:hAnsi="Times New Roman" w:hint="eastAsia"/>
            <w:kern w:val="0"/>
            <w:sz w:val="28"/>
            <w:szCs w:val="28"/>
          </w:rPr>
          <w:delText>已完成工装的二维图纸。确认工装图样是否规范，相关执行文件标准是否已列出；</w:delText>
        </w:r>
      </w:del>
    </w:p>
    <w:p w:rsidR="00FC20A4" w:rsidRPr="00F522EB" w:rsidDel="00FD684D" w:rsidRDefault="00FD684D" w:rsidP="00FD684D">
      <w:pPr>
        <w:autoSpaceDE w:val="0"/>
        <w:autoSpaceDN w:val="0"/>
        <w:adjustRightInd w:val="0"/>
        <w:spacing w:line="440" w:lineRule="exact"/>
        <w:ind w:firstLineChars="200" w:firstLine="560"/>
        <w:rPr>
          <w:del w:id="204" w:author="China" w:date="2025-11-27T20:55:00Z"/>
          <w:rFonts w:ascii="Times New Roman" w:eastAsiaTheme="minorEastAsia" w:hAnsi="Times New Roman"/>
          <w:kern w:val="0"/>
          <w:sz w:val="24"/>
          <w:szCs w:val="24"/>
        </w:rPr>
        <w:pPrChange w:id="205" w:author="China" w:date="2025-11-27T20:56:00Z">
          <w:pPr>
            <w:autoSpaceDE w:val="0"/>
            <w:autoSpaceDN w:val="0"/>
            <w:adjustRightInd w:val="0"/>
            <w:spacing w:line="440" w:lineRule="exact"/>
            <w:jc w:val="left"/>
          </w:pPr>
        </w:pPrChange>
      </w:pPr>
      <w:ins w:id="206" w:author="China" w:date="2025-11-27T20:56:00Z">
        <w:r w:rsidRPr="00F522EB">
          <w:rPr>
            <w:rFonts w:ascii="Times New Roman" w:hAnsi="Times New Roman"/>
            <w:kern w:val="0"/>
            <w:sz w:val="28"/>
            <w:szCs w:val="28"/>
          </w:rPr>
          <w:t xml:space="preserve">a) </w:t>
        </w:r>
      </w:ins>
      <w:r w:rsidR="001241AB" w:rsidRPr="00F522EB">
        <w:rPr>
          <w:rFonts w:ascii="Times New Roman" w:eastAsiaTheme="minorEastAsia" w:hAnsi="Times New Roman"/>
          <w:kern w:val="0"/>
          <w:sz w:val="24"/>
          <w:szCs w:val="24"/>
        </w:rPr>
        <w:t>2D drawing of tooling has been completed. Confirm whether the tooling drawings are standardized</w:t>
      </w:r>
      <w:ins w:id="207" w:author="China" w:date="2025-11-27T20:55:00Z">
        <w:r>
          <w:rPr>
            <w:rFonts w:ascii="Times New Roman" w:eastAsiaTheme="minorEastAsia" w:hAnsi="Times New Roman"/>
            <w:kern w:val="0"/>
            <w:sz w:val="24"/>
            <w:szCs w:val="24"/>
          </w:rPr>
          <w:t xml:space="preserve"> </w:t>
        </w:r>
      </w:ins>
    </w:p>
    <w:p w:rsidR="00FC20A4" w:rsidRPr="00F522EB" w:rsidRDefault="001241AB" w:rsidP="00FD684D">
      <w:pPr>
        <w:autoSpaceDE w:val="0"/>
        <w:autoSpaceDN w:val="0"/>
        <w:adjustRightInd w:val="0"/>
        <w:spacing w:line="440" w:lineRule="exact"/>
        <w:ind w:firstLineChars="200" w:firstLine="480"/>
        <w:rPr>
          <w:rFonts w:ascii="Times New Roman" w:eastAsiaTheme="minorEastAsia" w:hAnsi="Times New Roman"/>
          <w:kern w:val="0"/>
          <w:sz w:val="24"/>
          <w:szCs w:val="24"/>
        </w:rPr>
        <w:pPrChange w:id="208" w:author="China" w:date="2025-11-27T20:56:00Z">
          <w:pPr>
            <w:autoSpaceDE w:val="0"/>
            <w:autoSpaceDN w:val="0"/>
            <w:adjustRightInd w:val="0"/>
            <w:spacing w:line="440" w:lineRule="exact"/>
            <w:jc w:val="left"/>
          </w:pPr>
        </w:pPrChange>
      </w:pPr>
      <w:proofErr w:type="gramStart"/>
      <w:r w:rsidRPr="00F522EB">
        <w:rPr>
          <w:rFonts w:ascii="Times New Roman" w:eastAsiaTheme="minorEastAsia" w:hAnsi="Times New Roman"/>
          <w:kern w:val="0"/>
          <w:sz w:val="24"/>
          <w:szCs w:val="24"/>
        </w:rPr>
        <w:t>and</w:t>
      </w:r>
      <w:proofErr w:type="gramEnd"/>
      <w:r w:rsidRPr="00F522EB">
        <w:rPr>
          <w:rFonts w:ascii="Times New Roman" w:eastAsiaTheme="minorEastAsia" w:hAnsi="Times New Roman"/>
          <w:kern w:val="0"/>
          <w:sz w:val="24"/>
          <w:szCs w:val="24"/>
        </w:rPr>
        <w:t xml:space="preserve"> whether the relevant executive documents and standards have been listed;</w:t>
      </w:r>
    </w:p>
    <w:p w:rsidR="00FC20A4" w:rsidRPr="00F522EB" w:rsidDel="00810484" w:rsidRDefault="00583E87" w:rsidP="000F7CE8">
      <w:pPr>
        <w:autoSpaceDE w:val="0"/>
        <w:autoSpaceDN w:val="0"/>
        <w:adjustRightInd w:val="0"/>
        <w:spacing w:line="440" w:lineRule="exact"/>
        <w:jc w:val="left"/>
        <w:rPr>
          <w:del w:id="209" w:author="China" w:date="2025-11-27T20:57:00Z"/>
          <w:rFonts w:ascii="Times New Roman" w:hAnsi="Times New Roman"/>
          <w:kern w:val="0"/>
          <w:sz w:val="28"/>
          <w:szCs w:val="28"/>
        </w:rPr>
      </w:pPr>
      <w:del w:id="210" w:author="China" w:date="2025-11-27T20:56:00Z">
        <w:r w:rsidRPr="00F522EB" w:rsidDel="00FD684D">
          <w:rPr>
            <w:rFonts w:ascii="Times New Roman" w:hAnsi="Times New Roman"/>
            <w:kern w:val="0"/>
            <w:sz w:val="28"/>
            <w:szCs w:val="28"/>
          </w:rPr>
          <w:delText xml:space="preserve">b) </w:delText>
        </w:r>
      </w:del>
      <w:del w:id="211" w:author="China" w:date="2025-11-27T20:57:00Z">
        <w:r w:rsidRPr="00F522EB" w:rsidDel="00810484">
          <w:rPr>
            <w:rFonts w:ascii="Times New Roman" w:hAnsi="Times New Roman" w:hint="eastAsia"/>
            <w:kern w:val="0"/>
            <w:sz w:val="28"/>
            <w:szCs w:val="28"/>
          </w:rPr>
          <w:delText>确认必要的的基准线、基准面、工具球号或测量点等基准是否已标注。确认工装的精度和重要公差配是否能够满足产品设计需求；</w:delText>
        </w:r>
      </w:del>
    </w:p>
    <w:p w:rsidR="00FC20A4" w:rsidRPr="00FD684D" w:rsidDel="00810484" w:rsidRDefault="00810484" w:rsidP="00FD684D">
      <w:pPr>
        <w:autoSpaceDE w:val="0"/>
        <w:autoSpaceDN w:val="0"/>
        <w:adjustRightInd w:val="0"/>
        <w:spacing w:line="440" w:lineRule="exact"/>
        <w:ind w:firstLineChars="200" w:firstLine="560"/>
        <w:rPr>
          <w:del w:id="212" w:author="China" w:date="2025-11-27T20:56:00Z"/>
          <w:rFonts w:ascii="Times New Roman" w:hAnsi="Times New Roman"/>
          <w:kern w:val="0"/>
          <w:sz w:val="28"/>
          <w:szCs w:val="28"/>
          <w:rPrChange w:id="213" w:author="China" w:date="2025-11-27T20:56:00Z">
            <w:rPr>
              <w:del w:id="214" w:author="China" w:date="2025-11-27T20:56:00Z"/>
              <w:rFonts w:ascii="Times New Roman" w:eastAsiaTheme="minorEastAsia" w:hAnsi="Times New Roman"/>
              <w:kern w:val="0"/>
              <w:sz w:val="24"/>
              <w:szCs w:val="24"/>
            </w:rPr>
          </w:rPrChange>
        </w:rPr>
        <w:pPrChange w:id="215" w:author="China" w:date="2025-11-27T20:56:00Z">
          <w:pPr>
            <w:autoSpaceDE w:val="0"/>
            <w:autoSpaceDN w:val="0"/>
            <w:adjustRightInd w:val="0"/>
            <w:spacing w:line="440" w:lineRule="exact"/>
            <w:jc w:val="left"/>
          </w:pPr>
        </w:pPrChange>
      </w:pPr>
      <w:ins w:id="216" w:author="China" w:date="2025-11-27T20:56:00Z">
        <w:r w:rsidRPr="00F522EB">
          <w:rPr>
            <w:rFonts w:ascii="Times New Roman" w:hAnsi="Times New Roman"/>
            <w:kern w:val="0"/>
            <w:sz w:val="28"/>
            <w:szCs w:val="28"/>
          </w:rPr>
          <w:t>b)</w:t>
        </w:r>
        <w:r>
          <w:rPr>
            <w:rFonts w:ascii="Times New Roman" w:hAnsi="Times New Roman"/>
            <w:kern w:val="0"/>
            <w:sz w:val="28"/>
            <w:szCs w:val="28"/>
          </w:rPr>
          <w:t xml:space="preserve"> </w:t>
        </w:r>
      </w:ins>
      <w:r w:rsidR="001241AB" w:rsidRPr="00FD684D">
        <w:rPr>
          <w:rFonts w:ascii="Times New Roman" w:hAnsi="Times New Roman"/>
          <w:kern w:val="0"/>
          <w:sz w:val="28"/>
          <w:szCs w:val="28"/>
          <w:rPrChange w:id="217" w:author="China" w:date="2025-11-27T20:56:00Z">
            <w:rPr>
              <w:rFonts w:ascii="Times New Roman" w:eastAsiaTheme="minorEastAsia" w:hAnsi="Times New Roman"/>
              <w:kern w:val="0"/>
              <w:sz w:val="24"/>
              <w:szCs w:val="24"/>
            </w:rPr>
          </w:rPrChange>
        </w:rPr>
        <w:t>Confirm the necessary datum lines, datum planes, tool ball numbers or measuring points have been</w:t>
      </w:r>
      <w:ins w:id="218" w:author="China" w:date="2025-11-27T20:56:00Z">
        <w:r>
          <w:rPr>
            <w:rFonts w:ascii="Times New Roman" w:hAnsi="Times New Roman"/>
            <w:kern w:val="0"/>
            <w:sz w:val="28"/>
            <w:szCs w:val="28"/>
          </w:rPr>
          <w:t xml:space="preserve"> </w:t>
        </w:r>
      </w:ins>
    </w:p>
    <w:p w:rsidR="00FC20A4" w:rsidRPr="00F522EB" w:rsidRDefault="001241AB" w:rsidP="00810484">
      <w:pPr>
        <w:autoSpaceDE w:val="0"/>
        <w:autoSpaceDN w:val="0"/>
        <w:adjustRightInd w:val="0"/>
        <w:spacing w:line="440" w:lineRule="exact"/>
        <w:ind w:firstLineChars="200" w:firstLine="560"/>
        <w:rPr>
          <w:rFonts w:ascii="Times New Roman" w:eastAsiaTheme="minorEastAsia" w:hAnsi="Times New Roman"/>
          <w:kern w:val="0"/>
          <w:sz w:val="24"/>
          <w:szCs w:val="24"/>
        </w:rPr>
        <w:pPrChange w:id="219" w:author="China" w:date="2025-11-27T20:56:00Z">
          <w:pPr>
            <w:autoSpaceDE w:val="0"/>
            <w:autoSpaceDN w:val="0"/>
            <w:adjustRightInd w:val="0"/>
            <w:spacing w:line="440" w:lineRule="exact"/>
            <w:jc w:val="left"/>
          </w:pPr>
        </w:pPrChange>
      </w:pPr>
      <w:proofErr w:type="gramStart"/>
      <w:r w:rsidRPr="00FD684D">
        <w:rPr>
          <w:rFonts w:ascii="Times New Roman" w:hAnsi="Times New Roman"/>
          <w:kern w:val="0"/>
          <w:sz w:val="28"/>
          <w:szCs w:val="28"/>
          <w:rPrChange w:id="220" w:author="China" w:date="2025-11-27T20:56:00Z">
            <w:rPr>
              <w:rFonts w:ascii="Times New Roman" w:eastAsiaTheme="minorEastAsia" w:hAnsi="Times New Roman"/>
              <w:kern w:val="0"/>
              <w:sz w:val="24"/>
              <w:szCs w:val="24"/>
            </w:rPr>
          </w:rPrChange>
        </w:rPr>
        <w:t>marked</w:t>
      </w:r>
      <w:proofErr w:type="gramEnd"/>
      <w:r w:rsidRPr="00FD684D">
        <w:rPr>
          <w:rFonts w:ascii="Times New Roman" w:hAnsi="Times New Roman"/>
          <w:kern w:val="0"/>
          <w:sz w:val="28"/>
          <w:szCs w:val="28"/>
          <w:rPrChange w:id="221" w:author="China" w:date="2025-11-27T20:56:00Z">
            <w:rPr>
              <w:rFonts w:ascii="Times New Roman" w:eastAsiaTheme="minorEastAsia" w:hAnsi="Times New Roman"/>
              <w:kern w:val="0"/>
              <w:sz w:val="24"/>
              <w:szCs w:val="24"/>
            </w:rPr>
          </w:rPrChange>
        </w:rPr>
        <w:t xml:space="preserve">. Confirm whether the accuracy and important tolerance of tooling can meet the </w:t>
      </w:r>
      <w:r w:rsidRPr="00F522EB">
        <w:rPr>
          <w:rFonts w:ascii="Times New Roman" w:eastAsiaTheme="minorEastAsia" w:hAnsi="Times New Roman"/>
          <w:kern w:val="0"/>
          <w:sz w:val="24"/>
          <w:szCs w:val="24"/>
        </w:rPr>
        <w:t>requirements of product design;</w:t>
      </w:r>
    </w:p>
    <w:p w:rsidR="00FC20A4" w:rsidRPr="00F522EB" w:rsidDel="00810484" w:rsidRDefault="00583E87" w:rsidP="000F7CE8">
      <w:pPr>
        <w:autoSpaceDE w:val="0"/>
        <w:autoSpaceDN w:val="0"/>
        <w:adjustRightInd w:val="0"/>
        <w:spacing w:line="440" w:lineRule="exact"/>
        <w:jc w:val="left"/>
        <w:rPr>
          <w:del w:id="222" w:author="China" w:date="2025-11-27T20:57:00Z"/>
          <w:rFonts w:ascii="Times New Roman" w:hAnsi="Times New Roman"/>
          <w:kern w:val="0"/>
          <w:sz w:val="28"/>
          <w:szCs w:val="28"/>
        </w:rPr>
      </w:pPr>
      <w:del w:id="223" w:author="China" w:date="2025-11-27T20:57:00Z">
        <w:r w:rsidRPr="00F522EB" w:rsidDel="00810484">
          <w:rPr>
            <w:rFonts w:ascii="Times New Roman" w:hAnsi="Times New Roman"/>
            <w:kern w:val="0"/>
            <w:sz w:val="28"/>
            <w:szCs w:val="28"/>
          </w:rPr>
          <w:delText xml:space="preserve">c) </w:delText>
        </w:r>
        <w:r w:rsidRPr="00F522EB" w:rsidDel="00810484">
          <w:rPr>
            <w:rFonts w:ascii="Times New Roman" w:hAnsi="Times New Roman" w:hint="eastAsia"/>
            <w:kern w:val="0"/>
            <w:sz w:val="28"/>
            <w:szCs w:val="28"/>
          </w:rPr>
          <w:delText>确认使用说明、维护要求、定期检查、松散件清单等是否正确；</w:delText>
        </w:r>
      </w:del>
    </w:p>
    <w:p w:rsidR="00FC20A4" w:rsidRPr="00FD684D" w:rsidRDefault="00810484" w:rsidP="00FD684D">
      <w:pPr>
        <w:autoSpaceDE w:val="0"/>
        <w:autoSpaceDN w:val="0"/>
        <w:adjustRightInd w:val="0"/>
        <w:spacing w:line="440" w:lineRule="exact"/>
        <w:ind w:firstLineChars="200" w:firstLine="560"/>
        <w:rPr>
          <w:rFonts w:ascii="Times New Roman" w:hAnsi="Times New Roman"/>
          <w:kern w:val="0"/>
          <w:sz w:val="28"/>
          <w:szCs w:val="28"/>
          <w:rPrChange w:id="224" w:author="China" w:date="2025-11-27T20:56:00Z">
            <w:rPr>
              <w:rFonts w:ascii="Times New Roman" w:eastAsiaTheme="minorEastAsia" w:hAnsi="Times New Roman"/>
              <w:kern w:val="0"/>
              <w:sz w:val="24"/>
              <w:szCs w:val="24"/>
            </w:rPr>
          </w:rPrChange>
        </w:rPr>
        <w:pPrChange w:id="225" w:author="China" w:date="2025-11-27T20:56:00Z">
          <w:pPr>
            <w:autoSpaceDE w:val="0"/>
            <w:autoSpaceDN w:val="0"/>
            <w:adjustRightInd w:val="0"/>
            <w:spacing w:line="440" w:lineRule="exact"/>
            <w:jc w:val="left"/>
          </w:pPr>
        </w:pPrChange>
      </w:pPr>
      <w:ins w:id="226" w:author="China" w:date="2025-11-27T20:57:00Z">
        <w:r w:rsidRPr="00F522EB">
          <w:rPr>
            <w:rFonts w:ascii="Times New Roman" w:hAnsi="Times New Roman"/>
            <w:kern w:val="0"/>
            <w:sz w:val="28"/>
            <w:szCs w:val="28"/>
          </w:rPr>
          <w:t xml:space="preserve">c) </w:t>
        </w:r>
      </w:ins>
      <w:r w:rsidR="001241AB" w:rsidRPr="00FD684D">
        <w:rPr>
          <w:rFonts w:ascii="Times New Roman" w:hAnsi="Times New Roman"/>
          <w:kern w:val="0"/>
          <w:sz w:val="28"/>
          <w:szCs w:val="28"/>
          <w:rPrChange w:id="227" w:author="China" w:date="2025-11-27T20:56:00Z">
            <w:rPr>
              <w:rFonts w:ascii="Times New Roman" w:eastAsiaTheme="minorEastAsia" w:hAnsi="Times New Roman"/>
              <w:kern w:val="0"/>
              <w:sz w:val="24"/>
              <w:szCs w:val="24"/>
            </w:rPr>
          </w:rPrChange>
        </w:rPr>
        <w:t>Confirm the operation instructions, maintenance requirements, regular inspection, loose parts list, etc. are correct;</w:t>
      </w:r>
    </w:p>
    <w:p w:rsidR="00EE322C" w:rsidRPr="00F522EB" w:rsidRDefault="00EE322C" w:rsidP="00EE322C">
      <w:pPr>
        <w:autoSpaceDE w:val="0"/>
        <w:autoSpaceDN w:val="0"/>
        <w:adjustRightInd w:val="0"/>
        <w:spacing w:line="440" w:lineRule="exact"/>
        <w:jc w:val="left"/>
        <w:rPr>
          <w:rFonts w:ascii="Times New Roman" w:hAnsi="Times New Roman"/>
          <w:kern w:val="0"/>
          <w:sz w:val="28"/>
          <w:szCs w:val="28"/>
        </w:rPr>
      </w:pPr>
      <w:proofErr w:type="gramStart"/>
      <w:r w:rsidRPr="00F522EB">
        <w:rPr>
          <w:rFonts w:ascii="黑体" w:eastAsia="黑体" w:hAnsi="黑体" w:hint="eastAsia"/>
          <w:sz w:val="28"/>
          <w:szCs w:val="28"/>
        </w:rPr>
        <w:t xml:space="preserve">5.1.1.4 </w:t>
      </w:r>
      <w:r w:rsidRPr="00F522EB">
        <w:rPr>
          <w:rFonts w:ascii="黑体" w:eastAsia="黑体" w:hAnsi="黑体"/>
          <w:sz w:val="28"/>
          <w:szCs w:val="28"/>
        </w:rPr>
        <w:t xml:space="preserve"> </w:t>
      </w:r>
      <w:proofErr w:type="gramEnd"/>
      <w:del w:id="228" w:author="China" w:date="2025-11-27T20:57:00Z">
        <w:r w:rsidRPr="00F522EB" w:rsidDel="00810484">
          <w:rPr>
            <w:rFonts w:ascii="黑体" w:eastAsia="黑体" w:hAnsi="黑体" w:hint="eastAsia"/>
            <w:sz w:val="28"/>
            <w:szCs w:val="28"/>
          </w:rPr>
          <w:delText>评审结论</w:delText>
        </w:r>
      </w:del>
      <w:r w:rsidRPr="00F522EB">
        <w:rPr>
          <w:rFonts w:ascii="Times New Roman" w:hAnsi="Times New Roman"/>
          <w:kern w:val="0"/>
          <w:sz w:val="28"/>
          <w:szCs w:val="28"/>
        </w:rPr>
        <w:t>The review results</w:t>
      </w:r>
    </w:p>
    <w:p w:rsidR="00EE322C" w:rsidRPr="00F522EB" w:rsidDel="00810484" w:rsidRDefault="00EE322C" w:rsidP="00810484">
      <w:pPr>
        <w:autoSpaceDE w:val="0"/>
        <w:autoSpaceDN w:val="0"/>
        <w:adjustRightInd w:val="0"/>
        <w:spacing w:line="440" w:lineRule="exact"/>
        <w:rPr>
          <w:del w:id="229" w:author="China" w:date="2025-11-27T20:57:00Z"/>
          <w:rFonts w:ascii="Times New Roman" w:hAnsi="Times New Roman"/>
          <w:kern w:val="0"/>
          <w:sz w:val="28"/>
          <w:szCs w:val="28"/>
        </w:rPr>
        <w:pPrChange w:id="230" w:author="China" w:date="2025-11-27T20:57:00Z">
          <w:pPr>
            <w:autoSpaceDE w:val="0"/>
            <w:autoSpaceDN w:val="0"/>
            <w:adjustRightInd w:val="0"/>
            <w:spacing w:line="440" w:lineRule="exact"/>
            <w:jc w:val="left"/>
          </w:pPr>
        </w:pPrChange>
      </w:pPr>
      <w:r w:rsidRPr="00F522EB">
        <w:rPr>
          <w:rFonts w:ascii="黑体" w:eastAsia="黑体" w:hAnsi="黑体" w:hint="eastAsia"/>
          <w:sz w:val="28"/>
          <w:szCs w:val="28"/>
        </w:rPr>
        <w:t>5.1.1.4</w:t>
      </w:r>
      <w:r w:rsidRPr="00F522EB">
        <w:rPr>
          <w:rFonts w:ascii="黑体" w:eastAsia="黑体" w:hAnsi="黑体"/>
          <w:sz w:val="28"/>
          <w:szCs w:val="28"/>
        </w:rPr>
        <w:t xml:space="preserve">.1 </w:t>
      </w:r>
      <w:r w:rsidRPr="00F522EB">
        <w:rPr>
          <w:rFonts w:ascii="黑体" w:eastAsia="黑体" w:hAnsi="黑体" w:hint="eastAsia"/>
          <w:sz w:val="28"/>
          <w:szCs w:val="28"/>
        </w:rPr>
        <w:t xml:space="preserve"> </w:t>
      </w:r>
      <w:del w:id="231" w:author="China" w:date="2025-11-27T20:57:00Z">
        <w:r w:rsidRPr="00F522EB" w:rsidDel="00810484">
          <w:rPr>
            <w:rFonts w:ascii="Times New Roman" w:hAnsi="Times New Roman" w:hint="eastAsia"/>
            <w:kern w:val="0"/>
            <w:sz w:val="28"/>
            <w:szCs w:val="28"/>
          </w:rPr>
          <w:delText>各阶段的评审均需以书面形式形成评审结论，评审结论需明确是否通过评审或有条件通过等。</w:delText>
        </w:r>
      </w:del>
    </w:p>
    <w:p w:rsidR="00EE322C" w:rsidRPr="00F522EB" w:rsidRDefault="00EE322C" w:rsidP="00810484">
      <w:pPr>
        <w:autoSpaceDE w:val="0"/>
        <w:autoSpaceDN w:val="0"/>
        <w:adjustRightInd w:val="0"/>
        <w:spacing w:line="440" w:lineRule="exact"/>
        <w:rPr>
          <w:rFonts w:ascii="Times New Roman" w:eastAsiaTheme="minorEastAsia" w:hAnsi="Times New Roman"/>
          <w:kern w:val="0"/>
          <w:sz w:val="24"/>
          <w:szCs w:val="24"/>
        </w:rPr>
        <w:pPrChange w:id="232" w:author="China" w:date="2025-11-27T20:57: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All stages of review should produce results in written form. The review conclusions should be</w:t>
      </w:r>
      <w:r w:rsidRPr="00F522EB">
        <w:rPr>
          <w:rFonts w:ascii="Times New Roman" w:eastAsiaTheme="minorEastAsia" w:hAnsi="Times New Roman" w:hint="eastAsia"/>
          <w:kern w:val="0"/>
          <w:sz w:val="24"/>
          <w:szCs w:val="24"/>
        </w:rPr>
        <w:t xml:space="preserve"> </w:t>
      </w:r>
      <w:r w:rsidRPr="00F522EB">
        <w:rPr>
          <w:rFonts w:ascii="Times New Roman" w:eastAsiaTheme="minorEastAsia" w:hAnsi="Times New Roman"/>
          <w:kern w:val="0"/>
          <w:sz w:val="24"/>
          <w:szCs w:val="24"/>
        </w:rPr>
        <w:t>determined whether to pass or conditionally pass.</w:t>
      </w:r>
    </w:p>
    <w:p w:rsidR="00EE322C" w:rsidRPr="00F522EB" w:rsidDel="00810484" w:rsidRDefault="00EE322C" w:rsidP="00810484">
      <w:pPr>
        <w:autoSpaceDE w:val="0"/>
        <w:autoSpaceDN w:val="0"/>
        <w:adjustRightInd w:val="0"/>
        <w:spacing w:line="440" w:lineRule="exact"/>
        <w:rPr>
          <w:del w:id="233" w:author="China" w:date="2025-11-27T20:57:00Z"/>
          <w:rFonts w:ascii="黑体" w:eastAsia="黑体" w:hAnsi="黑体"/>
          <w:sz w:val="28"/>
          <w:szCs w:val="28"/>
        </w:rPr>
        <w:pPrChange w:id="234" w:author="China" w:date="2025-11-27T20:57:00Z">
          <w:pPr>
            <w:autoSpaceDE w:val="0"/>
            <w:autoSpaceDN w:val="0"/>
            <w:adjustRightInd w:val="0"/>
            <w:spacing w:line="440" w:lineRule="exact"/>
            <w:jc w:val="left"/>
          </w:pPr>
        </w:pPrChange>
      </w:pPr>
      <w:r w:rsidRPr="00F522EB">
        <w:rPr>
          <w:rFonts w:ascii="黑体" w:eastAsia="黑体" w:hAnsi="黑体" w:hint="eastAsia"/>
          <w:sz w:val="28"/>
          <w:szCs w:val="28"/>
        </w:rPr>
        <w:lastRenderedPageBreak/>
        <w:t>5.1.1.4</w:t>
      </w:r>
      <w:r w:rsidRPr="00F522EB">
        <w:rPr>
          <w:rFonts w:ascii="黑体" w:eastAsia="黑体" w:hAnsi="黑体"/>
          <w:sz w:val="28"/>
          <w:szCs w:val="28"/>
        </w:rPr>
        <w:t xml:space="preserve">.2 </w:t>
      </w:r>
      <w:r w:rsidRPr="00F522EB">
        <w:rPr>
          <w:rFonts w:ascii="黑体" w:eastAsia="黑体" w:hAnsi="黑体" w:hint="eastAsia"/>
          <w:sz w:val="28"/>
          <w:szCs w:val="28"/>
        </w:rPr>
        <w:t xml:space="preserve"> </w:t>
      </w:r>
      <w:del w:id="235" w:author="China" w:date="2025-11-27T20:57:00Z">
        <w:r w:rsidRPr="00F522EB" w:rsidDel="00810484">
          <w:rPr>
            <w:rFonts w:ascii="Times New Roman" w:hAnsi="Times New Roman" w:hint="eastAsia"/>
            <w:kern w:val="0"/>
            <w:sz w:val="28"/>
            <w:szCs w:val="28"/>
          </w:rPr>
          <w:delText>评审过程中制定的行动项目需签字确认。</w:delText>
        </w:r>
      </w:del>
    </w:p>
    <w:p w:rsidR="00EE322C" w:rsidRPr="00F522EB" w:rsidRDefault="00EE322C" w:rsidP="00810484">
      <w:pPr>
        <w:autoSpaceDE w:val="0"/>
        <w:autoSpaceDN w:val="0"/>
        <w:adjustRightInd w:val="0"/>
        <w:spacing w:line="440" w:lineRule="exact"/>
        <w:rPr>
          <w:rFonts w:ascii="Times New Roman" w:eastAsiaTheme="minorEastAsia" w:hAnsi="Times New Roman"/>
          <w:kern w:val="0"/>
          <w:sz w:val="24"/>
          <w:szCs w:val="24"/>
        </w:rPr>
        <w:pPrChange w:id="236" w:author="China" w:date="2025-11-27T20:57: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Action items developed in the review process should require the airframe supplier to affirm and sign.</w:t>
      </w:r>
    </w:p>
    <w:p w:rsidR="00EE322C" w:rsidRPr="00F522EB" w:rsidDel="00810484" w:rsidRDefault="00EE322C" w:rsidP="00810484">
      <w:pPr>
        <w:autoSpaceDE w:val="0"/>
        <w:autoSpaceDN w:val="0"/>
        <w:adjustRightInd w:val="0"/>
        <w:spacing w:line="440" w:lineRule="exact"/>
        <w:rPr>
          <w:del w:id="237" w:author="China" w:date="2025-11-27T20:57:00Z"/>
          <w:rFonts w:ascii="Times New Roman" w:hAnsi="Times New Roman"/>
          <w:kern w:val="0"/>
          <w:sz w:val="28"/>
          <w:szCs w:val="28"/>
        </w:rPr>
        <w:pPrChange w:id="238" w:author="China" w:date="2025-11-27T20:57:00Z">
          <w:pPr>
            <w:autoSpaceDE w:val="0"/>
            <w:autoSpaceDN w:val="0"/>
            <w:adjustRightInd w:val="0"/>
            <w:spacing w:line="440" w:lineRule="exact"/>
            <w:jc w:val="left"/>
          </w:pPr>
        </w:pPrChange>
      </w:pPr>
      <w:r w:rsidRPr="00F522EB">
        <w:rPr>
          <w:rFonts w:ascii="黑体" w:eastAsia="黑体" w:hAnsi="黑体" w:hint="eastAsia"/>
          <w:sz w:val="28"/>
          <w:szCs w:val="28"/>
        </w:rPr>
        <w:t>5.1.1.4</w:t>
      </w:r>
      <w:r w:rsidRPr="00F522EB">
        <w:rPr>
          <w:rFonts w:ascii="黑体" w:eastAsia="黑体" w:hAnsi="黑体"/>
          <w:sz w:val="28"/>
          <w:szCs w:val="28"/>
        </w:rPr>
        <w:t xml:space="preserve">.3 </w:t>
      </w:r>
      <w:r w:rsidRPr="00F522EB">
        <w:rPr>
          <w:rFonts w:ascii="黑体" w:eastAsia="黑体" w:hAnsi="黑体" w:hint="eastAsia"/>
          <w:sz w:val="28"/>
          <w:szCs w:val="28"/>
        </w:rPr>
        <w:t xml:space="preserve"> </w:t>
      </w:r>
      <w:del w:id="239" w:author="China" w:date="2025-11-27T20:57:00Z">
        <w:r w:rsidRPr="00F522EB" w:rsidDel="00810484">
          <w:rPr>
            <w:rFonts w:ascii="Times New Roman" w:hAnsi="Times New Roman" w:hint="eastAsia"/>
            <w:kern w:val="0"/>
            <w:sz w:val="28"/>
            <w:szCs w:val="28"/>
          </w:rPr>
          <w:delText>针对评审过程中的行动项目应进行逐项落实以作为下阶段评审的输入资料。</w:delText>
        </w:r>
      </w:del>
    </w:p>
    <w:p w:rsidR="00EE322C" w:rsidRPr="00F522EB" w:rsidRDefault="00EE322C" w:rsidP="00810484">
      <w:pPr>
        <w:autoSpaceDE w:val="0"/>
        <w:autoSpaceDN w:val="0"/>
        <w:adjustRightInd w:val="0"/>
        <w:spacing w:line="440" w:lineRule="exact"/>
        <w:rPr>
          <w:rFonts w:ascii="Times New Roman" w:eastAsiaTheme="minorEastAsia" w:hAnsi="Times New Roman"/>
          <w:kern w:val="0"/>
          <w:sz w:val="24"/>
          <w:szCs w:val="24"/>
        </w:rPr>
        <w:pPrChange w:id="240" w:author="China" w:date="2025-11-27T20:57: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Airframe suppliers should fulfill the action items that developed in the review process as the output</w:t>
      </w:r>
      <w:r w:rsidRPr="00F522EB">
        <w:rPr>
          <w:rFonts w:ascii="Times New Roman" w:eastAsiaTheme="minorEastAsia" w:hAnsi="Times New Roman" w:hint="eastAsia"/>
          <w:kern w:val="0"/>
          <w:sz w:val="24"/>
          <w:szCs w:val="24"/>
        </w:rPr>
        <w:t xml:space="preserve"> </w:t>
      </w:r>
      <w:r w:rsidRPr="00F522EB">
        <w:rPr>
          <w:rFonts w:ascii="Times New Roman" w:eastAsiaTheme="minorEastAsia" w:hAnsi="Times New Roman"/>
          <w:kern w:val="0"/>
          <w:sz w:val="24"/>
          <w:szCs w:val="24"/>
        </w:rPr>
        <w:t>information in following review stages.</w:t>
      </w:r>
    </w:p>
    <w:p w:rsidR="00EE322C" w:rsidRPr="00F522EB" w:rsidDel="00810484" w:rsidRDefault="00EE322C" w:rsidP="00810484">
      <w:pPr>
        <w:autoSpaceDE w:val="0"/>
        <w:autoSpaceDN w:val="0"/>
        <w:adjustRightInd w:val="0"/>
        <w:spacing w:line="440" w:lineRule="exact"/>
        <w:rPr>
          <w:del w:id="241" w:author="China" w:date="2025-11-27T20:57:00Z"/>
          <w:rFonts w:ascii="Times New Roman" w:hAnsi="Times New Roman"/>
          <w:kern w:val="0"/>
          <w:sz w:val="28"/>
          <w:szCs w:val="28"/>
        </w:rPr>
        <w:pPrChange w:id="242" w:author="China" w:date="2025-11-27T20:57:00Z">
          <w:pPr>
            <w:autoSpaceDE w:val="0"/>
            <w:autoSpaceDN w:val="0"/>
            <w:adjustRightInd w:val="0"/>
            <w:spacing w:line="440" w:lineRule="exact"/>
            <w:jc w:val="left"/>
          </w:pPr>
        </w:pPrChange>
      </w:pPr>
      <w:r w:rsidRPr="00F522EB">
        <w:rPr>
          <w:rFonts w:ascii="黑体" w:eastAsia="黑体" w:hAnsi="黑体" w:hint="eastAsia"/>
          <w:sz w:val="28"/>
          <w:szCs w:val="28"/>
        </w:rPr>
        <w:t>5.1.1.4</w:t>
      </w:r>
      <w:r w:rsidRPr="00F522EB">
        <w:rPr>
          <w:rFonts w:ascii="黑体" w:eastAsia="黑体" w:hAnsi="黑体"/>
          <w:sz w:val="28"/>
          <w:szCs w:val="28"/>
        </w:rPr>
        <w:t xml:space="preserve">.4 </w:t>
      </w:r>
      <w:r w:rsidRPr="00F522EB">
        <w:rPr>
          <w:rFonts w:ascii="黑体" w:eastAsia="黑体" w:hAnsi="黑体" w:hint="eastAsia"/>
          <w:sz w:val="28"/>
          <w:szCs w:val="28"/>
        </w:rPr>
        <w:t xml:space="preserve"> </w:t>
      </w:r>
      <w:del w:id="243" w:author="China" w:date="2025-11-27T20:57:00Z">
        <w:r w:rsidRPr="00F522EB" w:rsidDel="00810484">
          <w:rPr>
            <w:rFonts w:ascii="Times New Roman" w:hAnsi="Times New Roman" w:hint="eastAsia"/>
            <w:kern w:val="0"/>
            <w:sz w:val="28"/>
            <w:szCs w:val="28"/>
          </w:rPr>
          <w:delText>各评审阶段所有输出的文件资料，均须以原件扫描件（</w:delText>
        </w:r>
        <w:r w:rsidRPr="00F522EB" w:rsidDel="00810484">
          <w:rPr>
            <w:rFonts w:ascii="Times New Roman" w:hAnsi="Times New Roman"/>
            <w:kern w:val="0"/>
            <w:sz w:val="28"/>
            <w:szCs w:val="28"/>
          </w:rPr>
          <w:delText>PDF</w:delText>
        </w:r>
        <w:r w:rsidRPr="00F522EB" w:rsidDel="00810484">
          <w:rPr>
            <w:rFonts w:ascii="Times New Roman" w:hAnsi="Times New Roman" w:hint="eastAsia"/>
            <w:kern w:val="0"/>
            <w:sz w:val="28"/>
            <w:szCs w:val="28"/>
          </w:rPr>
          <w:delText>）的形式提供给中国商飞。</w:delText>
        </w:r>
      </w:del>
    </w:p>
    <w:p w:rsidR="00EE322C" w:rsidRPr="00F522EB" w:rsidRDefault="00EE322C" w:rsidP="00810484">
      <w:pPr>
        <w:autoSpaceDE w:val="0"/>
        <w:autoSpaceDN w:val="0"/>
        <w:adjustRightInd w:val="0"/>
        <w:spacing w:line="440" w:lineRule="exact"/>
        <w:rPr>
          <w:rFonts w:ascii="Times New Roman" w:eastAsiaTheme="minorEastAsia" w:hAnsi="Times New Roman"/>
          <w:kern w:val="0"/>
          <w:sz w:val="24"/>
          <w:szCs w:val="24"/>
        </w:rPr>
        <w:pPrChange w:id="244" w:author="China" w:date="2025-11-27T20:57: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Airframe suppliers should provide all output information in form of PDF at various review stages for</w:t>
      </w:r>
      <w:r w:rsidRPr="00F522EB">
        <w:rPr>
          <w:rFonts w:ascii="Times New Roman" w:eastAsiaTheme="minorEastAsia" w:hAnsi="Times New Roman" w:hint="eastAsia"/>
          <w:kern w:val="0"/>
          <w:sz w:val="24"/>
          <w:szCs w:val="24"/>
        </w:rPr>
        <w:t xml:space="preserve"> </w:t>
      </w:r>
      <w:r w:rsidRPr="00F522EB">
        <w:rPr>
          <w:rFonts w:ascii="Times New Roman" w:eastAsiaTheme="minorEastAsia" w:hAnsi="Times New Roman"/>
          <w:kern w:val="0"/>
          <w:sz w:val="24"/>
          <w:szCs w:val="24"/>
        </w:rPr>
        <w:t>COMAC.</w:t>
      </w:r>
    </w:p>
    <w:p w:rsidR="00EE322C" w:rsidRPr="00F522EB" w:rsidDel="00810484" w:rsidRDefault="00EE322C" w:rsidP="00810484">
      <w:pPr>
        <w:autoSpaceDE w:val="0"/>
        <w:autoSpaceDN w:val="0"/>
        <w:adjustRightInd w:val="0"/>
        <w:spacing w:line="440" w:lineRule="exact"/>
        <w:rPr>
          <w:del w:id="245" w:author="China" w:date="2025-11-27T20:57:00Z"/>
          <w:rFonts w:ascii="Times New Roman" w:hAnsi="Times New Roman"/>
          <w:kern w:val="0"/>
          <w:sz w:val="28"/>
          <w:szCs w:val="28"/>
        </w:rPr>
        <w:pPrChange w:id="246" w:author="China" w:date="2025-11-27T20:57:00Z">
          <w:pPr>
            <w:autoSpaceDE w:val="0"/>
            <w:autoSpaceDN w:val="0"/>
            <w:adjustRightInd w:val="0"/>
            <w:spacing w:line="440" w:lineRule="exact"/>
            <w:jc w:val="left"/>
          </w:pPr>
        </w:pPrChange>
      </w:pPr>
      <w:r w:rsidRPr="00F522EB">
        <w:rPr>
          <w:rFonts w:ascii="黑体" w:eastAsia="黑体" w:hAnsi="黑体" w:hint="eastAsia"/>
          <w:sz w:val="28"/>
          <w:szCs w:val="28"/>
        </w:rPr>
        <w:t>5.1.1.4</w:t>
      </w:r>
      <w:r w:rsidRPr="00F522EB">
        <w:rPr>
          <w:rFonts w:ascii="黑体" w:eastAsia="黑体" w:hAnsi="黑体"/>
          <w:sz w:val="28"/>
          <w:szCs w:val="28"/>
        </w:rPr>
        <w:t xml:space="preserve">.5 </w:t>
      </w:r>
      <w:r w:rsidRPr="00F522EB">
        <w:rPr>
          <w:rFonts w:ascii="黑体" w:eastAsia="黑体" w:hAnsi="黑体" w:hint="eastAsia"/>
          <w:sz w:val="28"/>
          <w:szCs w:val="28"/>
        </w:rPr>
        <w:t xml:space="preserve"> </w:t>
      </w:r>
      <w:del w:id="247" w:author="China" w:date="2025-11-27T20:57:00Z">
        <w:r w:rsidRPr="00F522EB" w:rsidDel="00810484">
          <w:rPr>
            <w:rFonts w:ascii="Times New Roman" w:hAnsi="Times New Roman" w:hint="eastAsia"/>
            <w:kern w:val="0"/>
            <w:sz w:val="28"/>
            <w:szCs w:val="28"/>
          </w:rPr>
          <w:delText>在完成并通过最终设计评审（</w:delText>
        </w:r>
        <w:r w:rsidRPr="00F522EB" w:rsidDel="00810484">
          <w:rPr>
            <w:rFonts w:ascii="Times New Roman" w:hAnsi="Times New Roman"/>
            <w:kern w:val="0"/>
            <w:sz w:val="28"/>
            <w:szCs w:val="28"/>
          </w:rPr>
          <w:delText>100%</w:delText>
        </w:r>
        <w:r w:rsidRPr="00F522EB" w:rsidDel="00810484">
          <w:rPr>
            <w:rFonts w:ascii="Times New Roman" w:hAnsi="Times New Roman" w:hint="eastAsia"/>
            <w:kern w:val="0"/>
            <w:sz w:val="28"/>
            <w:szCs w:val="28"/>
          </w:rPr>
          <w:delText>批准）后方可全面开展生产制造任务。</w:delText>
        </w:r>
      </w:del>
    </w:p>
    <w:p w:rsidR="00EE322C" w:rsidRPr="00F522EB" w:rsidRDefault="00EE322C" w:rsidP="00810484">
      <w:pPr>
        <w:autoSpaceDE w:val="0"/>
        <w:autoSpaceDN w:val="0"/>
        <w:adjustRightInd w:val="0"/>
        <w:spacing w:line="440" w:lineRule="exact"/>
        <w:rPr>
          <w:rFonts w:ascii="Times New Roman" w:hAnsi="Times New Roman"/>
        </w:rPr>
        <w:pPrChange w:id="248" w:author="China" w:date="2025-11-27T20:57:00Z">
          <w:pPr>
            <w:autoSpaceDE w:val="0"/>
            <w:autoSpaceDN w:val="0"/>
            <w:adjustRightInd w:val="0"/>
            <w:spacing w:line="440" w:lineRule="exact"/>
            <w:jc w:val="left"/>
          </w:pPr>
        </w:pPrChange>
      </w:pPr>
      <w:r w:rsidRPr="00F522EB">
        <w:rPr>
          <w:rFonts w:ascii="Times New Roman" w:eastAsiaTheme="minorEastAsia" w:hAnsi="Times New Roman"/>
          <w:kern w:val="0"/>
          <w:sz w:val="24"/>
          <w:szCs w:val="24"/>
        </w:rPr>
        <w:t>The manufacturing task can be fully carried out only after the final design review (100% approval) is</w:t>
      </w:r>
      <w:r w:rsidRPr="00F522EB">
        <w:rPr>
          <w:rFonts w:ascii="Times New Roman" w:eastAsiaTheme="minorEastAsia" w:hAnsi="Times New Roman" w:hint="eastAsia"/>
          <w:kern w:val="0"/>
          <w:sz w:val="24"/>
          <w:szCs w:val="24"/>
        </w:rPr>
        <w:t xml:space="preserve"> </w:t>
      </w:r>
      <w:r w:rsidRPr="00F522EB">
        <w:rPr>
          <w:rFonts w:ascii="Times New Roman" w:eastAsiaTheme="minorEastAsia" w:hAnsi="Times New Roman"/>
          <w:kern w:val="0"/>
          <w:sz w:val="24"/>
          <w:szCs w:val="24"/>
        </w:rPr>
        <w:t>completed and passed.</w:t>
      </w:r>
    </w:p>
    <w:p w:rsidR="009D25A8" w:rsidRPr="00F522EB" w:rsidRDefault="00583E87" w:rsidP="000F7CE8">
      <w:pPr>
        <w:spacing w:line="440" w:lineRule="exact"/>
        <w:rPr>
          <w:rFonts w:ascii="Times New Roman" w:eastAsia="黑体" w:hAnsi="Times New Roman"/>
          <w:sz w:val="28"/>
          <w:szCs w:val="20"/>
        </w:rPr>
      </w:pPr>
      <w:proofErr w:type="gramStart"/>
      <w:r w:rsidRPr="00F522EB">
        <w:rPr>
          <w:rFonts w:ascii="黑体" w:eastAsia="黑体" w:hAnsi="黑体"/>
          <w:sz w:val="28"/>
          <w:szCs w:val="20"/>
        </w:rPr>
        <w:t>5.1.2</w:t>
      </w:r>
      <w:r w:rsidR="001241AB" w:rsidRPr="00F522EB">
        <w:rPr>
          <w:rFonts w:ascii="Times New Roman" w:eastAsia="黑体" w:hAnsi="Times New Roman"/>
          <w:sz w:val="28"/>
          <w:szCs w:val="20"/>
        </w:rPr>
        <w:t xml:space="preserve">  </w:t>
      </w:r>
      <w:proofErr w:type="gramEnd"/>
      <w:del w:id="249" w:author="China" w:date="2025-11-27T20:57:00Z">
        <w:r w:rsidR="001241AB" w:rsidRPr="00F522EB" w:rsidDel="00810484">
          <w:rPr>
            <w:rFonts w:ascii="Times New Roman" w:eastAsia="黑体" w:hAnsi="Times New Roman" w:hint="eastAsia"/>
            <w:sz w:val="28"/>
            <w:szCs w:val="20"/>
          </w:rPr>
          <w:delText>审批</w:delText>
        </w:r>
      </w:del>
      <w:r w:rsidRPr="00F522EB">
        <w:rPr>
          <w:rFonts w:ascii="Times New Roman" w:eastAsia="黑体" w:hAnsi="Times New Roman"/>
          <w:b/>
          <w:kern w:val="0"/>
          <w:sz w:val="24"/>
          <w:szCs w:val="24"/>
        </w:rPr>
        <w:t>Approval</w:t>
      </w:r>
    </w:p>
    <w:p w:rsidR="009D25A8" w:rsidRPr="00F522EB" w:rsidRDefault="00583E87" w:rsidP="000F7CE8">
      <w:pPr>
        <w:spacing w:line="440" w:lineRule="exact"/>
        <w:rPr>
          <w:rFonts w:ascii="Times New Roman" w:eastAsia="黑体" w:hAnsi="Times New Roman"/>
          <w:sz w:val="28"/>
          <w:szCs w:val="20"/>
        </w:rPr>
      </w:pPr>
      <w:proofErr w:type="gramStart"/>
      <w:r w:rsidRPr="00F522EB">
        <w:rPr>
          <w:rFonts w:ascii="黑体" w:eastAsia="黑体" w:hAnsi="黑体"/>
          <w:sz w:val="28"/>
          <w:szCs w:val="20"/>
        </w:rPr>
        <w:t>5.1.2.1</w:t>
      </w:r>
      <w:r w:rsidR="001241AB" w:rsidRPr="00F522EB">
        <w:rPr>
          <w:rFonts w:ascii="Times New Roman" w:eastAsia="黑体" w:hAnsi="Times New Roman"/>
          <w:sz w:val="28"/>
          <w:szCs w:val="20"/>
        </w:rPr>
        <w:t xml:space="preserve">  </w:t>
      </w:r>
      <w:proofErr w:type="gramEnd"/>
      <w:del w:id="250" w:author="China" w:date="2025-11-27T20:58:00Z">
        <w:r w:rsidR="001241AB" w:rsidRPr="00F522EB" w:rsidDel="00810484">
          <w:rPr>
            <w:rFonts w:ascii="Times New Roman" w:eastAsia="黑体" w:hAnsi="Times New Roman" w:hint="eastAsia"/>
            <w:sz w:val="28"/>
            <w:szCs w:val="20"/>
          </w:rPr>
          <w:delText>内部审批</w:delText>
        </w:r>
      </w:del>
      <w:r w:rsidRPr="00F522EB">
        <w:rPr>
          <w:rFonts w:ascii="Times New Roman" w:eastAsia="黑体" w:hAnsi="Times New Roman"/>
          <w:b/>
          <w:kern w:val="0"/>
          <w:sz w:val="24"/>
          <w:szCs w:val="24"/>
        </w:rPr>
        <w:t>Internal Approval</w:t>
      </w:r>
    </w:p>
    <w:p w:rsidR="009D25A8" w:rsidRPr="00F522EB" w:rsidDel="00810484" w:rsidRDefault="00583E87" w:rsidP="000F7CE8">
      <w:pPr>
        <w:pStyle w:val="a5"/>
        <w:spacing w:line="440" w:lineRule="exact"/>
        <w:ind w:firstLine="570"/>
        <w:rPr>
          <w:del w:id="251" w:author="China" w:date="2025-11-27T20:58:00Z"/>
          <w:rFonts w:eastAsia="宋体"/>
        </w:rPr>
      </w:pPr>
      <w:del w:id="252" w:author="China" w:date="2025-11-27T20:58:00Z">
        <w:r w:rsidRPr="00F522EB" w:rsidDel="00810484">
          <w:rPr>
            <w:rFonts w:eastAsia="宋体" w:hAnsi="宋体"/>
          </w:rPr>
          <w:delText>内部审批按</w:delText>
        </w:r>
        <w:r w:rsidR="006D710E" w:rsidDel="00810484">
          <w:rPr>
            <w:szCs w:val="28"/>
          </w:rPr>
          <w:delText>GLC14070202</w:delText>
        </w:r>
        <w:r w:rsidRPr="00F522EB" w:rsidDel="00810484">
          <w:rPr>
            <w:rFonts w:eastAsia="宋体" w:hAnsi="宋体"/>
          </w:rPr>
          <w:delText>执行。</w:delText>
        </w:r>
      </w:del>
    </w:p>
    <w:p w:rsidR="00975556" w:rsidRPr="00F522EB" w:rsidRDefault="00583E87" w:rsidP="00810484">
      <w:pPr>
        <w:pStyle w:val="a5"/>
        <w:spacing w:line="440" w:lineRule="exact"/>
        <w:ind w:firstLineChars="200" w:firstLine="480"/>
        <w:rPr>
          <w:rFonts w:eastAsia="宋体"/>
          <w:sz w:val="24"/>
          <w:szCs w:val="24"/>
        </w:rPr>
        <w:pPrChange w:id="253" w:author="China" w:date="2025-11-27T20:58:00Z">
          <w:pPr>
            <w:pStyle w:val="a5"/>
            <w:spacing w:line="440" w:lineRule="exact"/>
          </w:pPr>
        </w:pPrChange>
      </w:pPr>
      <w:r w:rsidRPr="00F522EB">
        <w:rPr>
          <w:rFonts w:eastAsia="宋体"/>
          <w:sz w:val="24"/>
          <w:szCs w:val="24"/>
        </w:rPr>
        <w:t xml:space="preserve">Internal Approval according to </w:t>
      </w:r>
      <w:r w:rsidR="006D710E">
        <w:rPr>
          <w:rFonts w:eastAsia="宋体"/>
          <w:sz w:val="24"/>
          <w:szCs w:val="24"/>
        </w:rPr>
        <w:t>GLC14070202</w:t>
      </w:r>
      <w:r w:rsidRPr="00F522EB">
        <w:rPr>
          <w:rFonts w:eastAsia="宋体"/>
          <w:sz w:val="24"/>
          <w:szCs w:val="24"/>
        </w:rPr>
        <w:t>.</w:t>
      </w:r>
    </w:p>
    <w:p w:rsidR="009D25A8" w:rsidRPr="00F522EB" w:rsidRDefault="00583E87" w:rsidP="000F7CE8">
      <w:pPr>
        <w:spacing w:line="440" w:lineRule="exact"/>
        <w:rPr>
          <w:rFonts w:ascii="Times New Roman" w:eastAsia="黑体" w:hAnsi="Times New Roman"/>
          <w:b/>
          <w:kern w:val="0"/>
          <w:sz w:val="24"/>
          <w:szCs w:val="24"/>
        </w:rPr>
      </w:pPr>
      <w:proofErr w:type="gramStart"/>
      <w:r w:rsidRPr="00F522EB">
        <w:rPr>
          <w:rFonts w:ascii="黑体" w:eastAsia="黑体" w:hAnsi="黑体"/>
          <w:sz w:val="28"/>
          <w:szCs w:val="20"/>
        </w:rPr>
        <w:t>5.1.2.2</w:t>
      </w:r>
      <w:r w:rsidR="001241AB" w:rsidRPr="00F522EB">
        <w:rPr>
          <w:rFonts w:ascii="Times New Roman" w:eastAsia="黑体" w:hAnsi="Times New Roman"/>
          <w:sz w:val="28"/>
          <w:szCs w:val="20"/>
        </w:rPr>
        <w:t xml:space="preserve">  </w:t>
      </w:r>
      <w:proofErr w:type="gramEnd"/>
      <w:del w:id="254" w:author="China" w:date="2025-11-27T20:58:00Z">
        <w:r w:rsidR="001241AB" w:rsidRPr="00F522EB" w:rsidDel="00810484">
          <w:rPr>
            <w:rFonts w:ascii="Times New Roman" w:eastAsia="黑体" w:hAnsi="Times New Roman" w:hint="eastAsia"/>
            <w:sz w:val="28"/>
            <w:szCs w:val="20"/>
          </w:rPr>
          <w:delText>厂际审批</w:delText>
        </w:r>
      </w:del>
      <w:r w:rsidRPr="00F522EB">
        <w:rPr>
          <w:rFonts w:ascii="Times New Roman" w:eastAsia="黑体" w:hAnsi="Times New Roman"/>
          <w:b/>
          <w:kern w:val="0"/>
          <w:sz w:val="24"/>
          <w:szCs w:val="24"/>
        </w:rPr>
        <w:t>Inter-plant Approval</w:t>
      </w:r>
    </w:p>
    <w:p w:rsidR="009D25A8" w:rsidRPr="00810484" w:rsidDel="00810484" w:rsidRDefault="00583E87" w:rsidP="00810484">
      <w:pPr>
        <w:pStyle w:val="a5"/>
        <w:spacing w:line="440" w:lineRule="exact"/>
        <w:ind w:firstLineChars="200" w:firstLine="480"/>
        <w:rPr>
          <w:del w:id="255" w:author="China" w:date="2025-11-27T20:58:00Z"/>
          <w:rFonts w:eastAsia="宋体"/>
          <w:sz w:val="24"/>
          <w:szCs w:val="24"/>
          <w:rPrChange w:id="256" w:author="China" w:date="2025-11-27T20:58:00Z">
            <w:rPr>
              <w:del w:id="257" w:author="China" w:date="2025-11-27T20:58:00Z"/>
              <w:rFonts w:eastAsia="宋体"/>
            </w:rPr>
          </w:rPrChange>
        </w:rPr>
        <w:pPrChange w:id="258" w:author="China" w:date="2025-11-27T20:58:00Z">
          <w:pPr>
            <w:pStyle w:val="a5"/>
            <w:spacing w:line="440" w:lineRule="exact"/>
            <w:ind w:firstLine="570"/>
          </w:pPr>
        </w:pPrChange>
      </w:pPr>
      <w:del w:id="259" w:author="China" w:date="2025-11-27T20:58:00Z">
        <w:r w:rsidRPr="00810484" w:rsidDel="00810484">
          <w:rPr>
            <w:rFonts w:eastAsia="宋体" w:hint="eastAsia"/>
            <w:sz w:val="24"/>
            <w:szCs w:val="24"/>
            <w:rPrChange w:id="260" w:author="China" w:date="2025-11-27T20:58:00Z">
              <w:rPr>
                <w:rFonts w:eastAsia="宋体" w:hint="eastAsia"/>
              </w:rPr>
            </w:rPrChange>
          </w:rPr>
          <w:delText>中国商飞控制工装项目评审通过后按下列要求进行审批：</w:delText>
        </w:r>
      </w:del>
    </w:p>
    <w:p w:rsidR="00975556" w:rsidRPr="00810484" w:rsidRDefault="001241AB" w:rsidP="00810484">
      <w:pPr>
        <w:pStyle w:val="a5"/>
        <w:spacing w:line="440" w:lineRule="exact"/>
        <w:ind w:firstLineChars="200" w:firstLine="480"/>
        <w:rPr>
          <w:rFonts w:eastAsia="宋体"/>
          <w:sz w:val="24"/>
          <w:szCs w:val="24"/>
          <w:rPrChange w:id="261" w:author="China" w:date="2025-11-27T20:58:00Z">
            <w:rPr>
              <w:rFonts w:ascii="Times New Roman" w:eastAsiaTheme="minorEastAsia" w:hAnsi="Times New Roman"/>
              <w:kern w:val="0"/>
              <w:sz w:val="24"/>
              <w:szCs w:val="24"/>
            </w:rPr>
          </w:rPrChange>
        </w:rPr>
        <w:pPrChange w:id="262" w:author="China" w:date="2025-11-27T20:58:00Z">
          <w:pPr>
            <w:autoSpaceDE w:val="0"/>
            <w:autoSpaceDN w:val="0"/>
            <w:adjustRightInd w:val="0"/>
            <w:spacing w:line="440" w:lineRule="exact"/>
            <w:jc w:val="left"/>
          </w:pPr>
        </w:pPrChange>
      </w:pPr>
      <w:r w:rsidRPr="00810484">
        <w:rPr>
          <w:rFonts w:eastAsia="宋体"/>
          <w:sz w:val="24"/>
          <w:szCs w:val="24"/>
          <w:rPrChange w:id="263" w:author="China" w:date="2025-11-27T20:58:00Z">
            <w:rPr>
              <w:rFonts w:ascii="Times New Roman" w:eastAsiaTheme="minorEastAsia" w:hAnsi="Times New Roman"/>
              <w:kern w:val="0"/>
              <w:sz w:val="24"/>
              <w:szCs w:val="24"/>
            </w:rPr>
          </w:rPrChange>
        </w:rPr>
        <w:t>The tooling controlled by COMAC should be approved according to the following requirements after the tooling passes the review:</w:t>
      </w:r>
    </w:p>
    <w:p w:rsidR="009D25A8" w:rsidRPr="00F522EB" w:rsidDel="00810484" w:rsidRDefault="00583E87" w:rsidP="000F7CE8">
      <w:pPr>
        <w:pStyle w:val="a5"/>
        <w:spacing w:line="440" w:lineRule="exact"/>
        <w:ind w:firstLine="570"/>
        <w:rPr>
          <w:del w:id="264" w:author="China" w:date="2025-11-27T20:59:00Z"/>
          <w:rFonts w:eastAsia="宋体"/>
        </w:rPr>
      </w:pPr>
      <w:del w:id="265" w:author="China" w:date="2025-11-27T20:59:00Z">
        <w:r w:rsidRPr="00F522EB" w:rsidDel="00810484">
          <w:rPr>
            <w:rFonts w:eastAsia="黑体"/>
          </w:rPr>
          <w:delText>a</w:delText>
        </w:r>
        <w:r w:rsidRPr="00F522EB" w:rsidDel="00810484">
          <w:rPr>
            <w:rFonts w:eastAsiaTheme="minorEastAsia" w:hAnsiTheme="minorEastAsia"/>
          </w:rPr>
          <w:delText>）</w:delText>
        </w:r>
        <w:r w:rsidRPr="00F522EB" w:rsidDel="00810484">
          <w:rPr>
            <w:rFonts w:eastAsia="宋体" w:hint="eastAsia"/>
          </w:rPr>
          <w:delText>在完成所有工装图样</w:delText>
        </w:r>
        <w:r w:rsidRPr="00F522EB" w:rsidDel="00810484">
          <w:rPr>
            <w:rFonts w:eastAsia="宋体"/>
          </w:rPr>
          <w:delText>/</w:delText>
        </w:r>
        <w:r w:rsidRPr="00F522EB" w:rsidDel="00810484">
          <w:rPr>
            <w:rFonts w:eastAsia="宋体" w:hint="eastAsia"/>
          </w:rPr>
          <w:delText>数据的详细设计后提交审批前，工装设计室应事先将评审</w:delText>
        </w:r>
        <w:r w:rsidRPr="00F522EB" w:rsidDel="00810484">
          <w:rPr>
            <w:rFonts w:eastAsia="宋体"/>
          </w:rPr>
          <w:delText>/</w:delText>
        </w:r>
        <w:r w:rsidRPr="00F522EB" w:rsidDel="00810484">
          <w:rPr>
            <w:rFonts w:eastAsia="宋体" w:hint="eastAsia"/>
          </w:rPr>
          <w:delText>审批申请报告（附录</w:delText>
        </w:r>
        <w:r w:rsidRPr="00F522EB" w:rsidDel="00810484">
          <w:rPr>
            <w:rFonts w:eastAsia="宋体"/>
          </w:rPr>
          <w:delText xml:space="preserve"> A</w:delText>
        </w:r>
        <w:r w:rsidRPr="00F522EB" w:rsidDel="00810484">
          <w:rPr>
            <w:rFonts w:eastAsia="宋体" w:hint="eastAsia"/>
          </w:rPr>
          <w:delText>）及审批资料通过数据管理平台或光盘等媒介提交中国商飞审批，审批资料至少应包括：工装设计技术条件等设计输入文件、工装设计相关执行文件标准、工装图样</w:delText>
        </w:r>
        <w:r w:rsidRPr="00F522EB" w:rsidDel="00810484">
          <w:rPr>
            <w:rFonts w:eastAsia="宋体"/>
          </w:rPr>
          <w:delText>/</w:delText>
        </w:r>
        <w:r w:rsidRPr="00F522EB" w:rsidDel="00810484">
          <w:rPr>
            <w:rFonts w:eastAsia="宋体" w:hint="eastAsia"/>
          </w:rPr>
          <w:delText>数据</w:delText>
        </w:r>
        <w:r w:rsidRPr="00F522EB" w:rsidDel="00810484">
          <w:rPr>
            <w:rFonts w:eastAsia="宋体"/>
          </w:rPr>
          <w:delText>/</w:delText>
        </w:r>
        <w:r w:rsidRPr="00F522EB" w:rsidDel="00810484">
          <w:rPr>
            <w:rFonts w:eastAsia="宋体" w:hint="eastAsia"/>
          </w:rPr>
          <w:delText>报告等设计输出文件。</w:delText>
        </w:r>
      </w:del>
    </w:p>
    <w:p w:rsidR="00975556" w:rsidRPr="00810484" w:rsidRDefault="00810484" w:rsidP="00810484">
      <w:pPr>
        <w:autoSpaceDE w:val="0"/>
        <w:autoSpaceDN w:val="0"/>
        <w:adjustRightInd w:val="0"/>
        <w:spacing w:line="440" w:lineRule="exact"/>
        <w:ind w:firstLineChars="200" w:firstLine="420"/>
        <w:rPr>
          <w:rFonts w:ascii="Times New Roman" w:hAnsi="Times New Roman"/>
          <w:sz w:val="24"/>
          <w:szCs w:val="24"/>
          <w:rPrChange w:id="266" w:author="China" w:date="2025-11-27T20:59:00Z">
            <w:rPr>
              <w:rFonts w:ascii="Times New Roman" w:hAnsi="Times New Roman"/>
              <w:sz w:val="24"/>
              <w:szCs w:val="24"/>
            </w:rPr>
          </w:rPrChange>
        </w:rPr>
        <w:pPrChange w:id="267" w:author="China" w:date="2025-11-27T20:58:00Z">
          <w:pPr>
            <w:autoSpaceDE w:val="0"/>
            <w:autoSpaceDN w:val="0"/>
            <w:adjustRightInd w:val="0"/>
            <w:spacing w:line="440" w:lineRule="exact"/>
            <w:jc w:val="left"/>
          </w:pPr>
        </w:pPrChange>
      </w:pPr>
      <w:ins w:id="268" w:author="China" w:date="2025-11-27T20:58:00Z">
        <w:r w:rsidRPr="00810484">
          <w:rPr>
            <w:rFonts w:ascii="Times New Roman" w:eastAsia="黑体" w:hAnsi="Times New Roman"/>
            <w:rPrChange w:id="269" w:author="China" w:date="2025-11-27T20:59:00Z">
              <w:rPr>
                <w:rFonts w:eastAsia="黑体"/>
              </w:rPr>
            </w:rPrChange>
          </w:rPr>
          <w:t>a</w:t>
        </w:r>
        <w:r w:rsidRPr="00810484">
          <w:rPr>
            <w:rFonts w:ascii="Times New Roman" w:eastAsiaTheme="minorEastAsia" w:hAnsi="Times New Roman"/>
            <w:rPrChange w:id="270" w:author="China" w:date="2025-11-27T20:59:00Z">
              <w:rPr>
                <w:rFonts w:eastAsiaTheme="minorEastAsia" w:hAnsiTheme="minorEastAsia"/>
              </w:rPr>
            </w:rPrChange>
          </w:rPr>
          <w:t>）</w:t>
        </w:r>
      </w:ins>
      <w:r w:rsidR="001241AB" w:rsidRPr="00810484">
        <w:rPr>
          <w:rFonts w:ascii="Times New Roman" w:eastAsiaTheme="minorEastAsia" w:hAnsi="Times New Roman"/>
          <w:kern w:val="0"/>
          <w:sz w:val="24"/>
          <w:szCs w:val="24"/>
          <w:rPrChange w:id="271" w:author="China" w:date="2025-11-27T20:59:00Z">
            <w:rPr>
              <w:rFonts w:ascii="Times New Roman" w:eastAsiaTheme="minorEastAsia" w:hAnsi="Times New Roman"/>
              <w:kern w:val="0"/>
              <w:sz w:val="24"/>
              <w:szCs w:val="24"/>
            </w:rPr>
          </w:rPrChange>
        </w:rPr>
        <w:t>Before the approval, tooling design office should send the review/endorse application report (Appendix A) and approval material to COMAC through data platform or by disc after finishing the detail design of all tooling drawing/data. The approval material should at least include: design input files such as tooling order</w:t>
      </w:r>
      <w:r w:rsidR="001241AB" w:rsidRPr="00810484">
        <w:rPr>
          <w:rFonts w:ascii="Times New Roman" w:hAnsi="Times New Roman"/>
          <w:kern w:val="0"/>
          <w:sz w:val="24"/>
          <w:szCs w:val="24"/>
          <w:rPrChange w:id="272" w:author="China" w:date="2025-11-27T20:59:00Z">
            <w:rPr>
              <w:rFonts w:ascii="Times New Roman" w:hAnsi="Times New Roman"/>
              <w:kern w:val="0"/>
              <w:sz w:val="24"/>
              <w:szCs w:val="24"/>
            </w:rPr>
          </w:rPrChange>
        </w:rPr>
        <w:t>,</w:t>
      </w:r>
      <w:r w:rsidR="001241AB" w:rsidRPr="00810484">
        <w:rPr>
          <w:rFonts w:ascii="Times New Roman" w:eastAsiaTheme="minorEastAsia" w:hAnsi="Times New Roman"/>
          <w:kern w:val="0"/>
          <w:sz w:val="24"/>
          <w:szCs w:val="24"/>
          <w:rPrChange w:id="273" w:author="China" w:date="2025-11-27T20:59:00Z">
            <w:rPr>
              <w:rFonts w:ascii="Times New Roman" w:eastAsiaTheme="minorEastAsia" w:hAnsi="Times New Roman"/>
              <w:kern w:val="0"/>
              <w:sz w:val="24"/>
              <w:szCs w:val="24"/>
            </w:rPr>
          </w:rPrChange>
        </w:rPr>
        <w:t xml:space="preserve"> related standards for tooling design, and design output files such as tooling drawing/data/reports, etc.</w:t>
      </w:r>
    </w:p>
    <w:p w:rsidR="009D25A8" w:rsidRPr="00810484" w:rsidDel="00810484" w:rsidRDefault="00583E87" w:rsidP="000F7CE8">
      <w:pPr>
        <w:pStyle w:val="a5"/>
        <w:spacing w:line="440" w:lineRule="exact"/>
        <w:ind w:firstLine="570"/>
        <w:rPr>
          <w:del w:id="274" w:author="China" w:date="2025-11-27T20:59:00Z"/>
          <w:rFonts w:eastAsia="宋体"/>
          <w:sz w:val="24"/>
          <w:rPrChange w:id="275" w:author="China" w:date="2025-11-27T21:00:00Z">
            <w:rPr>
              <w:del w:id="276" w:author="China" w:date="2025-11-27T20:59:00Z"/>
              <w:rFonts w:eastAsia="宋体"/>
            </w:rPr>
          </w:rPrChange>
        </w:rPr>
      </w:pPr>
      <w:del w:id="277" w:author="China" w:date="2025-11-27T20:59:00Z">
        <w:r w:rsidRPr="00810484" w:rsidDel="00810484">
          <w:rPr>
            <w:rFonts w:eastAsia="黑体"/>
            <w:sz w:val="24"/>
            <w:rPrChange w:id="278" w:author="China" w:date="2025-11-27T21:00:00Z">
              <w:rPr>
                <w:rFonts w:eastAsia="黑体"/>
              </w:rPr>
            </w:rPrChange>
          </w:rPr>
          <w:delText>b</w:delText>
        </w:r>
        <w:r w:rsidRPr="00810484" w:rsidDel="00810484">
          <w:rPr>
            <w:rFonts w:eastAsiaTheme="minorEastAsia"/>
            <w:sz w:val="24"/>
            <w:rPrChange w:id="279" w:author="China" w:date="2025-11-27T21:00:00Z">
              <w:rPr>
                <w:rFonts w:eastAsiaTheme="minorEastAsia" w:hAnsiTheme="minorEastAsia"/>
              </w:rPr>
            </w:rPrChange>
          </w:rPr>
          <w:delText>）</w:delText>
        </w:r>
        <w:r w:rsidRPr="00810484" w:rsidDel="00810484">
          <w:rPr>
            <w:rFonts w:eastAsia="宋体"/>
            <w:sz w:val="24"/>
            <w:rPrChange w:id="280" w:author="China" w:date="2025-11-27T21:00:00Z">
              <w:rPr>
                <w:rFonts w:eastAsia="宋体" w:hint="eastAsia"/>
              </w:rPr>
            </w:rPrChange>
          </w:rPr>
          <w:delText>中国商飞依据工装图样</w:delText>
        </w:r>
        <w:r w:rsidRPr="00810484" w:rsidDel="00810484">
          <w:rPr>
            <w:rFonts w:eastAsia="宋体"/>
            <w:sz w:val="24"/>
            <w:rPrChange w:id="281" w:author="China" w:date="2025-11-27T21:00:00Z">
              <w:rPr>
                <w:rFonts w:eastAsia="宋体"/>
              </w:rPr>
            </w:rPrChange>
          </w:rPr>
          <w:delText>/</w:delText>
        </w:r>
        <w:r w:rsidRPr="00810484" w:rsidDel="00810484">
          <w:rPr>
            <w:rFonts w:eastAsia="宋体"/>
            <w:sz w:val="24"/>
            <w:rPrChange w:id="282" w:author="China" w:date="2025-11-27T21:00:00Z">
              <w:rPr>
                <w:rFonts w:eastAsia="宋体" w:hint="eastAsia"/>
              </w:rPr>
            </w:rPrChange>
          </w:rPr>
          <w:delText>数据的设计内容出具审批意见（</w:delText>
        </w:r>
        <w:r w:rsidRPr="00810484" w:rsidDel="00810484">
          <w:rPr>
            <w:rFonts w:eastAsia="宋体"/>
            <w:sz w:val="24"/>
            <w:rPrChange w:id="283" w:author="China" w:date="2025-11-27T21:00:00Z">
              <w:rPr>
                <w:rFonts w:eastAsia="宋体"/>
              </w:rPr>
            </w:rPrChange>
          </w:rPr>
          <w:delText>50%</w:delText>
        </w:r>
        <w:r w:rsidRPr="00810484" w:rsidDel="00810484">
          <w:rPr>
            <w:rFonts w:eastAsia="宋体"/>
            <w:sz w:val="24"/>
            <w:rPrChange w:id="284" w:author="China" w:date="2025-11-27T21:00:00Z">
              <w:rPr>
                <w:rFonts w:eastAsia="宋体" w:hint="eastAsia"/>
              </w:rPr>
            </w:rPrChange>
          </w:rPr>
          <w:delText>、</w:delText>
        </w:r>
        <w:r w:rsidRPr="00810484" w:rsidDel="00810484">
          <w:rPr>
            <w:rFonts w:eastAsia="宋体"/>
            <w:sz w:val="24"/>
            <w:rPrChange w:id="285" w:author="China" w:date="2025-11-27T21:00:00Z">
              <w:rPr>
                <w:rFonts w:eastAsia="宋体"/>
              </w:rPr>
            </w:rPrChange>
          </w:rPr>
          <w:delText>75%</w:delText>
        </w:r>
        <w:r w:rsidRPr="00810484" w:rsidDel="00810484">
          <w:rPr>
            <w:rFonts w:eastAsia="宋体"/>
            <w:sz w:val="24"/>
            <w:rPrChange w:id="286" w:author="China" w:date="2025-11-27T21:00:00Z">
              <w:rPr>
                <w:rFonts w:eastAsia="宋体" w:hint="eastAsia"/>
              </w:rPr>
            </w:rPrChange>
          </w:rPr>
          <w:delText>、</w:delText>
        </w:r>
        <w:r w:rsidRPr="00810484" w:rsidDel="00810484">
          <w:rPr>
            <w:rFonts w:eastAsia="宋体"/>
            <w:sz w:val="24"/>
            <w:rPrChange w:id="287" w:author="China" w:date="2025-11-27T21:00:00Z">
              <w:rPr>
                <w:rFonts w:eastAsia="宋体"/>
              </w:rPr>
            </w:rPrChange>
          </w:rPr>
          <w:delText>95%</w:delText>
        </w:r>
        <w:r w:rsidRPr="00810484" w:rsidDel="00810484">
          <w:rPr>
            <w:rFonts w:eastAsia="宋体"/>
            <w:sz w:val="24"/>
            <w:rPrChange w:id="288" w:author="China" w:date="2025-11-27T21:00:00Z">
              <w:rPr>
                <w:rFonts w:eastAsia="宋体" w:hint="eastAsia"/>
              </w:rPr>
            </w:rPrChange>
          </w:rPr>
          <w:delText>或</w:delText>
        </w:r>
        <w:r w:rsidRPr="00810484" w:rsidDel="00810484">
          <w:rPr>
            <w:rFonts w:eastAsia="宋体"/>
            <w:sz w:val="24"/>
            <w:rPrChange w:id="289" w:author="China" w:date="2025-11-27T21:00:00Z">
              <w:rPr>
                <w:rFonts w:eastAsia="宋体"/>
              </w:rPr>
            </w:rPrChange>
          </w:rPr>
          <w:delText>100%</w:delText>
        </w:r>
        <w:r w:rsidRPr="00810484" w:rsidDel="00810484">
          <w:rPr>
            <w:rFonts w:eastAsia="宋体"/>
            <w:sz w:val="24"/>
            <w:rPrChange w:id="290" w:author="China" w:date="2025-11-27T21:00:00Z">
              <w:rPr>
                <w:rFonts w:eastAsia="宋体" w:hint="eastAsia"/>
              </w:rPr>
            </w:rPrChange>
          </w:rPr>
          <w:delText>接受）并以备忘录形式反馈给沈飞民机。</w:delText>
        </w:r>
      </w:del>
    </w:p>
    <w:p w:rsidR="00CB3FB9" w:rsidRPr="00810484" w:rsidRDefault="00810484" w:rsidP="00810484">
      <w:pPr>
        <w:autoSpaceDE w:val="0"/>
        <w:autoSpaceDN w:val="0"/>
        <w:adjustRightInd w:val="0"/>
        <w:spacing w:line="440" w:lineRule="exact"/>
        <w:ind w:firstLineChars="200" w:firstLine="480"/>
        <w:rPr>
          <w:rFonts w:ascii="Times New Roman" w:eastAsia="黑体" w:hAnsi="Times New Roman"/>
          <w:sz w:val="24"/>
          <w:rPrChange w:id="291" w:author="China" w:date="2025-11-27T21:00:00Z">
            <w:rPr>
              <w:rFonts w:eastAsia="宋体"/>
              <w:sz w:val="24"/>
              <w:szCs w:val="24"/>
            </w:rPr>
          </w:rPrChange>
        </w:rPr>
        <w:pPrChange w:id="292" w:author="China" w:date="2025-11-27T20:58:00Z">
          <w:pPr>
            <w:pStyle w:val="a5"/>
            <w:spacing w:line="440" w:lineRule="exact"/>
          </w:pPr>
        </w:pPrChange>
      </w:pPr>
      <w:ins w:id="293" w:author="China" w:date="2025-11-27T20:59:00Z">
        <w:r w:rsidRPr="00810484">
          <w:rPr>
            <w:rFonts w:ascii="Times New Roman" w:eastAsia="黑体" w:hAnsi="Times New Roman"/>
            <w:sz w:val="24"/>
            <w:rPrChange w:id="294" w:author="China" w:date="2025-11-27T21:00:00Z">
              <w:rPr>
                <w:rFonts w:eastAsia="黑体"/>
              </w:rPr>
            </w:rPrChange>
          </w:rPr>
          <w:t>b</w:t>
        </w:r>
        <w:r w:rsidRPr="00810484">
          <w:rPr>
            <w:rFonts w:ascii="Times New Roman" w:eastAsiaTheme="minorEastAsia" w:hAnsi="Times New Roman"/>
            <w:sz w:val="24"/>
            <w:rPrChange w:id="295" w:author="China" w:date="2025-11-27T21:00:00Z">
              <w:rPr>
                <w:rFonts w:eastAsiaTheme="minorEastAsia" w:hAnsiTheme="minorEastAsia"/>
              </w:rPr>
            </w:rPrChange>
          </w:rPr>
          <w:t>）</w:t>
        </w:r>
      </w:ins>
      <w:r w:rsidR="00583E87" w:rsidRPr="00810484">
        <w:rPr>
          <w:rFonts w:ascii="Times New Roman" w:eastAsia="黑体" w:hAnsi="Times New Roman"/>
          <w:sz w:val="24"/>
          <w:rPrChange w:id="296" w:author="China" w:date="2025-11-27T21:00:00Z">
            <w:rPr>
              <w:rFonts w:eastAsia="宋体"/>
              <w:sz w:val="24"/>
              <w:szCs w:val="24"/>
            </w:rPr>
          </w:rPrChange>
        </w:rPr>
        <w:t>COMAC issues the approval opinions (50%, 75%, 95% or 100% acceptance) according to the tooling drawing/data of the supplier and gives feedback to the SACC by using the memorandum.</w:t>
      </w:r>
    </w:p>
    <w:p w:rsidR="009D25A8" w:rsidRPr="00810484" w:rsidDel="00810484" w:rsidRDefault="00810484" w:rsidP="00810484">
      <w:pPr>
        <w:autoSpaceDE w:val="0"/>
        <w:autoSpaceDN w:val="0"/>
        <w:adjustRightInd w:val="0"/>
        <w:spacing w:line="440" w:lineRule="exact"/>
        <w:ind w:firstLineChars="200" w:firstLine="480"/>
        <w:rPr>
          <w:del w:id="297" w:author="China" w:date="2025-11-27T20:59:00Z"/>
          <w:rFonts w:ascii="Times New Roman" w:eastAsia="黑体" w:hAnsi="Times New Roman"/>
          <w:sz w:val="24"/>
          <w:rPrChange w:id="298" w:author="China" w:date="2025-11-27T21:00:00Z">
            <w:rPr>
              <w:del w:id="299" w:author="China" w:date="2025-11-27T20:59:00Z"/>
              <w:rFonts w:eastAsia="宋体"/>
            </w:rPr>
          </w:rPrChange>
        </w:rPr>
        <w:pPrChange w:id="300" w:author="China" w:date="2025-11-27T20:59:00Z">
          <w:pPr>
            <w:pStyle w:val="a5"/>
            <w:spacing w:line="440" w:lineRule="exact"/>
            <w:ind w:firstLine="570"/>
          </w:pPr>
        </w:pPrChange>
      </w:pPr>
      <w:ins w:id="301" w:author="China" w:date="2025-11-27T20:59:00Z">
        <w:r w:rsidRPr="00810484">
          <w:rPr>
            <w:rFonts w:ascii="Times New Roman" w:eastAsia="黑体" w:hAnsi="Times New Roman"/>
            <w:sz w:val="24"/>
            <w:rPrChange w:id="302" w:author="China" w:date="2025-11-27T21:00:00Z">
              <w:rPr>
                <w:rFonts w:eastAsia="黑体"/>
              </w:rPr>
            </w:rPrChange>
          </w:rPr>
          <w:t>c)</w:t>
        </w:r>
      </w:ins>
      <w:del w:id="303" w:author="China" w:date="2025-11-27T20:59:00Z">
        <w:r w:rsidR="00583E87" w:rsidRPr="00810484" w:rsidDel="00810484">
          <w:rPr>
            <w:rFonts w:ascii="Times New Roman" w:eastAsia="黑体" w:hAnsi="Times New Roman"/>
            <w:sz w:val="24"/>
            <w:rPrChange w:id="304" w:author="China" w:date="2025-11-27T21:00:00Z">
              <w:rPr>
                <w:rFonts w:eastAsia="黑体"/>
              </w:rPr>
            </w:rPrChange>
          </w:rPr>
          <w:delText>c</w:delText>
        </w:r>
        <w:r w:rsidR="00583E87" w:rsidRPr="00810484" w:rsidDel="00810484">
          <w:rPr>
            <w:rFonts w:ascii="Times New Roman" w:eastAsia="黑体" w:hAnsi="Times New Roman"/>
            <w:sz w:val="24"/>
            <w:rPrChange w:id="305" w:author="China" w:date="2025-11-27T21:00:00Z">
              <w:rPr>
                <w:rFonts w:eastAsiaTheme="minorEastAsia" w:hAnsiTheme="minorEastAsia"/>
              </w:rPr>
            </w:rPrChange>
          </w:rPr>
          <w:delText>）除非备忘录给予</w:delText>
        </w:r>
        <w:r w:rsidR="00583E87" w:rsidRPr="00810484" w:rsidDel="00810484">
          <w:rPr>
            <w:rFonts w:ascii="Times New Roman" w:eastAsia="黑体" w:hAnsi="Times New Roman"/>
            <w:sz w:val="24"/>
            <w:rPrChange w:id="306" w:author="China" w:date="2025-11-27T21:00:00Z">
              <w:rPr>
                <w:rFonts w:eastAsia="宋体"/>
              </w:rPr>
            </w:rPrChange>
          </w:rPr>
          <w:delText>100%</w:delText>
        </w:r>
        <w:r w:rsidR="00583E87" w:rsidRPr="00810484" w:rsidDel="00810484">
          <w:rPr>
            <w:rFonts w:ascii="Times New Roman" w:eastAsia="黑体" w:hAnsi="Times New Roman"/>
            <w:sz w:val="24"/>
            <w:rPrChange w:id="307" w:author="China" w:date="2025-11-27T21:00:00Z">
              <w:rPr>
                <w:rFonts w:eastAsia="宋体" w:hint="eastAsia"/>
              </w:rPr>
            </w:rPrChange>
          </w:rPr>
          <w:delText>接受的明确答复，否则</w:delText>
        </w:r>
        <w:r w:rsidR="00534BBC" w:rsidRPr="00810484" w:rsidDel="00810484">
          <w:rPr>
            <w:rFonts w:ascii="Times New Roman" w:eastAsia="黑体" w:hAnsi="Times New Roman"/>
            <w:sz w:val="24"/>
            <w:rPrChange w:id="308" w:author="China" w:date="2025-11-27T21:00:00Z">
              <w:rPr>
                <w:rFonts w:eastAsia="宋体" w:hint="eastAsia"/>
              </w:rPr>
            </w:rPrChange>
          </w:rPr>
          <w:delText>科技创新部</w:delText>
        </w:r>
        <w:r w:rsidR="00583E87" w:rsidRPr="00810484" w:rsidDel="00810484">
          <w:rPr>
            <w:rFonts w:ascii="Times New Roman" w:eastAsia="黑体" w:hAnsi="Times New Roman"/>
            <w:sz w:val="24"/>
            <w:rPrChange w:id="309" w:author="China" w:date="2025-11-27T21:00:00Z">
              <w:rPr>
                <w:rFonts w:eastAsia="宋体" w:hint="eastAsia"/>
              </w:rPr>
            </w:rPrChange>
          </w:rPr>
          <w:delText>需按审批意见完善设计后再次提交中国商飞审批。</w:delText>
        </w:r>
      </w:del>
    </w:p>
    <w:p w:rsidR="00CB3FB9" w:rsidRPr="00810484" w:rsidRDefault="00583E87" w:rsidP="00810484">
      <w:pPr>
        <w:autoSpaceDE w:val="0"/>
        <w:autoSpaceDN w:val="0"/>
        <w:adjustRightInd w:val="0"/>
        <w:spacing w:line="440" w:lineRule="exact"/>
        <w:ind w:firstLineChars="200" w:firstLine="480"/>
        <w:rPr>
          <w:rFonts w:ascii="Times New Roman" w:eastAsia="黑体" w:hAnsi="Times New Roman"/>
          <w:sz w:val="24"/>
          <w:rPrChange w:id="310" w:author="China" w:date="2025-11-27T21:00:00Z">
            <w:rPr>
              <w:rFonts w:eastAsia="宋体"/>
              <w:sz w:val="24"/>
              <w:szCs w:val="24"/>
            </w:rPr>
          </w:rPrChange>
        </w:rPr>
        <w:pPrChange w:id="311" w:author="China" w:date="2025-11-27T20:59:00Z">
          <w:pPr>
            <w:pStyle w:val="a5"/>
            <w:spacing w:line="440" w:lineRule="exact"/>
          </w:pPr>
        </w:pPrChange>
      </w:pPr>
      <w:r w:rsidRPr="00810484">
        <w:rPr>
          <w:rFonts w:ascii="Times New Roman" w:eastAsia="黑体" w:hAnsi="Times New Roman"/>
          <w:sz w:val="24"/>
          <w:rPrChange w:id="312" w:author="China" w:date="2025-11-27T21:00:00Z">
            <w:rPr>
              <w:rFonts w:eastAsia="宋体"/>
              <w:sz w:val="24"/>
              <w:szCs w:val="24"/>
            </w:rPr>
          </w:rPrChange>
        </w:rPr>
        <w:t xml:space="preserve">The Technology &amp; </w:t>
      </w:r>
      <w:proofErr w:type="spellStart"/>
      <w:r w:rsidRPr="00810484">
        <w:rPr>
          <w:rFonts w:ascii="Times New Roman" w:eastAsia="黑体" w:hAnsi="Times New Roman"/>
          <w:sz w:val="24"/>
          <w:rPrChange w:id="313" w:author="China" w:date="2025-11-27T21:00:00Z">
            <w:rPr>
              <w:rFonts w:eastAsia="宋体"/>
              <w:sz w:val="24"/>
              <w:szCs w:val="24"/>
            </w:rPr>
          </w:rPrChange>
        </w:rPr>
        <w:t>Informatization</w:t>
      </w:r>
      <w:proofErr w:type="spellEnd"/>
      <w:r w:rsidRPr="00810484">
        <w:rPr>
          <w:rFonts w:ascii="Times New Roman" w:eastAsia="黑体" w:hAnsi="Times New Roman"/>
          <w:sz w:val="24"/>
          <w:rPrChange w:id="314" w:author="China" w:date="2025-11-27T21:00:00Z">
            <w:rPr>
              <w:rFonts w:eastAsia="宋体"/>
              <w:sz w:val="24"/>
              <w:szCs w:val="24"/>
            </w:rPr>
          </w:rPrChange>
        </w:rPr>
        <w:t xml:space="preserve"> Department should improve the design and submit to COMAC for approval again, unless the reply is 100% accepted on the memorandum.</w:t>
      </w:r>
    </w:p>
    <w:p w:rsidR="009D25A8" w:rsidRPr="00810484" w:rsidDel="00810484" w:rsidRDefault="00810484" w:rsidP="00810484">
      <w:pPr>
        <w:autoSpaceDE w:val="0"/>
        <w:autoSpaceDN w:val="0"/>
        <w:adjustRightInd w:val="0"/>
        <w:spacing w:line="440" w:lineRule="exact"/>
        <w:ind w:firstLineChars="200" w:firstLine="480"/>
        <w:rPr>
          <w:del w:id="315" w:author="China" w:date="2025-11-27T20:59:00Z"/>
          <w:rFonts w:ascii="Times New Roman" w:eastAsia="黑体" w:hAnsi="Times New Roman"/>
          <w:sz w:val="24"/>
          <w:rPrChange w:id="316" w:author="China" w:date="2025-11-27T21:00:00Z">
            <w:rPr>
              <w:del w:id="317" w:author="China" w:date="2025-11-27T20:59:00Z"/>
              <w:rFonts w:eastAsia="宋体"/>
            </w:rPr>
          </w:rPrChange>
        </w:rPr>
        <w:pPrChange w:id="318" w:author="China" w:date="2025-11-27T20:59:00Z">
          <w:pPr>
            <w:pStyle w:val="a5"/>
            <w:spacing w:line="440" w:lineRule="exact"/>
            <w:ind w:firstLine="570"/>
          </w:pPr>
        </w:pPrChange>
      </w:pPr>
      <w:ins w:id="319" w:author="China" w:date="2025-11-27T21:00:00Z">
        <w:r w:rsidRPr="00810484">
          <w:rPr>
            <w:rFonts w:ascii="Times New Roman" w:eastAsia="黑体" w:hAnsi="Times New Roman"/>
            <w:sz w:val="24"/>
            <w:rPrChange w:id="320" w:author="China" w:date="2025-11-27T21:00:00Z">
              <w:rPr>
                <w:rFonts w:eastAsia="黑体"/>
              </w:rPr>
            </w:rPrChange>
          </w:rPr>
          <w:t>d)</w:t>
        </w:r>
      </w:ins>
      <w:del w:id="321" w:author="China" w:date="2025-11-27T20:59:00Z">
        <w:r w:rsidR="00583E87" w:rsidRPr="00810484" w:rsidDel="00810484">
          <w:rPr>
            <w:rFonts w:ascii="Times New Roman" w:eastAsia="黑体" w:hAnsi="Times New Roman"/>
            <w:sz w:val="24"/>
            <w:rPrChange w:id="322" w:author="China" w:date="2025-11-27T21:00:00Z">
              <w:rPr>
                <w:rFonts w:eastAsia="黑体"/>
              </w:rPr>
            </w:rPrChange>
          </w:rPr>
          <w:delText>d</w:delText>
        </w:r>
        <w:r w:rsidR="00583E87" w:rsidRPr="00810484" w:rsidDel="00810484">
          <w:rPr>
            <w:rFonts w:ascii="Times New Roman" w:eastAsia="黑体" w:hAnsi="Times New Roman"/>
            <w:sz w:val="24"/>
            <w:rPrChange w:id="323" w:author="China" w:date="2025-11-27T21:00:00Z">
              <w:rPr>
                <w:rFonts w:eastAsiaTheme="minorEastAsia" w:hAnsiTheme="minorEastAsia"/>
              </w:rPr>
            </w:rPrChange>
          </w:rPr>
          <w:delText>）工装图样</w:delText>
        </w:r>
        <w:r w:rsidR="00583E87" w:rsidRPr="00810484" w:rsidDel="00810484">
          <w:rPr>
            <w:rFonts w:ascii="Times New Roman" w:eastAsia="黑体" w:hAnsi="Times New Roman"/>
            <w:sz w:val="24"/>
            <w:rPrChange w:id="324" w:author="China" w:date="2025-11-27T21:00:00Z">
              <w:rPr>
                <w:rFonts w:eastAsia="宋体"/>
              </w:rPr>
            </w:rPrChange>
          </w:rPr>
          <w:delText>/</w:delText>
        </w:r>
        <w:r w:rsidR="00583E87" w:rsidRPr="00810484" w:rsidDel="00810484">
          <w:rPr>
            <w:rFonts w:ascii="Times New Roman" w:eastAsia="黑体" w:hAnsi="Times New Roman"/>
            <w:sz w:val="24"/>
            <w:rPrChange w:id="325" w:author="China" w:date="2025-11-27T21:00:00Z">
              <w:rPr>
                <w:rFonts w:eastAsia="宋体" w:hint="eastAsia"/>
              </w:rPr>
            </w:rPrChange>
          </w:rPr>
          <w:delText>数据经中国商飞审批后，工装设计室应按审批意见的内容，完成后续相应的设计工作。</w:delText>
        </w:r>
      </w:del>
    </w:p>
    <w:p w:rsidR="00CF20D2" w:rsidRPr="00810484" w:rsidRDefault="00583E87" w:rsidP="00810484">
      <w:pPr>
        <w:autoSpaceDE w:val="0"/>
        <w:autoSpaceDN w:val="0"/>
        <w:adjustRightInd w:val="0"/>
        <w:spacing w:line="440" w:lineRule="exact"/>
        <w:ind w:firstLineChars="200" w:firstLine="480"/>
        <w:rPr>
          <w:rFonts w:ascii="Times New Roman" w:eastAsia="黑体" w:hAnsi="Times New Roman"/>
          <w:sz w:val="24"/>
          <w:rPrChange w:id="326" w:author="China" w:date="2025-11-27T21:00:00Z">
            <w:rPr>
              <w:rFonts w:eastAsia="宋体"/>
              <w:sz w:val="24"/>
              <w:szCs w:val="24"/>
            </w:rPr>
          </w:rPrChange>
        </w:rPr>
        <w:pPrChange w:id="327" w:author="China" w:date="2025-11-27T20:59:00Z">
          <w:pPr>
            <w:pStyle w:val="a5"/>
            <w:spacing w:line="440" w:lineRule="exact"/>
          </w:pPr>
        </w:pPrChange>
      </w:pPr>
      <w:r w:rsidRPr="00810484">
        <w:rPr>
          <w:rFonts w:ascii="Times New Roman" w:eastAsia="黑体" w:hAnsi="Times New Roman"/>
          <w:sz w:val="24"/>
          <w:rPrChange w:id="328" w:author="China" w:date="2025-11-27T21:00:00Z">
            <w:rPr>
              <w:rFonts w:eastAsia="宋体"/>
              <w:sz w:val="24"/>
              <w:szCs w:val="24"/>
            </w:rPr>
          </w:rPrChange>
        </w:rPr>
        <w:t>After the approval of COMAC, the tooling design office should complete the subsequent design work according to the approval opinions</w:t>
      </w:r>
    </w:p>
    <w:p w:rsidR="009D25A8" w:rsidRPr="00810484" w:rsidDel="00810484" w:rsidRDefault="00810484" w:rsidP="00810484">
      <w:pPr>
        <w:autoSpaceDE w:val="0"/>
        <w:autoSpaceDN w:val="0"/>
        <w:adjustRightInd w:val="0"/>
        <w:spacing w:line="440" w:lineRule="exact"/>
        <w:ind w:firstLineChars="200" w:firstLine="480"/>
        <w:rPr>
          <w:del w:id="329" w:author="China" w:date="2025-11-27T21:00:00Z"/>
          <w:rFonts w:ascii="Times New Roman" w:eastAsia="黑体" w:hAnsi="Times New Roman"/>
          <w:sz w:val="24"/>
          <w:rPrChange w:id="330" w:author="China" w:date="2025-11-27T21:00:00Z">
            <w:rPr>
              <w:del w:id="331" w:author="China" w:date="2025-11-27T21:00:00Z"/>
              <w:rFonts w:eastAsia="宋体"/>
            </w:rPr>
          </w:rPrChange>
        </w:rPr>
        <w:pPrChange w:id="332" w:author="China" w:date="2025-11-27T21:00:00Z">
          <w:pPr>
            <w:pStyle w:val="a5"/>
            <w:spacing w:line="440" w:lineRule="exact"/>
            <w:ind w:firstLine="570"/>
          </w:pPr>
        </w:pPrChange>
      </w:pPr>
      <w:ins w:id="333" w:author="China" w:date="2025-11-27T21:00:00Z">
        <w:r w:rsidRPr="00810484">
          <w:rPr>
            <w:rFonts w:ascii="Times New Roman" w:eastAsia="黑体" w:hAnsi="Times New Roman"/>
            <w:sz w:val="24"/>
            <w:rPrChange w:id="334" w:author="China" w:date="2025-11-27T21:00:00Z">
              <w:rPr>
                <w:rFonts w:eastAsia="黑体"/>
              </w:rPr>
            </w:rPrChange>
          </w:rPr>
          <w:t>e)</w:t>
        </w:r>
      </w:ins>
      <w:del w:id="335" w:author="China" w:date="2025-11-27T21:00:00Z">
        <w:r w:rsidR="00583E87" w:rsidRPr="00810484" w:rsidDel="00810484">
          <w:rPr>
            <w:rFonts w:ascii="Times New Roman" w:eastAsia="黑体" w:hAnsi="Times New Roman"/>
            <w:sz w:val="24"/>
            <w:rPrChange w:id="336" w:author="China" w:date="2025-11-27T21:00:00Z">
              <w:rPr>
                <w:rFonts w:eastAsia="黑体"/>
              </w:rPr>
            </w:rPrChange>
          </w:rPr>
          <w:delText>e</w:delText>
        </w:r>
        <w:r w:rsidR="00583E87" w:rsidRPr="00810484" w:rsidDel="00810484">
          <w:rPr>
            <w:rFonts w:ascii="Times New Roman" w:eastAsia="黑体" w:hAnsi="Times New Roman"/>
            <w:sz w:val="24"/>
            <w:rPrChange w:id="337" w:author="China" w:date="2025-11-27T21:00:00Z">
              <w:rPr>
                <w:rFonts w:eastAsiaTheme="minorEastAsia" w:hAnsiTheme="minorEastAsia"/>
              </w:rPr>
            </w:rPrChange>
          </w:rPr>
          <w:delText>）</w:delText>
        </w:r>
        <w:r w:rsidR="00583E87" w:rsidRPr="00810484" w:rsidDel="00810484">
          <w:rPr>
            <w:rFonts w:ascii="Times New Roman" w:eastAsia="黑体" w:hAnsi="Times New Roman" w:hint="eastAsia"/>
            <w:sz w:val="24"/>
            <w:rPrChange w:id="338" w:author="China" w:date="2025-11-27T21:00:00Z">
              <w:rPr>
                <w:rFonts w:eastAsia="宋体" w:hint="eastAsia"/>
              </w:rPr>
            </w:rPrChange>
          </w:rPr>
          <w:delText>当工装图样</w:delText>
        </w:r>
        <w:r w:rsidR="00583E87" w:rsidRPr="00810484" w:rsidDel="00810484">
          <w:rPr>
            <w:rFonts w:ascii="Times New Roman" w:eastAsia="黑体" w:hAnsi="Times New Roman"/>
            <w:sz w:val="24"/>
            <w:rPrChange w:id="339" w:author="China" w:date="2025-11-27T21:00:00Z">
              <w:rPr>
                <w:rFonts w:eastAsia="宋体"/>
              </w:rPr>
            </w:rPrChange>
          </w:rPr>
          <w:delText>/</w:delText>
        </w:r>
        <w:r w:rsidR="00583E87" w:rsidRPr="00810484" w:rsidDel="00810484">
          <w:rPr>
            <w:rFonts w:ascii="Times New Roman" w:eastAsia="黑体" w:hAnsi="Times New Roman" w:hint="eastAsia"/>
            <w:sz w:val="24"/>
            <w:rPrChange w:id="340" w:author="China" w:date="2025-11-27T21:00:00Z">
              <w:rPr>
                <w:rFonts w:eastAsia="宋体" w:hint="eastAsia"/>
              </w:rPr>
            </w:rPrChange>
          </w:rPr>
          <w:delText>数据经中国商飞</w:delText>
        </w:r>
        <w:r w:rsidR="00583E87" w:rsidRPr="00810484" w:rsidDel="00810484">
          <w:rPr>
            <w:rFonts w:ascii="Times New Roman" w:eastAsia="黑体" w:hAnsi="Times New Roman"/>
            <w:sz w:val="24"/>
            <w:rPrChange w:id="341" w:author="China" w:date="2025-11-27T21:00:00Z">
              <w:rPr>
                <w:rFonts w:eastAsia="宋体"/>
              </w:rPr>
            </w:rPrChange>
          </w:rPr>
          <w:delText>100%</w:delText>
        </w:r>
        <w:r w:rsidR="00583E87" w:rsidRPr="00810484" w:rsidDel="00810484">
          <w:rPr>
            <w:rFonts w:ascii="Times New Roman" w:eastAsia="黑体" w:hAnsi="Times New Roman" w:hint="eastAsia"/>
            <w:sz w:val="24"/>
            <w:rPrChange w:id="342" w:author="China" w:date="2025-11-27T21:00:00Z">
              <w:rPr>
                <w:rFonts w:eastAsia="宋体" w:hint="eastAsia"/>
              </w:rPr>
            </w:rPrChange>
          </w:rPr>
          <w:delText>接受后，原则上工艺装备室按自己的生产流程开始工装的制造，但工装评审结论、工装审批意见等文件中已有工装制造的要求时除外。</w:delText>
        </w:r>
      </w:del>
    </w:p>
    <w:p w:rsidR="00D40E96" w:rsidRPr="00810484" w:rsidRDefault="00583E87" w:rsidP="00810484">
      <w:pPr>
        <w:autoSpaceDE w:val="0"/>
        <w:autoSpaceDN w:val="0"/>
        <w:adjustRightInd w:val="0"/>
        <w:spacing w:line="440" w:lineRule="exact"/>
        <w:ind w:firstLineChars="200" w:firstLine="480"/>
        <w:rPr>
          <w:rFonts w:ascii="Times New Roman" w:eastAsia="黑体" w:hAnsi="Times New Roman"/>
          <w:sz w:val="24"/>
          <w:rPrChange w:id="343" w:author="China" w:date="2025-11-27T21:00:00Z">
            <w:rPr>
              <w:rFonts w:eastAsia="宋体"/>
              <w:sz w:val="24"/>
              <w:szCs w:val="24"/>
            </w:rPr>
          </w:rPrChange>
        </w:rPr>
        <w:pPrChange w:id="344" w:author="China" w:date="2025-11-27T21:00:00Z">
          <w:pPr>
            <w:pStyle w:val="a5"/>
            <w:spacing w:line="440" w:lineRule="exact"/>
          </w:pPr>
        </w:pPrChange>
      </w:pPr>
      <w:r w:rsidRPr="00810484">
        <w:rPr>
          <w:rFonts w:ascii="Times New Roman" w:eastAsia="黑体" w:hAnsi="Times New Roman"/>
          <w:sz w:val="24"/>
          <w:rPrChange w:id="345" w:author="China" w:date="2025-11-27T21:00:00Z">
            <w:rPr>
              <w:rFonts w:eastAsia="宋体"/>
              <w:sz w:val="24"/>
              <w:szCs w:val="24"/>
            </w:rPr>
          </w:rPrChange>
        </w:rPr>
        <w:t>The tooling office can commence the tooling fabrication according to SACC's manufacturing process in principle when COMAC accepts the tooling drawing/date 100%. Except that there is requirements for tooling fabrication in the files of tooling review conclusions and tooling approval opinions etc.</w:t>
      </w:r>
    </w:p>
    <w:p w:rsidR="009D25A8" w:rsidRPr="00F522EB" w:rsidRDefault="00583E87" w:rsidP="000F7CE8">
      <w:pPr>
        <w:spacing w:line="440" w:lineRule="exact"/>
        <w:rPr>
          <w:rFonts w:ascii="Times New Roman" w:eastAsia="黑体" w:hAnsi="Times New Roman"/>
          <w:sz w:val="28"/>
          <w:szCs w:val="20"/>
        </w:rPr>
      </w:pPr>
      <w:proofErr w:type="gramStart"/>
      <w:r w:rsidRPr="00F522EB">
        <w:rPr>
          <w:rFonts w:ascii="黑体" w:eastAsia="黑体" w:hAnsi="黑体"/>
          <w:sz w:val="28"/>
          <w:szCs w:val="20"/>
        </w:rPr>
        <w:t xml:space="preserve">5.2 </w:t>
      </w:r>
      <w:r w:rsidR="001241AB" w:rsidRPr="00F522EB">
        <w:rPr>
          <w:rFonts w:ascii="Times New Roman" w:eastAsia="黑体" w:hAnsi="Times New Roman"/>
          <w:sz w:val="28"/>
          <w:szCs w:val="20"/>
        </w:rPr>
        <w:t xml:space="preserve"> </w:t>
      </w:r>
      <w:proofErr w:type="gramEnd"/>
      <w:del w:id="346" w:author="China" w:date="2025-11-27T21:00:00Z">
        <w:r w:rsidR="001241AB" w:rsidRPr="00F522EB" w:rsidDel="00810484">
          <w:rPr>
            <w:rFonts w:ascii="Times New Roman" w:eastAsia="黑体" w:hAnsi="Times New Roman" w:hint="eastAsia"/>
            <w:sz w:val="28"/>
            <w:szCs w:val="20"/>
          </w:rPr>
          <w:delText>工装设计</w:delText>
        </w:r>
      </w:del>
      <w:r w:rsidRPr="00F522EB">
        <w:rPr>
          <w:rFonts w:ascii="Times New Roman" w:eastAsia="黑体" w:hAnsi="Times New Roman"/>
          <w:b/>
          <w:kern w:val="0"/>
          <w:sz w:val="24"/>
          <w:szCs w:val="24"/>
        </w:rPr>
        <w:t>Tooling design</w:t>
      </w:r>
    </w:p>
    <w:p w:rsidR="009D25A8" w:rsidRPr="00F522EB" w:rsidRDefault="00583E87" w:rsidP="000F7CE8">
      <w:pPr>
        <w:spacing w:line="440" w:lineRule="exact"/>
        <w:rPr>
          <w:rFonts w:ascii="Times New Roman" w:eastAsia="黑体" w:hAnsi="Times New Roman"/>
          <w:sz w:val="28"/>
          <w:szCs w:val="20"/>
        </w:rPr>
      </w:pPr>
      <w:proofErr w:type="gramStart"/>
      <w:r w:rsidRPr="00F522EB">
        <w:rPr>
          <w:rFonts w:ascii="黑体" w:eastAsia="黑体" w:hAnsi="黑体"/>
          <w:sz w:val="28"/>
          <w:szCs w:val="20"/>
        </w:rPr>
        <w:t>5.2.1</w:t>
      </w:r>
      <w:r w:rsidR="001241AB" w:rsidRPr="00F522EB">
        <w:rPr>
          <w:rFonts w:ascii="Times New Roman" w:eastAsia="黑体" w:hAnsi="Times New Roman"/>
          <w:sz w:val="28"/>
          <w:szCs w:val="20"/>
        </w:rPr>
        <w:t xml:space="preserve">  </w:t>
      </w:r>
      <w:proofErr w:type="gramEnd"/>
      <w:del w:id="347" w:author="China" w:date="2025-11-27T21:00:00Z">
        <w:r w:rsidR="001241AB" w:rsidRPr="00F522EB" w:rsidDel="00810484">
          <w:rPr>
            <w:rFonts w:ascii="Times New Roman" w:eastAsia="黑体" w:hAnsi="Times New Roman" w:hint="eastAsia"/>
            <w:sz w:val="28"/>
            <w:szCs w:val="20"/>
          </w:rPr>
          <w:delText>设计要求</w:delText>
        </w:r>
      </w:del>
      <w:r w:rsidRPr="00F522EB">
        <w:rPr>
          <w:rFonts w:ascii="Times New Roman" w:eastAsia="黑体" w:hAnsi="Times New Roman"/>
          <w:b/>
          <w:kern w:val="0"/>
          <w:sz w:val="24"/>
          <w:szCs w:val="24"/>
        </w:rPr>
        <w:t>Design Requirements</w:t>
      </w:r>
    </w:p>
    <w:p w:rsidR="009D25A8" w:rsidRPr="00810484" w:rsidDel="00810484" w:rsidRDefault="00583E87" w:rsidP="000F7CE8">
      <w:pPr>
        <w:spacing w:line="440" w:lineRule="exact"/>
        <w:rPr>
          <w:del w:id="348" w:author="China" w:date="2025-11-27T21:00:00Z"/>
          <w:rFonts w:ascii="Times New Roman" w:hAnsi="Times New Roman"/>
          <w:sz w:val="24"/>
          <w:szCs w:val="24"/>
          <w:rPrChange w:id="349" w:author="China" w:date="2025-11-27T21:01:00Z">
            <w:rPr>
              <w:del w:id="350" w:author="China" w:date="2025-11-27T21:00:00Z"/>
              <w:rFonts w:ascii="Times New Roman" w:hAnsi="Times New Roman"/>
              <w:sz w:val="28"/>
              <w:szCs w:val="20"/>
            </w:rPr>
          </w:rPrChange>
        </w:rPr>
      </w:pPr>
      <w:r w:rsidRPr="00F522EB">
        <w:rPr>
          <w:rFonts w:ascii="黑体" w:eastAsia="黑体" w:hAnsi="黑体"/>
          <w:sz w:val="28"/>
          <w:szCs w:val="20"/>
        </w:rPr>
        <w:t>5.2.1.1</w:t>
      </w:r>
      <w:r w:rsidR="001241AB" w:rsidRPr="00F522EB">
        <w:rPr>
          <w:rFonts w:ascii="Times New Roman" w:eastAsia="黑体" w:hAnsi="Times New Roman"/>
          <w:sz w:val="28"/>
          <w:szCs w:val="20"/>
        </w:rPr>
        <w:t xml:space="preserve">  </w:t>
      </w:r>
      <w:del w:id="351" w:author="China" w:date="2025-11-27T21:00:00Z">
        <w:r w:rsidR="001241AB" w:rsidRPr="00810484" w:rsidDel="00810484">
          <w:rPr>
            <w:rFonts w:ascii="Times New Roman" w:hAnsi="Times New Roman"/>
            <w:sz w:val="24"/>
            <w:szCs w:val="24"/>
            <w:rPrChange w:id="352" w:author="China" w:date="2025-11-27T21:01:00Z">
              <w:rPr>
                <w:rFonts w:ascii="Times New Roman" w:hAnsi="宋体"/>
                <w:sz w:val="28"/>
                <w:szCs w:val="20"/>
              </w:rPr>
            </w:rPrChange>
          </w:rPr>
          <w:delText>工装设计除应满足国家法律法规，工程</w:delText>
        </w:r>
        <w:r w:rsidR="001241AB" w:rsidRPr="00810484" w:rsidDel="00810484">
          <w:rPr>
            <w:rFonts w:ascii="Times New Roman" w:hAnsi="Times New Roman"/>
            <w:sz w:val="24"/>
            <w:szCs w:val="24"/>
            <w:rPrChange w:id="353" w:author="China" w:date="2025-11-27T21:01:00Z">
              <w:rPr>
                <w:rFonts w:ascii="Times New Roman" w:hAnsi="Times New Roman"/>
                <w:sz w:val="28"/>
                <w:szCs w:val="20"/>
              </w:rPr>
            </w:rPrChange>
          </w:rPr>
          <w:delText>/</w:delText>
        </w:r>
        <w:r w:rsidR="001241AB" w:rsidRPr="00810484" w:rsidDel="00810484">
          <w:rPr>
            <w:rFonts w:ascii="Times New Roman" w:hAnsi="Times New Roman"/>
            <w:sz w:val="24"/>
            <w:szCs w:val="24"/>
            <w:rPrChange w:id="354" w:author="China" w:date="2025-11-27T21:01:00Z">
              <w:rPr>
                <w:rFonts w:ascii="Times New Roman" w:hAnsi="宋体"/>
                <w:sz w:val="28"/>
                <w:szCs w:val="20"/>
              </w:rPr>
            </w:rPrChange>
          </w:rPr>
          <w:delText>工艺等要求外，还应满足本程序中规定的标准。</w:delText>
        </w:r>
      </w:del>
    </w:p>
    <w:p w:rsidR="00D40E96" w:rsidRPr="00810484" w:rsidRDefault="00583E87" w:rsidP="00810484">
      <w:pPr>
        <w:spacing w:line="440" w:lineRule="exact"/>
        <w:rPr>
          <w:rFonts w:ascii="Times New Roman" w:hAnsi="Times New Roman"/>
          <w:sz w:val="24"/>
          <w:szCs w:val="24"/>
          <w:rPrChange w:id="355" w:author="China" w:date="2025-11-27T21:01:00Z">
            <w:rPr/>
          </w:rPrChange>
        </w:rPr>
        <w:pPrChange w:id="356" w:author="China" w:date="2025-11-27T21:00:00Z">
          <w:pPr>
            <w:pStyle w:val="a5"/>
            <w:spacing w:line="440" w:lineRule="exact"/>
          </w:pPr>
        </w:pPrChange>
      </w:pPr>
      <w:r w:rsidRPr="00810484">
        <w:rPr>
          <w:rFonts w:ascii="Times New Roman" w:hAnsi="Times New Roman"/>
          <w:sz w:val="24"/>
          <w:szCs w:val="24"/>
          <w:rPrChange w:id="357" w:author="China" w:date="2025-11-27T21:01:00Z">
            <w:rPr/>
          </w:rPrChange>
        </w:rPr>
        <w:t xml:space="preserve">Tooling Design should be in accordance with the law and rules of China and engineering/process requirements. Moreover, tooling design should satisfy the criterion prescribed in </w:t>
      </w:r>
      <w:r w:rsidRPr="00810484">
        <w:rPr>
          <w:rFonts w:ascii="Times New Roman" w:hAnsi="Times New Roman"/>
          <w:sz w:val="24"/>
          <w:szCs w:val="24"/>
          <w:rPrChange w:id="358" w:author="China" w:date="2025-11-27T21:01:00Z">
            <w:rPr/>
          </w:rPrChange>
        </w:rPr>
        <w:lastRenderedPageBreak/>
        <w:t>this document.</w:t>
      </w:r>
    </w:p>
    <w:p w:rsidR="009D25A8" w:rsidRPr="00F522EB" w:rsidDel="00810484" w:rsidRDefault="00583E87" w:rsidP="000F7CE8">
      <w:pPr>
        <w:pStyle w:val="a5"/>
        <w:spacing w:line="440" w:lineRule="exact"/>
        <w:rPr>
          <w:del w:id="359" w:author="China" w:date="2025-11-27T21:01:00Z"/>
          <w:rFonts w:eastAsia="宋体"/>
        </w:rPr>
      </w:pPr>
      <w:r w:rsidRPr="00F522EB">
        <w:rPr>
          <w:rFonts w:ascii="黑体" w:eastAsia="黑体" w:hAnsi="黑体"/>
        </w:rPr>
        <w:t>5.2.1.2</w:t>
      </w:r>
      <w:r w:rsidRPr="00F522EB">
        <w:rPr>
          <w:rFonts w:eastAsia="黑体"/>
        </w:rPr>
        <w:t xml:space="preserve">  </w:t>
      </w:r>
      <w:del w:id="360" w:author="China" w:date="2025-11-27T21:01:00Z">
        <w:r w:rsidRPr="00F522EB" w:rsidDel="00810484">
          <w:rPr>
            <w:rFonts w:eastAsia="宋体" w:hAnsi="宋体"/>
          </w:rPr>
          <w:delText>工装设计输入文件</w:delText>
        </w:r>
        <w:r w:rsidRPr="00F522EB" w:rsidDel="00810484">
          <w:rPr>
            <w:rFonts w:eastAsia="宋体"/>
          </w:rPr>
          <w:delText>(</w:delText>
        </w:r>
        <w:r w:rsidRPr="00F522EB" w:rsidDel="00810484">
          <w:rPr>
            <w:rFonts w:eastAsia="宋体" w:hAnsi="宋体"/>
          </w:rPr>
          <w:delText>如工装设计技术条件、工装技术要求等</w:delText>
        </w:r>
        <w:r w:rsidRPr="00F522EB" w:rsidDel="00810484">
          <w:rPr>
            <w:rFonts w:eastAsia="宋体"/>
          </w:rPr>
          <w:delText>)</w:delText>
        </w:r>
        <w:r w:rsidRPr="00F522EB" w:rsidDel="00810484">
          <w:rPr>
            <w:rFonts w:eastAsia="宋体" w:hAnsi="宋体"/>
          </w:rPr>
          <w:delText>或工装订货（申请）单等应明确注明工程数模版次。</w:delText>
        </w:r>
      </w:del>
    </w:p>
    <w:p w:rsidR="00D40E96" w:rsidRPr="00F522EB" w:rsidRDefault="00583E87" w:rsidP="000F7CE8">
      <w:pPr>
        <w:pStyle w:val="a5"/>
        <w:spacing w:line="440" w:lineRule="exact"/>
        <w:rPr>
          <w:rFonts w:eastAsia="宋体"/>
          <w:sz w:val="24"/>
          <w:szCs w:val="24"/>
        </w:rPr>
      </w:pPr>
      <w:r w:rsidRPr="00F522EB">
        <w:rPr>
          <w:rFonts w:eastAsia="宋体"/>
          <w:sz w:val="24"/>
          <w:szCs w:val="24"/>
        </w:rPr>
        <w:t>The input file of Tooling Design(tool design request</w:t>
      </w:r>
      <w:r w:rsidRPr="00F522EB">
        <w:rPr>
          <w:rFonts w:eastAsia="宋体" w:hint="eastAsia"/>
          <w:sz w:val="24"/>
          <w:szCs w:val="24"/>
        </w:rPr>
        <w:t>、</w:t>
      </w:r>
      <w:r w:rsidRPr="00F522EB">
        <w:rPr>
          <w:rFonts w:eastAsia="宋体"/>
          <w:sz w:val="24"/>
          <w:szCs w:val="24"/>
        </w:rPr>
        <w:t xml:space="preserve">tool technology request </w:t>
      </w:r>
      <w:ins w:id="361" w:author="China" w:date="2025-11-27T21:01:00Z">
        <w:r w:rsidR="00810484">
          <w:rPr>
            <w:rFonts w:eastAsia="宋体"/>
            <w:sz w:val="24"/>
            <w:szCs w:val="24"/>
          </w:rPr>
          <w:t>e</w:t>
        </w:r>
      </w:ins>
      <w:del w:id="362" w:author="China" w:date="2025-11-27T21:01:00Z">
        <w:r w:rsidRPr="00F522EB" w:rsidDel="00810484">
          <w:rPr>
            <w:rFonts w:eastAsia="宋体"/>
            <w:sz w:val="24"/>
            <w:szCs w:val="24"/>
          </w:rPr>
          <w:delText>E</w:delText>
        </w:r>
      </w:del>
      <w:r w:rsidRPr="00F522EB">
        <w:rPr>
          <w:rFonts w:eastAsia="宋体"/>
          <w:sz w:val="24"/>
          <w:szCs w:val="24"/>
        </w:rPr>
        <w:t>tc</w:t>
      </w:r>
      <w:ins w:id="363" w:author="China" w:date="2025-11-27T21:01:00Z">
        <w:r w:rsidR="00810484">
          <w:rPr>
            <w:rFonts w:eastAsia="宋体"/>
            <w:sz w:val="24"/>
            <w:szCs w:val="24"/>
          </w:rPr>
          <w:t>.</w:t>
        </w:r>
      </w:ins>
      <w:r w:rsidRPr="00F522EB">
        <w:rPr>
          <w:rFonts w:eastAsia="宋体"/>
          <w:sz w:val="24"/>
          <w:szCs w:val="24"/>
        </w:rPr>
        <w:t>) or Tool Order must indicate the revision of drawing model.</w:t>
      </w:r>
    </w:p>
    <w:p w:rsidR="009D25A8" w:rsidRPr="00F522EB" w:rsidDel="00810484" w:rsidRDefault="00583E87" w:rsidP="000F7CE8">
      <w:pPr>
        <w:pStyle w:val="a5"/>
        <w:spacing w:line="440" w:lineRule="exact"/>
        <w:rPr>
          <w:del w:id="364" w:author="China" w:date="2025-11-27T21:01:00Z"/>
          <w:rFonts w:eastAsia="宋体"/>
        </w:rPr>
      </w:pPr>
      <w:r w:rsidRPr="00F522EB">
        <w:rPr>
          <w:rFonts w:ascii="黑体" w:eastAsia="黑体" w:hAnsi="黑体"/>
        </w:rPr>
        <w:t>5.2.1.3</w:t>
      </w:r>
      <w:r w:rsidRPr="00F522EB">
        <w:rPr>
          <w:rFonts w:eastAsia="黑体"/>
        </w:rPr>
        <w:t xml:space="preserve">  </w:t>
      </w:r>
      <w:del w:id="365" w:author="China" w:date="2025-11-27T21:01:00Z">
        <w:r w:rsidRPr="00F522EB" w:rsidDel="00810484">
          <w:rPr>
            <w:rFonts w:eastAsia="宋体" w:hAnsi="宋体"/>
          </w:rPr>
          <w:delText>基准的选择要达到工艺基准和设计基准的统一。在基准转换时能确保产品的精度和装配准确度。</w:delText>
        </w:r>
      </w:del>
    </w:p>
    <w:p w:rsidR="00D40E96" w:rsidRPr="00F522EB" w:rsidRDefault="00583E87" w:rsidP="000F7CE8">
      <w:pPr>
        <w:pStyle w:val="a5"/>
        <w:spacing w:line="440" w:lineRule="exact"/>
        <w:rPr>
          <w:rFonts w:eastAsia="宋体"/>
          <w:sz w:val="24"/>
          <w:szCs w:val="24"/>
        </w:rPr>
      </w:pPr>
      <w:r w:rsidRPr="00F522EB">
        <w:rPr>
          <w:rFonts w:eastAsia="宋体"/>
          <w:sz w:val="24"/>
          <w:szCs w:val="24"/>
        </w:rPr>
        <w:t>Datum selection should follow the principle of the unification of process datum and design datum. Product precision and assembly accuracy should be ensured when the datum is shifted.</w:t>
      </w:r>
    </w:p>
    <w:p w:rsidR="009D25A8" w:rsidRPr="00F522EB" w:rsidDel="00810484" w:rsidRDefault="00583E87" w:rsidP="000F7CE8">
      <w:pPr>
        <w:pStyle w:val="a5"/>
        <w:spacing w:line="440" w:lineRule="exact"/>
        <w:rPr>
          <w:del w:id="366" w:author="China" w:date="2025-11-27T21:01:00Z"/>
          <w:rFonts w:eastAsia="宋体"/>
        </w:rPr>
      </w:pPr>
      <w:r w:rsidRPr="00F522EB">
        <w:rPr>
          <w:rFonts w:ascii="黑体" w:eastAsia="黑体" w:hAnsi="黑体"/>
        </w:rPr>
        <w:t>5.2.1.4</w:t>
      </w:r>
      <w:r w:rsidRPr="00F522EB">
        <w:rPr>
          <w:rFonts w:eastAsia="黑体"/>
        </w:rPr>
        <w:t xml:space="preserve">  </w:t>
      </w:r>
      <w:del w:id="367" w:author="China" w:date="2025-11-27T21:01:00Z">
        <w:r w:rsidRPr="00F522EB" w:rsidDel="00810484">
          <w:rPr>
            <w:rFonts w:eastAsia="宋体" w:hAnsi="宋体"/>
          </w:rPr>
          <w:delText>制造依据正确，确保有关工艺装备之间相互协调。需要用标工（量规、样件等）作为协调依据的生产工装，应在工装图样上标明该工装的协调依据。</w:delText>
        </w:r>
      </w:del>
    </w:p>
    <w:p w:rsidR="00D40E96" w:rsidRPr="00F522EB" w:rsidRDefault="00583E87" w:rsidP="000F7CE8">
      <w:pPr>
        <w:pStyle w:val="a5"/>
        <w:spacing w:line="440" w:lineRule="exact"/>
        <w:rPr>
          <w:rFonts w:eastAsia="宋体"/>
          <w:sz w:val="24"/>
          <w:szCs w:val="24"/>
        </w:rPr>
      </w:pPr>
      <w:r w:rsidRPr="00F522EB">
        <w:rPr>
          <w:rFonts w:eastAsia="宋体"/>
          <w:sz w:val="24"/>
          <w:szCs w:val="24"/>
        </w:rPr>
        <w:t>Manufacturing basis should be right and can ensure the coordination of relevant tooling. The coordination basis of the tooling should be marked on the tooling drawing if standard tooling (gauge, sample piece, etc</w:t>
      </w:r>
      <w:ins w:id="368" w:author="China" w:date="2025-11-27T21:01:00Z">
        <w:r w:rsidR="00810484">
          <w:rPr>
            <w:rFonts w:eastAsia="宋体"/>
            <w:sz w:val="24"/>
            <w:szCs w:val="24"/>
          </w:rPr>
          <w:t>.</w:t>
        </w:r>
      </w:ins>
      <w:r w:rsidRPr="00F522EB">
        <w:rPr>
          <w:rFonts w:eastAsia="宋体"/>
          <w:sz w:val="24"/>
          <w:szCs w:val="24"/>
        </w:rPr>
        <w:t>) is required.</w:t>
      </w:r>
    </w:p>
    <w:p w:rsidR="009D25A8" w:rsidRPr="00F522EB" w:rsidDel="00810484" w:rsidRDefault="00583E87" w:rsidP="000F7CE8">
      <w:pPr>
        <w:pStyle w:val="a5"/>
        <w:spacing w:line="440" w:lineRule="exact"/>
        <w:rPr>
          <w:del w:id="369" w:author="China" w:date="2025-11-27T21:01:00Z"/>
          <w:rFonts w:eastAsia="宋体"/>
        </w:rPr>
      </w:pPr>
      <w:r w:rsidRPr="00F522EB">
        <w:rPr>
          <w:rFonts w:ascii="黑体" w:eastAsia="黑体" w:hAnsi="黑体"/>
        </w:rPr>
        <w:t>5.2.1.5</w:t>
      </w:r>
      <w:r w:rsidRPr="00F522EB">
        <w:rPr>
          <w:rFonts w:eastAsia="黑体"/>
        </w:rPr>
        <w:t xml:space="preserve">  </w:t>
      </w:r>
      <w:del w:id="370" w:author="China" w:date="2025-11-27T21:01:00Z">
        <w:r w:rsidRPr="00F522EB" w:rsidDel="00810484">
          <w:rPr>
            <w:rFonts w:eastAsia="宋体" w:hAnsi="宋体"/>
          </w:rPr>
          <w:delText>Ⅰ类和Ⅱ类工装图样上应该标出必需的基准线、基准面、工具球号或测量点等信息，以便于工装制造和定期检验。</w:delText>
        </w:r>
      </w:del>
    </w:p>
    <w:p w:rsidR="00D40E96" w:rsidRPr="00F522EB" w:rsidRDefault="00583E87" w:rsidP="000F7CE8">
      <w:pPr>
        <w:pStyle w:val="a5"/>
        <w:spacing w:line="440" w:lineRule="exact"/>
        <w:rPr>
          <w:rFonts w:eastAsia="宋体"/>
          <w:sz w:val="24"/>
          <w:szCs w:val="24"/>
        </w:rPr>
      </w:pPr>
      <w:r w:rsidRPr="00F522EB">
        <w:rPr>
          <w:rFonts w:eastAsia="宋体"/>
          <w:sz w:val="24"/>
          <w:szCs w:val="24"/>
        </w:rPr>
        <w:t>The necessary datum line, datum plane, reference ball or measurement points should be marked on the drawings of Category I tooling and Category II tooling for which is convenient for tooling manufacturing and periodic check.</w:t>
      </w:r>
    </w:p>
    <w:p w:rsidR="009D25A8" w:rsidRPr="00F522EB" w:rsidDel="00810484" w:rsidRDefault="00583E87" w:rsidP="000F7CE8">
      <w:pPr>
        <w:pStyle w:val="a5"/>
        <w:spacing w:line="440" w:lineRule="exact"/>
        <w:rPr>
          <w:del w:id="371" w:author="China" w:date="2025-11-27T21:01:00Z"/>
          <w:rFonts w:eastAsia="宋体"/>
        </w:rPr>
      </w:pPr>
      <w:r w:rsidRPr="00F522EB">
        <w:rPr>
          <w:rFonts w:ascii="黑体" w:eastAsia="黑体" w:hAnsi="黑体"/>
        </w:rPr>
        <w:t>5.2.1.6</w:t>
      </w:r>
      <w:r w:rsidRPr="00F522EB">
        <w:rPr>
          <w:rFonts w:eastAsia="黑体"/>
        </w:rPr>
        <w:t xml:space="preserve">  </w:t>
      </w:r>
      <w:del w:id="372" w:author="China" w:date="2025-11-27T21:01:00Z">
        <w:r w:rsidRPr="00F522EB" w:rsidDel="00810484">
          <w:rPr>
            <w:rFonts w:eastAsia="宋体" w:hAnsi="宋体"/>
          </w:rPr>
          <w:delText>生产互换</w:delText>
        </w:r>
        <w:r w:rsidRPr="00F522EB" w:rsidDel="00810484">
          <w:rPr>
            <w:rFonts w:eastAsia="宋体"/>
          </w:rPr>
          <w:delText>/</w:delText>
        </w:r>
        <w:r w:rsidRPr="00F522EB" w:rsidDel="00810484">
          <w:rPr>
            <w:rFonts w:eastAsia="宋体" w:hAnsi="宋体"/>
          </w:rPr>
          <w:delText>替换件的工装，设计中应充分考虑工装能否符合互换</w:delText>
        </w:r>
        <w:r w:rsidRPr="00F522EB" w:rsidDel="00810484">
          <w:rPr>
            <w:rFonts w:eastAsia="宋体"/>
          </w:rPr>
          <w:delText>/</w:delText>
        </w:r>
        <w:r w:rsidRPr="00F522EB" w:rsidDel="00810484">
          <w:rPr>
            <w:rFonts w:eastAsia="宋体" w:hAnsi="宋体"/>
          </w:rPr>
          <w:delText>替换要求。</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During the design of tooling used for the fabrication of interchangeable parts/replacements, the conformity of the interchanging/replacing requirements should be considered adequately.</w:t>
      </w:r>
    </w:p>
    <w:p w:rsidR="009D25A8" w:rsidRPr="00F522EB" w:rsidDel="00810484" w:rsidRDefault="00583E87" w:rsidP="000F7CE8">
      <w:pPr>
        <w:pStyle w:val="a5"/>
        <w:spacing w:line="440" w:lineRule="exact"/>
        <w:rPr>
          <w:del w:id="373" w:author="China" w:date="2025-11-27T21:01:00Z"/>
          <w:rFonts w:eastAsia="宋体"/>
        </w:rPr>
      </w:pPr>
      <w:r w:rsidRPr="00F522EB">
        <w:rPr>
          <w:rFonts w:ascii="黑体" w:eastAsia="黑体" w:hAnsi="黑体"/>
        </w:rPr>
        <w:t xml:space="preserve">5.2.1.7 </w:t>
      </w:r>
      <w:r w:rsidRPr="00F522EB">
        <w:rPr>
          <w:rFonts w:eastAsia="黑体"/>
        </w:rPr>
        <w:t xml:space="preserve"> </w:t>
      </w:r>
      <w:del w:id="374" w:author="China" w:date="2025-11-27T21:01:00Z">
        <w:r w:rsidRPr="00F522EB" w:rsidDel="00810484">
          <w:rPr>
            <w:rFonts w:eastAsia="宋体" w:hAnsi="宋体"/>
          </w:rPr>
          <w:delText>运输托架、包装箱在设计中应充分考虑运输方式、产品运输安全、吊装等因素。</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For transportation rack and wrapping box, the transportation way, product safety and hoisting issues, etc</w:t>
      </w:r>
      <w:ins w:id="375" w:author="China" w:date="2025-11-27T21:02:00Z">
        <w:r w:rsidR="00810484">
          <w:rPr>
            <w:rFonts w:eastAsia="宋体"/>
            <w:sz w:val="24"/>
            <w:szCs w:val="24"/>
          </w:rPr>
          <w:t>.</w:t>
        </w:r>
      </w:ins>
      <w:r w:rsidRPr="00F522EB">
        <w:rPr>
          <w:rFonts w:eastAsia="宋体"/>
          <w:sz w:val="24"/>
          <w:szCs w:val="24"/>
        </w:rPr>
        <w:t xml:space="preserve"> should be considered fully during the tooling design.</w:t>
      </w:r>
    </w:p>
    <w:p w:rsidR="009D25A8" w:rsidRPr="00F522EB" w:rsidDel="00810484" w:rsidRDefault="00583E87" w:rsidP="000F7CE8">
      <w:pPr>
        <w:pStyle w:val="a5"/>
        <w:spacing w:line="440" w:lineRule="exact"/>
        <w:rPr>
          <w:del w:id="376" w:author="China" w:date="2025-11-27T21:02:00Z"/>
          <w:rFonts w:eastAsia="宋体"/>
        </w:rPr>
      </w:pPr>
      <w:r w:rsidRPr="00F522EB">
        <w:rPr>
          <w:rFonts w:ascii="黑体" w:eastAsia="黑体" w:hAnsi="黑体"/>
        </w:rPr>
        <w:t>5.2.1.8</w:t>
      </w:r>
      <w:r w:rsidRPr="00F522EB">
        <w:rPr>
          <w:rFonts w:eastAsia="黑体"/>
        </w:rPr>
        <w:t xml:space="preserve">  </w:t>
      </w:r>
      <w:del w:id="377" w:author="China" w:date="2025-11-27T21:02:00Z">
        <w:r w:rsidRPr="00F522EB" w:rsidDel="00810484">
          <w:rPr>
            <w:rFonts w:eastAsia="宋体" w:hAnsi="宋体"/>
          </w:rPr>
          <w:delText>工装设计应对定期检验项目、依据、周期等做出规定（其中工装图样中应明确是否定检、周期等要求）。</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For periodic check, the tooling design department should specify the tooling item, the check basis and the check period (tooling drawings should include the requirements of whether the tooling needs periodic check or not and check period, etc</w:t>
      </w:r>
      <w:ins w:id="378" w:author="China" w:date="2025-11-27T21:02:00Z">
        <w:r w:rsidR="00810484">
          <w:rPr>
            <w:rFonts w:eastAsia="宋体"/>
            <w:sz w:val="24"/>
            <w:szCs w:val="24"/>
          </w:rPr>
          <w:t>.</w:t>
        </w:r>
      </w:ins>
      <w:r w:rsidRPr="00F522EB">
        <w:rPr>
          <w:rFonts w:eastAsia="宋体"/>
          <w:sz w:val="24"/>
          <w:szCs w:val="24"/>
        </w:rPr>
        <w:t>).</w:t>
      </w:r>
    </w:p>
    <w:p w:rsidR="009D25A8" w:rsidRPr="00F522EB" w:rsidDel="00810484" w:rsidRDefault="00583E87" w:rsidP="000F7CE8">
      <w:pPr>
        <w:pStyle w:val="a5"/>
        <w:spacing w:line="440" w:lineRule="exact"/>
        <w:rPr>
          <w:del w:id="379" w:author="China" w:date="2025-11-27T21:02:00Z"/>
          <w:rFonts w:eastAsia="宋体"/>
        </w:rPr>
      </w:pPr>
      <w:r w:rsidRPr="00F522EB">
        <w:rPr>
          <w:rFonts w:ascii="黑体" w:eastAsia="黑体" w:hAnsi="黑体"/>
        </w:rPr>
        <w:t>5.2.1.9</w:t>
      </w:r>
      <w:r w:rsidRPr="00F522EB">
        <w:rPr>
          <w:rFonts w:eastAsia="黑体"/>
        </w:rPr>
        <w:t xml:space="preserve">  </w:t>
      </w:r>
      <w:del w:id="380" w:author="China" w:date="2025-11-27T21:02:00Z">
        <w:r w:rsidRPr="00F522EB" w:rsidDel="00810484">
          <w:rPr>
            <w:rFonts w:eastAsia="宋体" w:hAnsi="宋体"/>
          </w:rPr>
          <w:delText>工装设计应对工装标识、表面涂饰等要求做出规定。</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The tooling design office should make regulations for the requirements of tooling identification and the surface coating of tooling.</w:t>
      </w:r>
    </w:p>
    <w:p w:rsidR="009D25A8" w:rsidRPr="00F522EB" w:rsidDel="00810484" w:rsidRDefault="00583E87" w:rsidP="000F7CE8">
      <w:pPr>
        <w:pStyle w:val="a5"/>
        <w:spacing w:line="440" w:lineRule="exact"/>
        <w:rPr>
          <w:del w:id="381" w:author="China" w:date="2025-11-27T21:02:00Z"/>
          <w:rFonts w:eastAsia="宋体"/>
        </w:rPr>
      </w:pPr>
      <w:r w:rsidRPr="00F522EB">
        <w:rPr>
          <w:rFonts w:ascii="黑体" w:eastAsia="黑体" w:hAnsi="黑体"/>
        </w:rPr>
        <w:t>5.2.1.10</w:t>
      </w:r>
      <w:r w:rsidRPr="00F522EB">
        <w:rPr>
          <w:rFonts w:eastAsia="黑体"/>
        </w:rPr>
        <w:t xml:space="preserve">  </w:t>
      </w:r>
      <w:del w:id="382" w:author="China" w:date="2025-11-27T21:02:00Z">
        <w:r w:rsidRPr="00F522EB" w:rsidDel="00810484">
          <w:rPr>
            <w:rFonts w:eastAsia="宋体"/>
          </w:rPr>
          <w:delText>C919</w:delText>
        </w:r>
        <w:r w:rsidRPr="00F522EB" w:rsidDel="00810484">
          <w:rPr>
            <w:rFonts w:eastAsia="宋体" w:hint="eastAsia"/>
          </w:rPr>
          <w:delText>项目的工装设计使用</w:delText>
        </w:r>
        <w:r w:rsidRPr="00F522EB" w:rsidDel="00810484">
          <w:rPr>
            <w:rFonts w:eastAsia="宋体"/>
          </w:rPr>
          <w:delText>CATIA V5 R18</w:delText>
        </w:r>
        <w:r w:rsidRPr="00F522EB" w:rsidDel="00810484">
          <w:rPr>
            <w:rFonts w:eastAsia="宋体" w:hint="eastAsia"/>
          </w:rPr>
          <w:delText>版本</w:delText>
        </w:r>
        <w:r w:rsidR="00140C84" w:rsidRPr="00F522EB" w:rsidDel="00810484">
          <w:rPr>
            <w:rFonts w:eastAsia="宋体" w:hint="eastAsia"/>
          </w:rPr>
          <w:delText>；</w:delText>
        </w:r>
        <w:r w:rsidR="00140C84" w:rsidRPr="00F522EB" w:rsidDel="00810484">
          <w:rPr>
            <w:rFonts w:eastAsiaTheme="minorEastAsia"/>
            <w:szCs w:val="28"/>
          </w:rPr>
          <w:delText>ARJ21</w:delText>
        </w:r>
        <w:r w:rsidR="00140C84" w:rsidRPr="00F522EB" w:rsidDel="00810484">
          <w:rPr>
            <w:rFonts w:eastAsiaTheme="minorEastAsia" w:hAnsiTheme="minorEastAsia"/>
            <w:szCs w:val="28"/>
          </w:rPr>
          <w:delText>项目的工装设计</w:delText>
        </w:r>
        <w:r w:rsidR="00B765FE" w:rsidRPr="00F522EB" w:rsidDel="00810484">
          <w:rPr>
            <w:rFonts w:eastAsia="宋体" w:hint="eastAsia"/>
          </w:rPr>
          <w:delText>使用</w:delText>
        </w:r>
        <w:r w:rsidR="00140C84" w:rsidRPr="00F522EB" w:rsidDel="00810484">
          <w:rPr>
            <w:rFonts w:eastAsiaTheme="minorEastAsia"/>
            <w:szCs w:val="28"/>
          </w:rPr>
          <w:delText>CATIA V5 R21</w:delText>
        </w:r>
        <w:r w:rsidR="00140C84" w:rsidRPr="00F522EB" w:rsidDel="00810484">
          <w:rPr>
            <w:rFonts w:eastAsiaTheme="minorEastAsia" w:hAnsiTheme="minorEastAsia"/>
            <w:szCs w:val="28"/>
          </w:rPr>
          <w:delText>版本；</w:delText>
        </w:r>
        <w:r w:rsidR="00F24130" w:rsidRPr="00F522EB" w:rsidDel="00810484">
          <w:rPr>
            <w:rFonts w:eastAsia="宋体"/>
          </w:rPr>
          <w:delText>C</w:delText>
        </w:r>
        <w:r w:rsidRPr="00F522EB" w:rsidDel="00810484">
          <w:rPr>
            <w:rFonts w:eastAsia="宋体"/>
          </w:rPr>
          <w:delText>929</w:delText>
        </w:r>
        <w:r w:rsidRPr="00F522EB" w:rsidDel="00810484">
          <w:rPr>
            <w:rFonts w:eastAsia="宋体" w:hint="eastAsia"/>
          </w:rPr>
          <w:delText>项目的系统件相关的工装（含</w:delText>
        </w:r>
        <w:r w:rsidRPr="00F522EB" w:rsidDel="00810484">
          <w:rPr>
            <w:rFonts w:eastAsia="宋体"/>
          </w:rPr>
          <w:delText>PTE</w:delText>
        </w:r>
        <w:r w:rsidRPr="00F522EB" w:rsidDel="00810484">
          <w:rPr>
            <w:rFonts w:eastAsia="宋体" w:hint="eastAsia"/>
          </w:rPr>
          <w:delText>）设计使用</w:delText>
        </w:r>
        <w:r w:rsidRPr="00F522EB" w:rsidDel="00810484">
          <w:rPr>
            <w:rFonts w:eastAsia="宋体"/>
          </w:rPr>
          <w:delText>CATIA R2020x</w:delText>
        </w:r>
        <w:r w:rsidRPr="00F522EB" w:rsidDel="00810484">
          <w:rPr>
            <w:rFonts w:eastAsia="宋体" w:hint="eastAsia"/>
          </w:rPr>
          <w:delText>，其他工装使用</w:delText>
        </w:r>
        <w:r w:rsidRPr="00F522EB" w:rsidDel="00810484">
          <w:rPr>
            <w:rFonts w:eastAsia="宋体"/>
          </w:rPr>
          <w:delText>CATIA V5 R30</w:delText>
        </w:r>
        <w:r w:rsidRPr="00F522EB" w:rsidDel="00810484">
          <w:rPr>
            <w:rFonts w:eastAsia="宋体" w:hint="eastAsia"/>
          </w:rPr>
          <w:delText>。</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CATIA V5 R18 should be used for the tooling design in the C919 program.</w:t>
      </w:r>
      <w:r w:rsidR="00140C84" w:rsidRPr="00F522EB">
        <w:rPr>
          <w:rFonts w:eastAsiaTheme="minorEastAsia"/>
          <w:sz w:val="24"/>
          <w:szCs w:val="24"/>
        </w:rPr>
        <w:t xml:space="preserve"> CATIA V5 R</w:t>
      </w:r>
      <w:r w:rsidR="00140C84" w:rsidRPr="00F522EB">
        <w:rPr>
          <w:rFonts w:eastAsiaTheme="minorEastAsia" w:hint="eastAsia"/>
          <w:sz w:val="24"/>
          <w:szCs w:val="24"/>
        </w:rPr>
        <w:t>21</w:t>
      </w:r>
      <w:r w:rsidR="00140C84" w:rsidRPr="00F522EB">
        <w:rPr>
          <w:rFonts w:eastAsiaTheme="minorEastAsia"/>
          <w:sz w:val="24"/>
          <w:szCs w:val="24"/>
        </w:rPr>
        <w:t xml:space="preserve"> should be used for the tooling design in the </w:t>
      </w:r>
      <w:r w:rsidR="00140C84" w:rsidRPr="00F522EB">
        <w:rPr>
          <w:rFonts w:eastAsiaTheme="minorEastAsia" w:hint="eastAsia"/>
          <w:sz w:val="24"/>
          <w:szCs w:val="24"/>
        </w:rPr>
        <w:t>ARJ21</w:t>
      </w:r>
      <w:r w:rsidR="00140C84" w:rsidRPr="00F522EB">
        <w:rPr>
          <w:rFonts w:eastAsiaTheme="minorEastAsia"/>
          <w:sz w:val="24"/>
          <w:szCs w:val="24"/>
        </w:rPr>
        <w:t xml:space="preserve"> program.</w:t>
      </w:r>
      <w:r w:rsidRPr="00F522EB">
        <w:rPr>
          <w:rFonts w:eastAsia="宋体"/>
          <w:sz w:val="24"/>
          <w:szCs w:val="24"/>
        </w:rPr>
        <w:t xml:space="preserve"> CATIA R2020x should be used for tooling design related to system components (including PTE) and CATIA V5 R30 should be used for other tooling in the CR929 program.</w:t>
      </w:r>
    </w:p>
    <w:p w:rsidR="009D25A8" w:rsidRPr="00F522EB" w:rsidDel="00810484" w:rsidRDefault="00583E87" w:rsidP="000F7CE8">
      <w:pPr>
        <w:pStyle w:val="a5"/>
        <w:spacing w:line="440" w:lineRule="exact"/>
        <w:rPr>
          <w:del w:id="383" w:author="China" w:date="2025-11-27T21:02:00Z"/>
          <w:rFonts w:eastAsia="宋体"/>
        </w:rPr>
      </w:pPr>
      <w:r w:rsidRPr="00F522EB">
        <w:rPr>
          <w:rFonts w:ascii="黑体" w:eastAsia="黑体" w:hAnsi="黑体"/>
        </w:rPr>
        <w:t>5.2.1.11</w:t>
      </w:r>
      <w:r w:rsidRPr="00F522EB">
        <w:rPr>
          <w:rFonts w:eastAsia="黑体"/>
        </w:rPr>
        <w:t xml:space="preserve">  </w:t>
      </w:r>
      <w:del w:id="384" w:author="China" w:date="2025-11-27T21:02:00Z">
        <w:r w:rsidRPr="00F522EB" w:rsidDel="00810484">
          <w:rPr>
            <w:rFonts w:eastAsia="宋体" w:hint="eastAsia"/>
          </w:rPr>
          <w:delText>使用</w:delText>
        </w:r>
        <w:r w:rsidRPr="00F522EB" w:rsidDel="00810484">
          <w:rPr>
            <w:rFonts w:eastAsia="宋体"/>
          </w:rPr>
          <w:delText>CATIA V5</w:delText>
        </w:r>
        <w:r w:rsidRPr="00F522EB" w:rsidDel="00810484">
          <w:rPr>
            <w:rFonts w:eastAsia="宋体" w:hint="eastAsia"/>
          </w:rPr>
          <w:delText>软件进行工装三维建模时的通用环境设置，坐标系相关规定、零件数模的比例、尺寸及单位要求、建模的基本原则和建模的一般要求、数字化数据集的命名要求应贯彻现行</w:delText>
        </w:r>
        <w:r w:rsidR="003336C4" w:rsidRPr="00F522EB" w:rsidDel="00810484">
          <w:rPr>
            <w:rFonts w:eastAsia="宋体" w:hint="eastAsia"/>
          </w:rPr>
          <w:delText>的</w:delText>
        </w:r>
        <w:r w:rsidRPr="00F522EB" w:rsidDel="00810484">
          <w:rPr>
            <w:rFonts w:eastAsia="宋体" w:hint="eastAsia"/>
          </w:rPr>
          <w:delText>行业标准及公司企业标准的规定。</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When design tooling with CATIA V5</w:t>
      </w:r>
      <w:del w:id="385" w:author="China" w:date="2025-11-27T21:02:00Z">
        <w:r w:rsidRPr="00F522EB" w:rsidDel="00810484">
          <w:rPr>
            <w:rFonts w:eastAsia="宋体"/>
            <w:sz w:val="24"/>
            <w:szCs w:val="24"/>
          </w:rPr>
          <w:delText>,the</w:delText>
        </w:r>
      </w:del>
      <w:ins w:id="386" w:author="China" w:date="2025-11-27T21:02:00Z">
        <w:r w:rsidR="00810484" w:rsidRPr="00F522EB">
          <w:rPr>
            <w:rFonts w:eastAsia="宋体"/>
            <w:sz w:val="24"/>
            <w:szCs w:val="24"/>
          </w:rPr>
          <w:t>, the</w:t>
        </w:r>
      </w:ins>
      <w:r w:rsidRPr="00F522EB">
        <w:rPr>
          <w:rFonts w:eastAsia="宋体"/>
          <w:sz w:val="24"/>
          <w:szCs w:val="24"/>
        </w:rPr>
        <w:t xml:space="preserve"> environment setting, coordinate system, model rate, dimension and unit requirement, basic principle and general requirement for modeling, name rule of digital data set, </w:t>
      </w:r>
      <w:del w:id="387" w:author="China" w:date="2025-11-27T21:02:00Z">
        <w:r w:rsidRPr="00F522EB" w:rsidDel="00810484">
          <w:rPr>
            <w:rFonts w:eastAsia="宋体"/>
            <w:sz w:val="24"/>
            <w:szCs w:val="24"/>
          </w:rPr>
          <w:delText>etc</w:delText>
        </w:r>
      </w:del>
      <w:ins w:id="388" w:author="China" w:date="2025-11-27T21:02:00Z">
        <w:r w:rsidR="00810484" w:rsidRPr="00F522EB">
          <w:rPr>
            <w:rFonts w:eastAsia="宋体"/>
            <w:sz w:val="24"/>
            <w:szCs w:val="24"/>
          </w:rPr>
          <w:t>etc.</w:t>
        </w:r>
      </w:ins>
      <w:r w:rsidRPr="00F522EB">
        <w:rPr>
          <w:rFonts w:eastAsia="宋体"/>
          <w:sz w:val="24"/>
          <w:szCs w:val="24"/>
        </w:rPr>
        <w:t xml:space="preserve">, should follow the latest industrial standard and corporate </w:t>
      </w:r>
      <w:del w:id="389" w:author="China" w:date="2025-11-27T21:02:00Z">
        <w:r w:rsidRPr="00F522EB" w:rsidDel="00810484">
          <w:rPr>
            <w:rFonts w:eastAsia="宋体"/>
            <w:sz w:val="24"/>
            <w:szCs w:val="24"/>
          </w:rPr>
          <w:delText>standards .</w:delText>
        </w:r>
      </w:del>
      <w:ins w:id="390" w:author="China" w:date="2025-11-27T21:02:00Z">
        <w:r w:rsidR="00810484" w:rsidRPr="00F522EB">
          <w:rPr>
            <w:rFonts w:eastAsia="宋体"/>
            <w:sz w:val="24"/>
            <w:szCs w:val="24"/>
          </w:rPr>
          <w:t>standards.</w:t>
        </w:r>
      </w:ins>
    </w:p>
    <w:p w:rsidR="009D25A8" w:rsidRPr="00F522EB" w:rsidRDefault="00583E87" w:rsidP="000F7CE8">
      <w:pPr>
        <w:pStyle w:val="a5"/>
        <w:spacing w:line="440" w:lineRule="exact"/>
        <w:rPr>
          <w:rFonts w:eastAsia="黑体"/>
          <w:b/>
          <w:kern w:val="0"/>
          <w:sz w:val="24"/>
          <w:szCs w:val="24"/>
        </w:rPr>
      </w:pPr>
      <w:proofErr w:type="gramStart"/>
      <w:r w:rsidRPr="00F522EB">
        <w:rPr>
          <w:rFonts w:ascii="黑体" w:eastAsia="黑体" w:hAnsi="黑体"/>
        </w:rPr>
        <w:t>5.2.2</w:t>
      </w:r>
      <w:r w:rsidRPr="00F522EB">
        <w:rPr>
          <w:rFonts w:eastAsia="黑体"/>
        </w:rPr>
        <w:t xml:space="preserve">  </w:t>
      </w:r>
      <w:proofErr w:type="gramEnd"/>
      <w:del w:id="391" w:author="China" w:date="2025-11-27T21:02:00Z">
        <w:r w:rsidRPr="00F522EB" w:rsidDel="00810484">
          <w:rPr>
            <w:rFonts w:eastAsia="黑体" w:hint="eastAsia"/>
          </w:rPr>
          <w:delText>工装设计更改</w:delText>
        </w:r>
      </w:del>
      <w:r w:rsidRPr="00F522EB">
        <w:rPr>
          <w:rFonts w:eastAsia="黑体"/>
          <w:b/>
          <w:kern w:val="0"/>
          <w:sz w:val="24"/>
          <w:szCs w:val="24"/>
        </w:rPr>
        <w:t>Tooling Design Change</w:t>
      </w:r>
    </w:p>
    <w:p w:rsidR="009D25A8" w:rsidRPr="00F522EB" w:rsidDel="00810484" w:rsidRDefault="00583E87" w:rsidP="000F7CE8">
      <w:pPr>
        <w:pStyle w:val="a5"/>
        <w:spacing w:line="440" w:lineRule="exact"/>
        <w:rPr>
          <w:del w:id="392" w:author="China" w:date="2025-11-27T21:02:00Z"/>
          <w:rFonts w:eastAsia="宋体"/>
        </w:rPr>
      </w:pPr>
      <w:r w:rsidRPr="00F522EB">
        <w:rPr>
          <w:rFonts w:ascii="黑体" w:eastAsia="黑体" w:hAnsi="黑体"/>
        </w:rPr>
        <w:t>5.2.2.1</w:t>
      </w:r>
      <w:r w:rsidRPr="00F522EB">
        <w:rPr>
          <w:rFonts w:eastAsia="黑体"/>
        </w:rPr>
        <w:t xml:space="preserve">  </w:t>
      </w:r>
      <w:del w:id="393" w:author="China" w:date="2025-11-27T21:02:00Z">
        <w:r w:rsidRPr="00F522EB" w:rsidDel="00810484">
          <w:rPr>
            <w:rFonts w:eastAsia="宋体" w:hAnsi="宋体"/>
          </w:rPr>
          <w:delText>工装设计更改原则上需满足谁设计谁更改，若要委托更改，需有书面授权证明。</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The tooling deign change should follow the principle of "who designs who changes" and the authorization document should be included if the tooling needs to be changed by another designer.</w:t>
      </w:r>
    </w:p>
    <w:p w:rsidR="009D25A8" w:rsidRPr="00F522EB" w:rsidDel="00810484" w:rsidRDefault="00583E87" w:rsidP="000F7CE8">
      <w:pPr>
        <w:pStyle w:val="a5"/>
        <w:spacing w:line="440" w:lineRule="exact"/>
        <w:rPr>
          <w:del w:id="394" w:author="China" w:date="2025-11-27T21:02:00Z"/>
          <w:rFonts w:eastAsia="宋体"/>
        </w:rPr>
      </w:pPr>
      <w:r w:rsidRPr="00F522EB">
        <w:rPr>
          <w:rFonts w:ascii="黑体" w:eastAsia="黑体" w:hAnsi="黑体"/>
        </w:rPr>
        <w:t>5.2.2.2</w:t>
      </w:r>
      <w:r w:rsidRPr="00F522EB">
        <w:rPr>
          <w:rFonts w:eastAsia="黑体"/>
        </w:rPr>
        <w:t xml:space="preserve">  </w:t>
      </w:r>
      <w:del w:id="395" w:author="China" w:date="2025-11-27T21:02:00Z">
        <w:r w:rsidRPr="00F522EB" w:rsidDel="00810484">
          <w:rPr>
            <w:rFonts w:eastAsia="宋体" w:hAnsi="宋体"/>
          </w:rPr>
          <w:delText>工装设计室制定工装设计的更改程序</w:delText>
        </w:r>
        <w:r w:rsidRPr="00F522EB" w:rsidDel="00810484">
          <w:rPr>
            <w:szCs w:val="28"/>
          </w:rPr>
          <w:delText>GLC</w:delText>
        </w:r>
        <w:r w:rsidR="00200359" w:rsidDel="00810484">
          <w:rPr>
            <w:szCs w:val="28"/>
          </w:rPr>
          <w:delText>1407</w:delText>
        </w:r>
        <w:r w:rsidRPr="00F522EB" w:rsidDel="00810484">
          <w:rPr>
            <w:szCs w:val="28"/>
          </w:rPr>
          <w:delText>02</w:delText>
        </w:r>
        <w:r w:rsidR="00007FB6" w:rsidDel="00810484">
          <w:rPr>
            <w:rFonts w:hint="eastAsia"/>
            <w:szCs w:val="28"/>
          </w:rPr>
          <w:delText>02</w:delText>
        </w:r>
        <w:r w:rsidRPr="00F522EB" w:rsidDel="00810484">
          <w:rPr>
            <w:rFonts w:eastAsia="宋体" w:hAnsi="宋体"/>
          </w:rPr>
          <w:delText>，当工装发生实质性更改后，工装版次需进行升版，以满足工装设计更改的控制要求。</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Tooling design office establishes the procedure of tooling design change GLC</w:t>
      </w:r>
      <w:r w:rsidR="00200359">
        <w:rPr>
          <w:rFonts w:eastAsia="宋体"/>
          <w:sz w:val="24"/>
          <w:szCs w:val="24"/>
        </w:rPr>
        <w:t>1407</w:t>
      </w:r>
      <w:r w:rsidRPr="00F522EB">
        <w:rPr>
          <w:rFonts w:eastAsia="宋体"/>
          <w:sz w:val="24"/>
          <w:szCs w:val="24"/>
        </w:rPr>
        <w:t>02</w:t>
      </w:r>
      <w:r w:rsidR="00007FB6">
        <w:rPr>
          <w:rFonts w:eastAsia="宋体" w:hint="eastAsia"/>
          <w:sz w:val="24"/>
          <w:szCs w:val="24"/>
        </w:rPr>
        <w:t>02</w:t>
      </w:r>
      <w:r w:rsidRPr="00F522EB">
        <w:rPr>
          <w:rFonts w:eastAsiaTheme="minorEastAsia"/>
          <w:kern w:val="0"/>
          <w:szCs w:val="28"/>
        </w:rPr>
        <w:t xml:space="preserve"> </w:t>
      </w:r>
      <w:r w:rsidRPr="00F522EB">
        <w:rPr>
          <w:rFonts w:eastAsia="宋体"/>
          <w:sz w:val="24"/>
          <w:szCs w:val="24"/>
        </w:rPr>
        <w:lastRenderedPageBreak/>
        <w:t>to satisfy the control requirements of the tooling design change. When the tool change is essential, the tool revision must upgrade.</w:t>
      </w:r>
    </w:p>
    <w:p w:rsidR="00F522EB" w:rsidRPr="00810484" w:rsidDel="00810484" w:rsidRDefault="00F522EB" w:rsidP="00810484">
      <w:pPr>
        <w:autoSpaceDE w:val="0"/>
        <w:autoSpaceDN w:val="0"/>
        <w:adjustRightInd w:val="0"/>
        <w:spacing w:line="440" w:lineRule="exact"/>
        <w:rPr>
          <w:del w:id="396" w:author="China" w:date="2025-11-27T21:03:00Z"/>
          <w:rFonts w:ascii="Times New Roman" w:hAnsi="Times New Roman"/>
          <w:sz w:val="24"/>
          <w:szCs w:val="24"/>
          <w:rPrChange w:id="397" w:author="China" w:date="2025-11-27T21:03:00Z">
            <w:rPr>
              <w:del w:id="398" w:author="China" w:date="2025-11-27T21:03:00Z"/>
              <w:rFonts w:ascii="Times New Roman" w:hAnsi="Times New Roman"/>
              <w:sz w:val="28"/>
              <w:szCs w:val="20"/>
            </w:rPr>
          </w:rPrChange>
        </w:rPr>
        <w:pPrChange w:id="399" w:author="China" w:date="2025-11-27T21:03:00Z">
          <w:pPr>
            <w:autoSpaceDE w:val="0"/>
            <w:autoSpaceDN w:val="0"/>
            <w:adjustRightInd w:val="0"/>
            <w:jc w:val="left"/>
          </w:pPr>
        </w:pPrChange>
      </w:pPr>
      <w:r w:rsidRPr="00F522EB">
        <w:rPr>
          <w:rFonts w:ascii="黑体" w:eastAsia="黑体" w:hAnsi="黑体"/>
          <w:sz w:val="28"/>
          <w:szCs w:val="20"/>
        </w:rPr>
        <w:t xml:space="preserve">5.2.2.3  </w:t>
      </w:r>
      <w:del w:id="400" w:author="China" w:date="2025-11-27T21:03:00Z">
        <w:r w:rsidRPr="00810484" w:rsidDel="00810484">
          <w:rPr>
            <w:rFonts w:ascii="Times New Roman" w:hAnsi="Times New Roman"/>
            <w:sz w:val="24"/>
            <w:szCs w:val="24"/>
            <w:rPrChange w:id="401" w:author="China" w:date="2025-11-27T21:03:00Z">
              <w:rPr>
                <w:rFonts w:ascii="Times New Roman" w:hAnsi="Times New Roman"/>
                <w:sz w:val="28"/>
                <w:szCs w:val="20"/>
              </w:rPr>
            </w:rPrChange>
          </w:rPr>
          <w:delText>中国商飞控制工装项目的更改需报中国商飞审批，更改的工装图样</w:delText>
        </w:r>
        <w:r w:rsidRPr="00810484" w:rsidDel="00810484">
          <w:rPr>
            <w:rFonts w:ascii="Times New Roman" w:hAnsi="Times New Roman"/>
            <w:sz w:val="24"/>
            <w:szCs w:val="24"/>
            <w:rPrChange w:id="402" w:author="China" w:date="2025-11-27T21:03:00Z">
              <w:rPr>
                <w:rFonts w:ascii="Times New Roman" w:hAnsi="Times New Roman"/>
                <w:sz w:val="28"/>
                <w:szCs w:val="20"/>
              </w:rPr>
            </w:rPrChange>
          </w:rPr>
          <w:delText>/</w:delText>
        </w:r>
        <w:r w:rsidRPr="00810484" w:rsidDel="00810484">
          <w:rPr>
            <w:rFonts w:ascii="Times New Roman" w:hAnsi="Times New Roman"/>
            <w:sz w:val="24"/>
            <w:szCs w:val="24"/>
            <w:rPrChange w:id="403" w:author="China" w:date="2025-11-27T21:03:00Z">
              <w:rPr>
                <w:rFonts w:ascii="Times New Roman" w:hAnsi="Times New Roman"/>
                <w:sz w:val="28"/>
                <w:szCs w:val="20"/>
              </w:rPr>
            </w:rPrChange>
          </w:rPr>
          <w:delText>数据提交流程同</w:delText>
        </w:r>
        <w:r w:rsidRPr="00810484" w:rsidDel="00810484">
          <w:rPr>
            <w:rFonts w:ascii="Times New Roman" w:hAnsi="Times New Roman"/>
            <w:sz w:val="24"/>
            <w:szCs w:val="24"/>
            <w:rPrChange w:id="404" w:author="China" w:date="2025-11-27T21:03:00Z">
              <w:rPr>
                <w:rFonts w:ascii="Times New Roman" w:hAnsi="Times New Roman" w:hint="eastAsia"/>
                <w:sz w:val="28"/>
                <w:szCs w:val="20"/>
              </w:rPr>
            </w:rPrChange>
          </w:rPr>
          <w:delText>5.1.2.2 a</w:delText>
        </w:r>
        <w:r w:rsidRPr="00810484" w:rsidDel="00810484">
          <w:rPr>
            <w:rFonts w:ascii="Times New Roman" w:hAnsi="Times New Roman"/>
            <w:sz w:val="24"/>
            <w:szCs w:val="24"/>
            <w:rPrChange w:id="405" w:author="China" w:date="2025-11-27T21:03:00Z">
              <w:rPr>
                <w:rFonts w:ascii="Times New Roman" w:hAnsi="Times New Roman"/>
                <w:sz w:val="28"/>
                <w:szCs w:val="20"/>
              </w:rPr>
            </w:rPrChange>
          </w:rPr>
          <w:delText>），中国商飞依据更改的情况确定是否需要再次组织评审，审批流程同</w:delText>
        </w:r>
        <w:r w:rsidRPr="00810484" w:rsidDel="00810484">
          <w:rPr>
            <w:rFonts w:ascii="Times New Roman" w:hAnsi="Times New Roman"/>
            <w:sz w:val="24"/>
            <w:szCs w:val="24"/>
            <w:rPrChange w:id="406" w:author="China" w:date="2025-11-27T21:03:00Z">
              <w:rPr>
                <w:rFonts w:ascii="Times New Roman" w:hAnsi="Times New Roman" w:hint="eastAsia"/>
                <w:sz w:val="28"/>
                <w:szCs w:val="20"/>
              </w:rPr>
            </w:rPrChange>
          </w:rPr>
          <w:delText>5.1.2.2 b</w:delText>
        </w:r>
        <w:r w:rsidRPr="00810484" w:rsidDel="00810484">
          <w:rPr>
            <w:rFonts w:ascii="Times New Roman" w:hAnsi="Times New Roman"/>
            <w:sz w:val="24"/>
            <w:szCs w:val="24"/>
            <w:rPrChange w:id="407" w:author="China" w:date="2025-11-27T21:03:00Z">
              <w:rPr>
                <w:rFonts w:ascii="Times New Roman" w:hAnsi="Times New Roman"/>
                <w:sz w:val="28"/>
                <w:szCs w:val="20"/>
              </w:rPr>
            </w:rPrChange>
          </w:rPr>
          <w:delText>）、</w:delText>
        </w:r>
        <w:r w:rsidRPr="00810484" w:rsidDel="00810484">
          <w:rPr>
            <w:rFonts w:ascii="Times New Roman" w:hAnsi="Times New Roman"/>
            <w:sz w:val="24"/>
            <w:szCs w:val="24"/>
            <w:rPrChange w:id="408" w:author="China" w:date="2025-11-27T21:03:00Z">
              <w:rPr>
                <w:rFonts w:ascii="Times New Roman" w:hAnsi="Times New Roman"/>
                <w:sz w:val="28"/>
                <w:szCs w:val="20"/>
              </w:rPr>
            </w:rPrChange>
          </w:rPr>
          <w:delText>c</w:delText>
        </w:r>
        <w:r w:rsidRPr="00810484" w:rsidDel="00810484">
          <w:rPr>
            <w:rFonts w:ascii="Times New Roman" w:hAnsi="Times New Roman"/>
            <w:sz w:val="24"/>
            <w:szCs w:val="24"/>
            <w:rPrChange w:id="409" w:author="China" w:date="2025-11-27T21:03:00Z">
              <w:rPr>
                <w:rFonts w:ascii="Times New Roman" w:hAnsi="Times New Roman"/>
                <w:sz w:val="28"/>
                <w:szCs w:val="20"/>
              </w:rPr>
            </w:rPrChange>
          </w:rPr>
          <w:delText>）、</w:delText>
        </w:r>
        <w:r w:rsidRPr="00810484" w:rsidDel="00810484">
          <w:rPr>
            <w:rFonts w:ascii="Times New Roman" w:hAnsi="Times New Roman"/>
            <w:sz w:val="24"/>
            <w:szCs w:val="24"/>
            <w:rPrChange w:id="410" w:author="China" w:date="2025-11-27T21:03:00Z">
              <w:rPr>
                <w:rFonts w:ascii="Times New Roman" w:hAnsi="Times New Roman"/>
                <w:sz w:val="28"/>
                <w:szCs w:val="20"/>
              </w:rPr>
            </w:rPrChange>
          </w:rPr>
          <w:delText>d</w:delText>
        </w:r>
        <w:r w:rsidRPr="00810484" w:rsidDel="00810484">
          <w:rPr>
            <w:rFonts w:ascii="Times New Roman" w:hAnsi="Times New Roman"/>
            <w:sz w:val="24"/>
            <w:szCs w:val="24"/>
            <w:rPrChange w:id="411" w:author="China" w:date="2025-11-27T21:03:00Z">
              <w:rPr>
                <w:rFonts w:ascii="Times New Roman" w:hAnsi="Times New Roman"/>
                <w:sz w:val="28"/>
                <w:szCs w:val="20"/>
              </w:rPr>
            </w:rPrChange>
          </w:rPr>
          <w:delText>）、</w:delText>
        </w:r>
        <w:r w:rsidRPr="00810484" w:rsidDel="00810484">
          <w:rPr>
            <w:rFonts w:ascii="Times New Roman" w:hAnsi="Times New Roman"/>
            <w:sz w:val="24"/>
            <w:szCs w:val="24"/>
            <w:rPrChange w:id="412" w:author="China" w:date="2025-11-27T21:03:00Z">
              <w:rPr>
                <w:rFonts w:ascii="Times New Roman" w:hAnsi="Times New Roman"/>
                <w:sz w:val="28"/>
                <w:szCs w:val="20"/>
              </w:rPr>
            </w:rPrChange>
          </w:rPr>
          <w:delText>e</w:delText>
        </w:r>
        <w:r w:rsidRPr="00810484" w:rsidDel="00810484">
          <w:rPr>
            <w:rFonts w:ascii="Times New Roman" w:hAnsi="Times New Roman"/>
            <w:sz w:val="24"/>
            <w:szCs w:val="24"/>
            <w:rPrChange w:id="413" w:author="China" w:date="2025-11-27T21:03:00Z">
              <w:rPr>
                <w:rFonts w:ascii="Times New Roman" w:hAnsi="Times New Roman"/>
                <w:sz w:val="28"/>
                <w:szCs w:val="20"/>
              </w:rPr>
            </w:rPrChange>
          </w:rPr>
          <w:delText>），未经中国商飞审批同意，中国商飞控制工装项目的更改均不得用于产品的制造。</w:delText>
        </w:r>
      </w:del>
    </w:p>
    <w:p w:rsidR="00F522EB" w:rsidRPr="00810484" w:rsidRDefault="00F522EB" w:rsidP="00810484">
      <w:pPr>
        <w:autoSpaceDE w:val="0"/>
        <w:autoSpaceDN w:val="0"/>
        <w:adjustRightInd w:val="0"/>
        <w:spacing w:line="440" w:lineRule="exact"/>
        <w:rPr>
          <w:rFonts w:ascii="Times New Roman" w:hAnsi="Times New Roman"/>
          <w:sz w:val="24"/>
          <w:szCs w:val="24"/>
          <w:rPrChange w:id="414" w:author="China" w:date="2025-11-27T21:03:00Z">
            <w:rPr/>
          </w:rPrChange>
        </w:rPr>
        <w:pPrChange w:id="415" w:author="China" w:date="2025-11-27T21:03:00Z">
          <w:pPr>
            <w:pStyle w:val="a5"/>
            <w:spacing w:line="440" w:lineRule="exact"/>
          </w:pPr>
        </w:pPrChange>
      </w:pPr>
      <w:r w:rsidRPr="00810484">
        <w:rPr>
          <w:rFonts w:ascii="Times New Roman" w:hAnsi="Times New Roman"/>
          <w:sz w:val="24"/>
          <w:szCs w:val="24"/>
          <w:rPrChange w:id="416" w:author="China" w:date="2025-11-27T21:03:00Z">
            <w:rPr/>
          </w:rPrChange>
        </w:rPr>
        <w:t>The change of the tooling controlled by COMAC needs to be examined and approved by COMAC</w:t>
      </w:r>
      <w:r w:rsidRPr="00810484">
        <w:rPr>
          <w:rFonts w:ascii="Times New Roman" w:hAnsi="Times New Roman"/>
          <w:sz w:val="24"/>
          <w:szCs w:val="24"/>
          <w:rPrChange w:id="417" w:author="China" w:date="2025-11-27T21:03:00Z">
            <w:rPr>
              <w:rFonts w:hint="eastAsia"/>
            </w:rPr>
          </w:rPrChange>
        </w:rPr>
        <w:t>，</w:t>
      </w:r>
      <w:r w:rsidRPr="00810484">
        <w:rPr>
          <w:rFonts w:ascii="Times New Roman" w:hAnsi="Times New Roman"/>
          <w:sz w:val="24"/>
          <w:szCs w:val="24"/>
          <w:rPrChange w:id="418" w:author="China" w:date="2025-11-27T21:03:00Z">
            <w:rPr>
              <w:rFonts w:hint="eastAsia"/>
            </w:rPr>
          </w:rPrChange>
        </w:rPr>
        <w:t xml:space="preserve"> and the changed tooling drawing/data submission procedures shall be the same as 5.1.2.2 a), COMAC decides whether another review is required to be organized or not according to the change situation</w:t>
      </w:r>
      <w:r w:rsidRPr="00810484">
        <w:rPr>
          <w:rFonts w:ascii="Times New Roman" w:hAnsi="Times New Roman"/>
          <w:sz w:val="24"/>
          <w:szCs w:val="24"/>
          <w:rPrChange w:id="419" w:author="China" w:date="2025-11-27T21:03:00Z">
            <w:rPr>
              <w:rFonts w:hint="eastAsia"/>
            </w:rPr>
          </w:rPrChange>
        </w:rPr>
        <w:t>，</w:t>
      </w:r>
      <w:r w:rsidRPr="00810484">
        <w:rPr>
          <w:rFonts w:ascii="Times New Roman" w:hAnsi="Times New Roman"/>
          <w:sz w:val="24"/>
          <w:szCs w:val="24"/>
          <w:rPrChange w:id="420" w:author="China" w:date="2025-11-27T21:03:00Z">
            <w:rPr/>
          </w:rPrChange>
        </w:rPr>
        <w:t>the approval process is the same as 5.1.2.2 b</w:t>
      </w:r>
      <w:r w:rsidRPr="00810484">
        <w:rPr>
          <w:rFonts w:ascii="Times New Roman" w:hAnsi="Times New Roman"/>
          <w:sz w:val="24"/>
          <w:szCs w:val="24"/>
          <w:rPrChange w:id="421" w:author="China" w:date="2025-11-27T21:03:00Z">
            <w:rPr>
              <w:rFonts w:hint="eastAsia"/>
            </w:rPr>
          </w:rPrChange>
        </w:rPr>
        <w:t>）、</w:t>
      </w:r>
      <w:r w:rsidRPr="00810484">
        <w:rPr>
          <w:rFonts w:ascii="Times New Roman" w:hAnsi="Times New Roman"/>
          <w:sz w:val="24"/>
          <w:szCs w:val="24"/>
          <w:rPrChange w:id="422" w:author="China" w:date="2025-11-27T21:03:00Z">
            <w:rPr/>
          </w:rPrChange>
        </w:rPr>
        <w:t>c</w:t>
      </w:r>
      <w:r w:rsidRPr="00810484">
        <w:rPr>
          <w:rFonts w:ascii="Times New Roman" w:hAnsi="Times New Roman"/>
          <w:sz w:val="24"/>
          <w:szCs w:val="24"/>
          <w:rPrChange w:id="423" w:author="China" w:date="2025-11-27T21:03:00Z">
            <w:rPr>
              <w:rFonts w:hint="eastAsia"/>
            </w:rPr>
          </w:rPrChange>
        </w:rPr>
        <w:t>）、</w:t>
      </w:r>
      <w:r w:rsidRPr="00810484">
        <w:rPr>
          <w:rFonts w:ascii="Times New Roman" w:hAnsi="Times New Roman"/>
          <w:sz w:val="24"/>
          <w:szCs w:val="24"/>
          <w:rPrChange w:id="424" w:author="China" w:date="2025-11-27T21:03:00Z">
            <w:rPr/>
          </w:rPrChange>
        </w:rPr>
        <w:t>d</w:t>
      </w:r>
      <w:r w:rsidRPr="00810484">
        <w:rPr>
          <w:rFonts w:ascii="Times New Roman" w:hAnsi="Times New Roman"/>
          <w:sz w:val="24"/>
          <w:szCs w:val="24"/>
          <w:rPrChange w:id="425" w:author="China" w:date="2025-11-27T21:03:00Z">
            <w:rPr>
              <w:rFonts w:hint="eastAsia"/>
            </w:rPr>
          </w:rPrChange>
        </w:rPr>
        <w:t>）、</w:t>
      </w:r>
      <w:r w:rsidRPr="00810484">
        <w:rPr>
          <w:rFonts w:ascii="Times New Roman" w:hAnsi="Times New Roman"/>
          <w:sz w:val="24"/>
          <w:szCs w:val="24"/>
          <w:rPrChange w:id="426" w:author="China" w:date="2025-11-27T21:03:00Z">
            <w:rPr/>
          </w:rPrChange>
        </w:rPr>
        <w:t>e</w:t>
      </w:r>
      <w:r w:rsidRPr="00810484">
        <w:rPr>
          <w:rFonts w:ascii="Times New Roman" w:hAnsi="Times New Roman"/>
          <w:sz w:val="24"/>
          <w:szCs w:val="24"/>
          <w:rPrChange w:id="427" w:author="China" w:date="2025-11-27T21:03:00Z">
            <w:rPr>
              <w:rFonts w:hint="eastAsia"/>
            </w:rPr>
          </w:rPrChange>
        </w:rPr>
        <w:t>），</w:t>
      </w:r>
      <w:r w:rsidRPr="00810484">
        <w:rPr>
          <w:rFonts w:ascii="Times New Roman" w:hAnsi="Times New Roman"/>
          <w:sz w:val="24"/>
          <w:szCs w:val="24"/>
          <w:rPrChange w:id="428" w:author="China" w:date="2025-11-27T21:03:00Z">
            <w:rPr/>
          </w:rPrChange>
        </w:rPr>
        <w:t>Without the permission of COMAC, the changed tooling controlled by COMAC could not be used to manufacture aircraft product.</w:t>
      </w:r>
    </w:p>
    <w:p w:rsidR="009D25A8" w:rsidRPr="00F522EB" w:rsidRDefault="00583E87" w:rsidP="000F7CE8">
      <w:pPr>
        <w:pStyle w:val="a5"/>
        <w:spacing w:line="440" w:lineRule="exact"/>
        <w:rPr>
          <w:rFonts w:eastAsia="黑体"/>
          <w:b/>
          <w:kern w:val="0"/>
          <w:sz w:val="24"/>
          <w:szCs w:val="24"/>
        </w:rPr>
      </w:pPr>
      <w:proofErr w:type="gramStart"/>
      <w:r w:rsidRPr="00F522EB">
        <w:rPr>
          <w:rFonts w:ascii="黑体" w:eastAsia="黑体" w:hAnsi="黑体"/>
        </w:rPr>
        <w:t>5.2.3</w:t>
      </w:r>
      <w:r w:rsidRPr="00F522EB">
        <w:rPr>
          <w:rFonts w:eastAsia="黑体"/>
        </w:rPr>
        <w:t xml:space="preserve">  </w:t>
      </w:r>
      <w:proofErr w:type="gramEnd"/>
      <w:del w:id="429" w:author="China" w:date="2025-11-27T21:03:00Z">
        <w:r w:rsidRPr="00F522EB" w:rsidDel="00810484">
          <w:rPr>
            <w:rFonts w:eastAsia="黑体" w:hint="eastAsia"/>
          </w:rPr>
          <w:delText>工装设计文件控制</w:delText>
        </w:r>
      </w:del>
      <w:r w:rsidRPr="00F522EB">
        <w:rPr>
          <w:rFonts w:eastAsia="黑体"/>
          <w:b/>
          <w:kern w:val="0"/>
          <w:sz w:val="24"/>
          <w:szCs w:val="24"/>
        </w:rPr>
        <w:t>Tooling Design Document Control</w:t>
      </w:r>
    </w:p>
    <w:p w:rsidR="009D25A8" w:rsidRPr="00F522EB" w:rsidDel="00810484" w:rsidRDefault="00583E87" w:rsidP="000F7CE8">
      <w:pPr>
        <w:pStyle w:val="a5"/>
        <w:spacing w:line="440" w:lineRule="exact"/>
        <w:rPr>
          <w:del w:id="430" w:author="China" w:date="2025-11-27T21:03:00Z"/>
          <w:rFonts w:eastAsia="宋体"/>
        </w:rPr>
      </w:pPr>
      <w:r w:rsidRPr="00F522EB">
        <w:rPr>
          <w:rFonts w:ascii="黑体" w:eastAsia="黑体" w:hAnsi="黑体"/>
        </w:rPr>
        <w:t xml:space="preserve">5.2.3.1 </w:t>
      </w:r>
      <w:r w:rsidRPr="00F522EB">
        <w:rPr>
          <w:rFonts w:eastAsia="黑体"/>
        </w:rPr>
        <w:t xml:space="preserve"> </w:t>
      </w:r>
      <w:del w:id="431" w:author="China" w:date="2025-11-27T21:03:00Z">
        <w:r w:rsidRPr="00F522EB" w:rsidDel="00810484">
          <w:rPr>
            <w:rFonts w:eastAsia="宋体" w:hAnsi="宋体"/>
          </w:rPr>
          <w:delText>正式发布的工装图样</w:delText>
        </w:r>
        <w:r w:rsidRPr="00F522EB" w:rsidDel="00810484">
          <w:rPr>
            <w:rFonts w:eastAsia="宋体"/>
          </w:rPr>
          <w:delText>/</w:delText>
        </w:r>
        <w:r w:rsidRPr="00F522EB" w:rsidDel="00810484">
          <w:rPr>
            <w:rFonts w:eastAsia="宋体" w:hAnsi="宋体"/>
          </w:rPr>
          <w:delText>数据等文件的传递由</w:delText>
        </w:r>
        <w:r w:rsidRPr="00F522EB" w:rsidDel="00810484">
          <w:rPr>
            <w:rFonts w:eastAsia="宋体" w:hAnsi="宋体" w:hint="eastAsia"/>
          </w:rPr>
          <w:delText>档案管理部门</w:delText>
        </w:r>
        <w:r w:rsidRPr="00F522EB" w:rsidDel="00810484">
          <w:rPr>
            <w:rFonts w:eastAsia="宋体" w:hAnsi="宋体"/>
          </w:rPr>
          <w:delText>统一管理。</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The delivering of the formally published tooling drawing/data should be managed by the archives office.</w:t>
      </w:r>
    </w:p>
    <w:p w:rsidR="009D25A8" w:rsidRPr="00F522EB" w:rsidDel="00810484" w:rsidRDefault="00583E87" w:rsidP="000F7CE8">
      <w:pPr>
        <w:pStyle w:val="a5"/>
        <w:spacing w:line="440" w:lineRule="exact"/>
        <w:rPr>
          <w:del w:id="432" w:author="China" w:date="2025-11-27T21:03:00Z"/>
          <w:rFonts w:eastAsia="宋体"/>
        </w:rPr>
      </w:pPr>
      <w:r w:rsidRPr="00F522EB">
        <w:rPr>
          <w:rFonts w:ascii="黑体" w:eastAsia="黑体" w:hAnsi="黑体"/>
        </w:rPr>
        <w:t>5.2.3.2</w:t>
      </w:r>
      <w:r w:rsidRPr="00F522EB">
        <w:rPr>
          <w:rFonts w:eastAsia="宋体"/>
        </w:rPr>
        <w:t xml:space="preserve">  </w:t>
      </w:r>
      <w:del w:id="433" w:author="China" w:date="2025-11-27T21:03:00Z">
        <w:r w:rsidR="002B409C" w:rsidRPr="00F522EB" w:rsidDel="00810484">
          <w:rPr>
            <w:rFonts w:eastAsia="宋体" w:hAnsi="宋体" w:hint="eastAsia"/>
          </w:rPr>
          <w:delText>档案管理部门</w:delText>
        </w:r>
        <w:r w:rsidRPr="00F522EB" w:rsidDel="00810484">
          <w:rPr>
            <w:rFonts w:eastAsia="宋体" w:hAnsi="宋体"/>
          </w:rPr>
          <w:delText>应保证正式发布的工装图样</w:delText>
        </w:r>
        <w:r w:rsidRPr="00F522EB" w:rsidDel="00810484">
          <w:rPr>
            <w:rFonts w:eastAsia="宋体"/>
          </w:rPr>
          <w:delText>/</w:delText>
        </w:r>
        <w:r w:rsidRPr="00F522EB" w:rsidDel="00810484">
          <w:rPr>
            <w:rFonts w:eastAsia="宋体" w:hAnsi="宋体"/>
          </w:rPr>
          <w:delText>数据等为现行有效版本。</w:delText>
        </w:r>
      </w:del>
    </w:p>
    <w:p w:rsidR="004A4111" w:rsidRPr="00F522EB" w:rsidRDefault="002B409C" w:rsidP="000F7CE8">
      <w:pPr>
        <w:pStyle w:val="a5"/>
        <w:spacing w:line="440" w:lineRule="exact"/>
        <w:rPr>
          <w:rFonts w:eastAsia="宋体"/>
          <w:sz w:val="24"/>
          <w:szCs w:val="24"/>
        </w:rPr>
      </w:pPr>
      <w:r w:rsidRPr="00F522EB">
        <w:rPr>
          <w:rFonts w:eastAsia="宋体" w:hint="eastAsia"/>
          <w:sz w:val="24"/>
          <w:szCs w:val="24"/>
        </w:rPr>
        <w:t>A</w:t>
      </w:r>
      <w:r w:rsidRPr="00F522EB">
        <w:rPr>
          <w:rFonts w:eastAsia="宋体"/>
          <w:sz w:val="24"/>
          <w:szCs w:val="24"/>
        </w:rPr>
        <w:t>rchives office</w:t>
      </w:r>
      <w:r w:rsidR="00583E87" w:rsidRPr="00F522EB">
        <w:rPr>
          <w:rFonts w:eastAsia="宋体"/>
          <w:sz w:val="24"/>
          <w:szCs w:val="24"/>
        </w:rPr>
        <w:t xml:space="preserve"> should ensure that the formally issued tooling drawing/data is the active and valid version.</w:t>
      </w:r>
    </w:p>
    <w:p w:rsidR="009D25A8" w:rsidRPr="00F522EB" w:rsidDel="00810484" w:rsidRDefault="00583E87" w:rsidP="000F7CE8">
      <w:pPr>
        <w:pStyle w:val="a5"/>
        <w:spacing w:line="440" w:lineRule="exact"/>
        <w:rPr>
          <w:del w:id="434" w:author="China" w:date="2025-11-27T21:04:00Z"/>
          <w:rFonts w:eastAsia="宋体"/>
        </w:rPr>
      </w:pPr>
      <w:r w:rsidRPr="00F522EB">
        <w:rPr>
          <w:rFonts w:ascii="黑体" w:eastAsia="黑体" w:hAnsi="黑体"/>
        </w:rPr>
        <w:t>5.2.3.3</w:t>
      </w:r>
      <w:r w:rsidRPr="00F522EB">
        <w:rPr>
          <w:rFonts w:eastAsia="宋体"/>
        </w:rPr>
        <w:t xml:space="preserve">  </w:t>
      </w:r>
      <w:del w:id="435" w:author="China" w:date="2025-11-27T21:04:00Z">
        <w:r w:rsidR="002B409C" w:rsidRPr="00F522EB" w:rsidDel="00810484">
          <w:rPr>
            <w:rFonts w:eastAsia="宋体" w:hAnsi="宋体" w:hint="eastAsia"/>
          </w:rPr>
          <w:delText>档案管理部门</w:delText>
        </w:r>
        <w:r w:rsidRPr="00F522EB" w:rsidDel="00810484">
          <w:rPr>
            <w:rFonts w:eastAsia="宋体" w:hAnsi="宋体"/>
          </w:rPr>
          <w:delText>应保存工装图样</w:delText>
        </w:r>
        <w:r w:rsidRPr="00F522EB" w:rsidDel="00810484">
          <w:rPr>
            <w:rFonts w:eastAsia="宋体"/>
          </w:rPr>
          <w:delText>/</w:delText>
        </w:r>
        <w:r w:rsidRPr="00F522EB" w:rsidDel="00810484">
          <w:rPr>
            <w:rFonts w:eastAsia="宋体" w:hAnsi="宋体"/>
          </w:rPr>
          <w:delText>数据的历次更改记录以保证工装设计的可追溯性。</w:delText>
        </w:r>
      </w:del>
    </w:p>
    <w:p w:rsidR="004A4111" w:rsidRPr="00F522EB" w:rsidRDefault="002B409C" w:rsidP="000F7CE8">
      <w:pPr>
        <w:pStyle w:val="a5"/>
        <w:spacing w:line="440" w:lineRule="exact"/>
        <w:rPr>
          <w:rFonts w:eastAsia="宋体"/>
          <w:sz w:val="24"/>
          <w:szCs w:val="24"/>
        </w:rPr>
      </w:pPr>
      <w:r w:rsidRPr="00F522EB">
        <w:rPr>
          <w:rFonts w:eastAsia="宋体" w:hint="eastAsia"/>
          <w:sz w:val="24"/>
          <w:szCs w:val="24"/>
        </w:rPr>
        <w:t>A</w:t>
      </w:r>
      <w:r w:rsidRPr="00F522EB">
        <w:rPr>
          <w:rFonts w:eastAsia="宋体"/>
          <w:sz w:val="24"/>
          <w:szCs w:val="24"/>
        </w:rPr>
        <w:t xml:space="preserve">rchives office </w:t>
      </w:r>
      <w:r w:rsidR="00583E87" w:rsidRPr="00F522EB">
        <w:rPr>
          <w:rFonts w:eastAsia="宋体"/>
          <w:sz w:val="24"/>
          <w:szCs w:val="24"/>
        </w:rPr>
        <w:t>should conserve all the previous change records of the tooling drawing/data to guarantee the traceability of the tooling design.</w:t>
      </w:r>
    </w:p>
    <w:p w:rsidR="009D25A8" w:rsidRPr="00F522EB" w:rsidDel="00810484" w:rsidRDefault="00583E87" w:rsidP="000F7CE8">
      <w:pPr>
        <w:pStyle w:val="a5"/>
        <w:spacing w:line="440" w:lineRule="exact"/>
        <w:rPr>
          <w:del w:id="436" w:author="China" w:date="2025-11-27T21:04:00Z"/>
          <w:rFonts w:eastAsia="宋体"/>
        </w:rPr>
      </w:pPr>
      <w:r w:rsidRPr="00F522EB">
        <w:rPr>
          <w:rFonts w:ascii="黑体" w:eastAsia="黑体" w:hAnsi="黑体"/>
        </w:rPr>
        <w:t>5.2.3.4</w:t>
      </w:r>
      <w:r w:rsidRPr="00F522EB">
        <w:rPr>
          <w:rFonts w:eastAsia="宋体"/>
        </w:rPr>
        <w:t xml:space="preserve">  </w:t>
      </w:r>
      <w:del w:id="437" w:author="China" w:date="2025-11-27T21:04:00Z">
        <w:r w:rsidRPr="00F522EB" w:rsidDel="00810484">
          <w:rPr>
            <w:rFonts w:eastAsia="宋体" w:hAnsi="宋体"/>
          </w:rPr>
          <w:delText>工艺装备室应保存工装设计技术条件等工装设计输入文件资料。</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Tooling office should conserve such tooling design inputs documents as tooling design request, etc.</w:t>
      </w:r>
    </w:p>
    <w:p w:rsidR="009D25A8" w:rsidRPr="00F522EB" w:rsidDel="00810484" w:rsidRDefault="00583E87" w:rsidP="000F7CE8">
      <w:pPr>
        <w:pStyle w:val="a5"/>
        <w:spacing w:line="440" w:lineRule="exact"/>
        <w:rPr>
          <w:del w:id="438" w:author="China" w:date="2025-11-27T21:04:00Z"/>
          <w:rFonts w:eastAsia="宋体"/>
        </w:rPr>
      </w:pPr>
      <w:r w:rsidRPr="00F522EB">
        <w:rPr>
          <w:rFonts w:ascii="黑体" w:eastAsia="黑体" w:hAnsi="黑体"/>
        </w:rPr>
        <w:t>5.2.3.5</w:t>
      </w:r>
      <w:r w:rsidRPr="00F522EB">
        <w:rPr>
          <w:rFonts w:eastAsia="黑体"/>
        </w:rPr>
        <w:t xml:space="preserve">  </w:t>
      </w:r>
      <w:del w:id="439" w:author="China" w:date="2025-11-27T21:04:00Z">
        <w:r w:rsidRPr="00F522EB" w:rsidDel="00810484">
          <w:rPr>
            <w:rFonts w:eastAsia="宋体" w:hAnsi="宋体"/>
          </w:rPr>
          <w:delText>工装设计文件的保存年限为工装产品全寿命。</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The conservation years of the tooling design documents should run through the whole lifetime of the tooling.</w:t>
      </w:r>
    </w:p>
    <w:p w:rsidR="009D25A8" w:rsidRPr="00F522EB" w:rsidDel="00810484" w:rsidRDefault="00583E87" w:rsidP="000F7CE8">
      <w:pPr>
        <w:pStyle w:val="a5"/>
        <w:spacing w:line="440" w:lineRule="exact"/>
        <w:rPr>
          <w:del w:id="440" w:author="China" w:date="2025-11-27T21:04:00Z"/>
          <w:szCs w:val="28"/>
        </w:rPr>
      </w:pPr>
      <w:r w:rsidRPr="00F522EB">
        <w:rPr>
          <w:rFonts w:ascii="黑体" w:eastAsia="黑体" w:hAnsi="黑体"/>
        </w:rPr>
        <w:t>5.2.3.</w:t>
      </w:r>
      <w:r w:rsidR="006E7511" w:rsidRPr="00F522EB">
        <w:rPr>
          <w:rFonts w:ascii="黑体" w:eastAsia="黑体" w:hAnsi="黑体" w:hint="eastAsia"/>
        </w:rPr>
        <w:t>6</w:t>
      </w:r>
      <w:r w:rsidRPr="00F522EB">
        <w:rPr>
          <w:rFonts w:eastAsia="黑体"/>
        </w:rPr>
        <w:t xml:space="preserve">  </w:t>
      </w:r>
      <w:del w:id="441" w:author="China" w:date="2025-11-27T21:04:00Z">
        <w:r w:rsidRPr="00F522EB" w:rsidDel="00810484">
          <w:rPr>
            <w:rFonts w:eastAsia="宋体" w:hAnsi="宋体"/>
          </w:rPr>
          <w:delText>当中国商飞需要查阅工装图样时，</w:delText>
        </w:r>
        <w:r w:rsidRPr="00F522EB" w:rsidDel="00810484">
          <w:rPr>
            <w:rFonts w:eastAsia="宋体" w:hAnsi="宋体" w:hint="eastAsia"/>
          </w:rPr>
          <w:delText>档案管理部门</w:delText>
        </w:r>
        <w:r w:rsidRPr="00F522EB" w:rsidDel="00810484">
          <w:rPr>
            <w:rFonts w:eastAsia="宋体" w:hAnsi="宋体"/>
          </w:rPr>
          <w:delText>应</w:delText>
        </w:r>
        <w:r w:rsidRPr="00F522EB" w:rsidDel="00810484">
          <w:rPr>
            <w:rFonts w:eastAsia="宋体" w:hint="eastAsia"/>
            <w:kern w:val="0"/>
            <w:szCs w:val="28"/>
          </w:rPr>
          <w:delText>给予</w:delText>
        </w:r>
        <w:r w:rsidRPr="00F522EB" w:rsidDel="00810484">
          <w:rPr>
            <w:rFonts w:eastAsia="宋体" w:hAnsi="宋体"/>
          </w:rPr>
          <w:delText>提供</w:delText>
        </w:r>
        <w:r w:rsidRPr="00F522EB" w:rsidDel="00810484">
          <w:rPr>
            <w:rFonts w:hAnsi="宋体"/>
            <w:szCs w:val="28"/>
          </w:rPr>
          <w:delText>。</w:delText>
        </w:r>
      </w:del>
    </w:p>
    <w:p w:rsidR="004A4111" w:rsidRPr="00F522EB" w:rsidRDefault="00583E87" w:rsidP="000F7CE8">
      <w:pPr>
        <w:pStyle w:val="a5"/>
        <w:spacing w:line="440" w:lineRule="exact"/>
        <w:rPr>
          <w:rFonts w:eastAsia="宋体"/>
          <w:sz w:val="24"/>
          <w:szCs w:val="24"/>
        </w:rPr>
      </w:pPr>
      <w:r w:rsidRPr="00F522EB">
        <w:rPr>
          <w:rFonts w:eastAsia="宋体"/>
          <w:sz w:val="24"/>
          <w:szCs w:val="24"/>
        </w:rPr>
        <w:t>Archives office should provide the tooling drawing when COMAC needs to refer to it.</w:t>
      </w:r>
    </w:p>
    <w:p w:rsidR="00F950E3" w:rsidRPr="00F522EB" w:rsidDel="00810484" w:rsidRDefault="00F950E3" w:rsidP="000F7CE8">
      <w:pPr>
        <w:pStyle w:val="a5"/>
        <w:spacing w:line="440" w:lineRule="exact"/>
        <w:rPr>
          <w:del w:id="442" w:author="China" w:date="2025-11-27T21:04:00Z"/>
          <w:rFonts w:eastAsia="宋体" w:hAnsi="宋体"/>
          <w:szCs w:val="28"/>
        </w:rPr>
      </w:pPr>
      <w:r w:rsidRPr="00F522EB">
        <w:rPr>
          <w:rFonts w:ascii="黑体" w:eastAsia="黑体" w:hAnsi="黑体"/>
        </w:rPr>
        <w:t>5.2.3.7</w:t>
      </w:r>
      <w:r w:rsidRPr="00F522EB">
        <w:rPr>
          <w:rFonts w:eastAsia="黑体"/>
          <w:szCs w:val="28"/>
        </w:rPr>
        <w:t xml:space="preserve">  </w:t>
      </w:r>
      <w:del w:id="443" w:author="China" w:date="2025-11-27T21:04:00Z">
        <w:r w:rsidRPr="00F522EB" w:rsidDel="00810484">
          <w:rPr>
            <w:rFonts w:eastAsia="宋体" w:hAnsi="宋体" w:hint="eastAsia"/>
            <w:szCs w:val="28"/>
          </w:rPr>
          <w:delText>工装设计准则（要求或规范）文件清单及文件报中国商飞审核，工装设计准则（要求或规范）变更时也应报中国商飞审核。</w:delText>
        </w:r>
      </w:del>
    </w:p>
    <w:p w:rsidR="00F950E3" w:rsidRPr="00F522EB" w:rsidRDefault="00F950E3" w:rsidP="00F950E3">
      <w:pPr>
        <w:pStyle w:val="a5"/>
        <w:spacing w:line="440" w:lineRule="exact"/>
        <w:rPr>
          <w:rFonts w:eastAsia="宋体"/>
          <w:sz w:val="24"/>
          <w:szCs w:val="24"/>
        </w:rPr>
      </w:pPr>
      <w:r w:rsidRPr="00F522EB">
        <w:rPr>
          <w:rFonts w:eastAsia="宋体" w:hint="eastAsia"/>
          <w:sz w:val="24"/>
          <w:szCs w:val="24"/>
        </w:rPr>
        <w:t>P</w:t>
      </w:r>
      <w:r w:rsidRPr="00F522EB">
        <w:rPr>
          <w:rFonts w:eastAsia="宋体"/>
          <w:sz w:val="24"/>
          <w:szCs w:val="24"/>
        </w:rPr>
        <w:t>rovide a list of tooling design criteria (requirements or specifications) documents</w:t>
      </w:r>
      <w:r w:rsidRPr="00F522EB">
        <w:rPr>
          <w:rFonts w:eastAsia="宋体" w:hint="eastAsia"/>
          <w:sz w:val="24"/>
          <w:szCs w:val="24"/>
        </w:rPr>
        <w:t xml:space="preserve"> </w:t>
      </w:r>
      <w:r w:rsidRPr="00F522EB">
        <w:rPr>
          <w:rFonts w:eastAsia="宋体"/>
          <w:sz w:val="24"/>
          <w:szCs w:val="24"/>
        </w:rPr>
        <w:t>and submit them to COMAC for approval. When changes are made to tooling design</w:t>
      </w:r>
      <w:r w:rsidRPr="00F522EB">
        <w:rPr>
          <w:rFonts w:eastAsia="宋体" w:hint="eastAsia"/>
          <w:sz w:val="24"/>
          <w:szCs w:val="24"/>
        </w:rPr>
        <w:t xml:space="preserve"> </w:t>
      </w:r>
      <w:r w:rsidRPr="00F522EB">
        <w:rPr>
          <w:rFonts w:eastAsia="宋体"/>
          <w:sz w:val="24"/>
          <w:szCs w:val="24"/>
        </w:rPr>
        <w:t>criteria (requirements or specifications), they should also be submitted to COMAC for review.</w:t>
      </w:r>
    </w:p>
    <w:p w:rsidR="001F34C0" w:rsidRPr="00F522EB" w:rsidRDefault="001F34C0" w:rsidP="000F7CE8">
      <w:pPr>
        <w:pStyle w:val="1"/>
        <w:keepNext w:val="0"/>
        <w:spacing w:line="440" w:lineRule="exact"/>
        <w:rPr>
          <w:rFonts w:eastAsia="黑体"/>
          <w:color w:val="auto"/>
          <w:sz w:val="28"/>
        </w:rPr>
      </w:pPr>
    </w:p>
    <w:p w:rsidR="009D25A8" w:rsidRPr="00F522EB" w:rsidDel="00810484" w:rsidRDefault="00583E87" w:rsidP="008415BD">
      <w:pPr>
        <w:pStyle w:val="1"/>
        <w:keepNext w:val="0"/>
        <w:spacing w:line="440" w:lineRule="exact"/>
        <w:rPr>
          <w:del w:id="444" w:author="China" w:date="2025-11-27T21:04:00Z"/>
          <w:bCs/>
          <w:color w:val="auto"/>
          <w:sz w:val="28"/>
        </w:rPr>
      </w:pPr>
      <w:proofErr w:type="gramStart"/>
      <w:r w:rsidRPr="00F522EB">
        <w:rPr>
          <w:rFonts w:ascii="黑体" w:eastAsia="黑体" w:hAnsi="黑体"/>
          <w:color w:val="auto"/>
          <w:sz w:val="28"/>
        </w:rPr>
        <w:t>6</w:t>
      </w:r>
      <w:r w:rsidR="001241AB" w:rsidRPr="00F522EB">
        <w:rPr>
          <w:rFonts w:eastAsia="黑体"/>
          <w:color w:val="auto"/>
          <w:sz w:val="28"/>
        </w:rPr>
        <w:t xml:space="preserve">  </w:t>
      </w:r>
      <w:proofErr w:type="gramEnd"/>
      <w:del w:id="445" w:author="China" w:date="2025-11-27T21:04:00Z">
        <w:r w:rsidR="004A0E3E" w:rsidRPr="00F522EB" w:rsidDel="00810484">
          <w:rPr>
            <w:rFonts w:eastAsia="黑体" w:hint="eastAsia"/>
            <w:color w:val="auto"/>
            <w:sz w:val="28"/>
          </w:rPr>
          <w:delText>标准图例</w:delText>
        </w:r>
        <w:r w:rsidRPr="00F522EB" w:rsidDel="00810484">
          <w:rPr>
            <w:rFonts w:ascii="黑体" w:eastAsia="黑体" w:hAnsi="宋体" w:hint="eastAsia"/>
            <w:color w:val="auto"/>
            <w:sz w:val="28"/>
          </w:rPr>
          <w:delText>说明</w:delText>
        </w:r>
      </w:del>
      <w:r w:rsidRPr="00F522EB">
        <w:rPr>
          <w:b/>
          <w:color w:val="auto"/>
          <w:sz w:val="24"/>
        </w:rPr>
        <w:t>Standard Legend Description</w:t>
      </w:r>
    </w:p>
    <w:p w:rsidR="009D25A8" w:rsidRPr="00F522EB" w:rsidRDefault="001241AB" w:rsidP="00810484">
      <w:pPr>
        <w:pStyle w:val="1"/>
        <w:keepNext w:val="0"/>
        <w:spacing w:line="440" w:lineRule="exact"/>
        <w:rPr>
          <w:rFonts w:hint="eastAsia"/>
        </w:rPr>
        <w:pPrChange w:id="446" w:author="China" w:date="2025-11-27T21:04:00Z">
          <w:pPr>
            <w:spacing w:line="440" w:lineRule="exact"/>
            <w:ind w:firstLineChars="200" w:firstLine="420"/>
            <w:jc w:val="left"/>
          </w:pPr>
        </w:pPrChange>
      </w:pPr>
      <w:del w:id="447" w:author="China" w:date="2025-11-27T21:04:00Z">
        <w:r w:rsidRPr="00F522EB" w:rsidDel="00810484">
          <w:delText>无</w:delText>
        </w:r>
      </w:del>
    </w:p>
    <w:p w:rsidR="00A65A56" w:rsidRPr="00F522EB" w:rsidRDefault="00583E87" w:rsidP="00006020">
      <w:pPr>
        <w:spacing w:line="440" w:lineRule="exact"/>
        <w:ind w:firstLineChars="200" w:firstLine="480"/>
        <w:jc w:val="left"/>
        <w:rPr>
          <w:rFonts w:ascii="Times New Roman" w:hAnsi="Times New Roman"/>
          <w:bCs/>
          <w:sz w:val="24"/>
          <w:szCs w:val="24"/>
        </w:rPr>
      </w:pPr>
      <w:r w:rsidRPr="00F522EB">
        <w:rPr>
          <w:rFonts w:ascii="Times New Roman" w:hAnsi="Times New Roman"/>
          <w:bCs/>
          <w:sz w:val="24"/>
          <w:szCs w:val="24"/>
        </w:rPr>
        <w:t>None</w:t>
      </w:r>
    </w:p>
    <w:p w:rsidR="001F34C0" w:rsidRPr="00F522EB" w:rsidRDefault="001F34C0" w:rsidP="001F34C0">
      <w:pPr>
        <w:spacing w:line="440" w:lineRule="exact"/>
        <w:jc w:val="left"/>
        <w:rPr>
          <w:rFonts w:ascii="Times New Roman" w:hAnsi="Times New Roman"/>
          <w:bCs/>
          <w:sz w:val="28"/>
        </w:rPr>
      </w:pPr>
    </w:p>
    <w:p w:rsidR="009D25A8" w:rsidRPr="00F522EB" w:rsidRDefault="00583E87" w:rsidP="000F7CE8">
      <w:pPr>
        <w:spacing w:line="440" w:lineRule="exact"/>
        <w:rPr>
          <w:rFonts w:ascii="Times New Roman" w:hAnsi="Times New Roman"/>
          <w:sz w:val="24"/>
          <w:szCs w:val="24"/>
        </w:rPr>
      </w:pPr>
      <w:proofErr w:type="gramStart"/>
      <w:r w:rsidRPr="00F522EB">
        <w:rPr>
          <w:rFonts w:ascii="黑体" w:eastAsia="黑体" w:hAnsi="黑体"/>
          <w:sz w:val="28"/>
          <w:szCs w:val="20"/>
        </w:rPr>
        <w:t>7</w:t>
      </w:r>
      <w:r w:rsidR="001241AB" w:rsidRPr="00F522EB">
        <w:rPr>
          <w:rFonts w:ascii="Times New Roman" w:eastAsia="黑体" w:hAnsi="Times New Roman"/>
          <w:sz w:val="28"/>
        </w:rPr>
        <w:t xml:space="preserve">  </w:t>
      </w:r>
      <w:proofErr w:type="gramEnd"/>
      <w:del w:id="448" w:author="China" w:date="2025-11-27T21:04:00Z">
        <w:r w:rsidR="001241AB" w:rsidRPr="00F522EB" w:rsidDel="00810484">
          <w:rPr>
            <w:rFonts w:ascii="Times New Roman" w:eastAsia="黑体" w:hAnsi="Times New Roman" w:hint="eastAsia"/>
            <w:sz w:val="28"/>
          </w:rPr>
          <w:delText>记录控制</w:delText>
        </w:r>
      </w:del>
      <w:r w:rsidRPr="00F522EB">
        <w:rPr>
          <w:rFonts w:ascii="Times New Roman" w:eastAsia="黑体" w:hAnsi="Times New Roman"/>
          <w:b/>
          <w:sz w:val="24"/>
          <w:szCs w:val="24"/>
        </w:rPr>
        <w:t>Record control</w:t>
      </w:r>
    </w:p>
    <w:p w:rsidR="009D25A8" w:rsidRPr="00F522EB" w:rsidRDefault="009D25A8" w:rsidP="000F7CE8">
      <w:pPr>
        <w:adjustRightInd w:val="0"/>
        <w:spacing w:line="440" w:lineRule="exact"/>
        <w:textAlignment w:val="baseline"/>
        <w:rPr>
          <w:rFonts w:ascii="Times New Roman" w:eastAsia="黑体" w:hAnsi="Times New Roman"/>
          <w:sz w:val="28"/>
        </w:rPr>
      </w:pPr>
    </w:p>
    <w:p w:rsidR="008415BD" w:rsidRPr="00F522EB" w:rsidDel="00810484" w:rsidRDefault="00583E87" w:rsidP="008415BD">
      <w:pPr>
        <w:spacing w:line="440" w:lineRule="exact"/>
        <w:jc w:val="left"/>
        <w:rPr>
          <w:del w:id="449" w:author="China" w:date="2025-11-27T21:04:00Z"/>
          <w:rFonts w:ascii="宋体"/>
          <w:sz w:val="28"/>
        </w:rPr>
      </w:pPr>
      <w:r w:rsidRPr="00F522EB">
        <w:rPr>
          <w:rFonts w:ascii="黑体" w:eastAsia="黑体" w:hAnsi="黑体"/>
          <w:sz w:val="28"/>
          <w:szCs w:val="20"/>
        </w:rPr>
        <w:t>7.1</w:t>
      </w:r>
      <w:r w:rsidR="001241AB" w:rsidRPr="00F522EB">
        <w:rPr>
          <w:rFonts w:ascii="黑体" w:eastAsia="黑体" w:hAnsi="宋体"/>
          <w:sz w:val="28"/>
        </w:rPr>
        <w:t xml:space="preserve">  </w:t>
      </w:r>
      <w:del w:id="450" w:author="China" w:date="2025-11-27T21:04:00Z">
        <w:r w:rsidR="001241AB" w:rsidRPr="00F522EB" w:rsidDel="00810484">
          <w:rPr>
            <w:rFonts w:ascii="宋体" w:hint="eastAsia"/>
            <w:sz w:val="28"/>
          </w:rPr>
          <w:delText>相关记录的填写和维护按</w:delText>
        </w:r>
        <w:r w:rsidR="001241AB" w:rsidRPr="00F522EB" w:rsidDel="00810484">
          <w:rPr>
            <w:rFonts w:hint="eastAsia"/>
            <w:sz w:val="28"/>
          </w:rPr>
          <w:delText>程序文件</w:delText>
        </w:r>
        <w:r w:rsidRPr="00F522EB" w:rsidDel="00810484">
          <w:rPr>
            <w:rFonts w:ascii="Times New Roman" w:hAnsi="Times New Roman"/>
            <w:sz w:val="28"/>
          </w:rPr>
          <w:delText>GLC231008</w:delText>
        </w:r>
        <w:r w:rsidR="001241AB" w:rsidRPr="00F522EB" w:rsidDel="00810484">
          <w:rPr>
            <w:rFonts w:hint="eastAsia"/>
            <w:sz w:val="28"/>
          </w:rPr>
          <w:delText>要求执行</w:delText>
        </w:r>
        <w:r w:rsidR="001241AB" w:rsidRPr="00F522EB" w:rsidDel="00810484">
          <w:rPr>
            <w:rFonts w:ascii="宋体" w:hint="eastAsia"/>
            <w:sz w:val="28"/>
          </w:rPr>
          <w:delText>。</w:delText>
        </w:r>
      </w:del>
    </w:p>
    <w:p w:rsidR="008415BD" w:rsidRPr="00F522EB" w:rsidRDefault="00583E87" w:rsidP="00810484">
      <w:pPr>
        <w:spacing w:line="440" w:lineRule="exact"/>
        <w:jc w:val="left"/>
        <w:rPr>
          <w:sz w:val="24"/>
          <w:szCs w:val="24"/>
        </w:rPr>
        <w:pPrChange w:id="451" w:author="China" w:date="2025-11-27T21:04:00Z">
          <w:pPr>
            <w:spacing w:line="440" w:lineRule="exact"/>
          </w:pPr>
        </w:pPrChange>
      </w:pPr>
      <w:r w:rsidRPr="00F522EB">
        <w:rPr>
          <w:rFonts w:ascii="Times New Roman" w:hAnsi="Times New Roman"/>
          <w:sz w:val="24"/>
          <w:szCs w:val="24"/>
        </w:rPr>
        <w:t>The filling and maintenance of relevant records shall comply with the requirements of procedure document GLC231008</w:t>
      </w:r>
      <w:r w:rsidR="001241AB" w:rsidRPr="00F522EB">
        <w:rPr>
          <w:sz w:val="24"/>
          <w:szCs w:val="24"/>
        </w:rPr>
        <w:t>.</w:t>
      </w:r>
    </w:p>
    <w:p w:rsidR="009D25A8" w:rsidRPr="00F522EB" w:rsidRDefault="009D25A8" w:rsidP="000F7CE8">
      <w:pPr>
        <w:pStyle w:val="a5"/>
        <w:spacing w:line="440" w:lineRule="exact"/>
        <w:rPr>
          <w:rFonts w:eastAsia="宋体"/>
          <w:sz w:val="24"/>
          <w:szCs w:val="24"/>
        </w:rPr>
      </w:pPr>
    </w:p>
    <w:p w:rsidR="009D25A8" w:rsidRPr="00F522EB" w:rsidRDefault="009D25A8" w:rsidP="009D25A8">
      <w:pPr>
        <w:spacing w:line="440" w:lineRule="exact"/>
        <w:rPr>
          <w:rFonts w:ascii="Times New Roman" w:hAnsi="Times New Roman"/>
          <w:sz w:val="28"/>
        </w:rPr>
      </w:pPr>
    </w:p>
    <w:p w:rsidR="009D25A8" w:rsidRPr="00F522EB" w:rsidRDefault="009D25A8" w:rsidP="009D25A8">
      <w:pPr>
        <w:spacing w:line="440" w:lineRule="exact"/>
        <w:rPr>
          <w:rFonts w:ascii="Times New Roman" w:hAnsi="Times New Roman"/>
          <w:sz w:val="28"/>
        </w:rPr>
        <w:sectPr w:rsidR="009D25A8" w:rsidRPr="00F522EB">
          <w:headerReference w:type="default" r:id="rId6"/>
          <w:footerReference w:type="default" r:id="rId7"/>
          <w:pgSz w:w="11906" w:h="16838"/>
          <w:pgMar w:top="567" w:right="851" w:bottom="1134" w:left="1418" w:header="567" w:footer="567" w:gutter="0"/>
          <w:pgNumType w:start="1"/>
          <w:cols w:space="425"/>
          <w:docGrid w:type="lines" w:linePitch="312"/>
        </w:sectPr>
      </w:pPr>
    </w:p>
    <w:p w:rsidR="005C50E5" w:rsidRPr="00F522EB" w:rsidRDefault="001241AB" w:rsidP="009D25A8">
      <w:pPr>
        <w:autoSpaceDE w:val="0"/>
        <w:autoSpaceDN w:val="0"/>
        <w:spacing w:line="440" w:lineRule="exact"/>
        <w:jc w:val="center"/>
        <w:rPr>
          <w:rFonts w:ascii="Times New Roman" w:eastAsia="黑体" w:hAnsi="Times New Roman"/>
          <w:sz w:val="28"/>
          <w:szCs w:val="28"/>
        </w:rPr>
      </w:pPr>
      <w:r w:rsidRPr="00F522EB">
        <w:rPr>
          <w:rFonts w:ascii="Times New Roman" w:eastAsia="黑体" w:hAnsi="Times New Roman" w:hint="eastAsia"/>
          <w:sz w:val="28"/>
          <w:szCs w:val="28"/>
        </w:rPr>
        <w:lastRenderedPageBreak/>
        <w:t>附录</w:t>
      </w:r>
      <w:r w:rsidRPr="00F522EB">
        <w:rPr>
          <w:rFonts w:ascii="Times New Roman" w:eastAsia="黑体" w:hAnsi="Times New Roman"/>
          <w:sz w:val="28"/>
          <w:szCs w:val="28"/>
        </w:rPr>
        <w:t xml:space="preserve"> </w:t>
      </w:r>
      <w:proofErr w:type="spellStart"/>
      <w:r w:rsidRPr="00F522EB">
        <w:rPr>
          <w:rFonts w:ascii="Times New Roman" w:eastAsia="黑体" w:hAnsi="Times New Roman"/>
          <w:sz w:val="28"/>
          <w:szCs w:val="28"/>
        </w:rPr>
        <w:t>A</w:t>
      </w:r>
      <w:proofErr w:type="spellEnd"/>
      <w:r w:rsidRPr="00F522EB">
        <w:rPr>
          <w:rFonts w:ascii="Times New Roman" w:eastAsia="黑体" w:hAnsi="Times New Roman"/>
          <w:sz w:val="28"/>
          <w:szCs w:val="28"/>
        </w:rPr>
        <w:t xml:space="preserve">  </w:t>
      </w:r>
      <w:r w:rsidR="00583E87" w:rsidRPr="00F522EB">
        <w:rPr>
          <w:rFonts w:ascii="Times New Roman" w:eastAsia="黑体" w:hAnsi="Times New Roman"/>
          <w:b/>
          <w:sz w:val="24"/>
          <w:szCs w:val="24"/>
        </w:rPr>
        <w:t>Appendix A</w:t>
      </w:r>
    </w:p>
    <w:p w:rsidR="009D25A8" w:rsidRPr="00F522EB" w:rsidRDefault="001241AB" w:rsidP="009D25A8">
      <w:pPr>
        <w:autoSpaceDE w:val="0"/>
        <w:autoSpaceDN w:val="0"/>
        <w:spacing w:line="440" w:lineRule="exact"/>
        <w:jc w:val="center"/>
        <w:rPr>
          <w:rFonts w:ascii="Times New Roman" w:eastAsia="黑体" w:hAnsi="Times New Roman"/>
          <w:sz w:val="28"/>
          <w:szCs w:val="28"/>
        </w:rPr>
      </w:pPr>
      <w:r w:rsidRPr="00F522EB">
        <w:rPr>
          <w:rFonts w:ascii="Times New Roman" w:eastAsia="黑体" w:hAnsi="Times New Roman" w:hint="eastAsia"/>
          <w:sz w:val="28"/>
          <w:szCs w:val="28"/>
        </w:rPr>
        <w:t>（资料性附录）</w:t>
      </w:r>
      <w:r w:rsidR="00583E87" w:rsidRPr="00F522EB">
        <w:rPr>
          <w:rFonts w:ascii="Times New Roman" w:eastAsia="黑体" w:hAnsi="Times New Roman"/>
          <w:b/>
          <w:sz w:val="24"/>
          <w:szCs w:val="24"/>
        </w:rPr>
        <w:t>Informative Appendix</w:t>
      </w:r>
    </w:p>
    <w:p w:rsidR="009D25A8" w:rsidRPr="00F522EB" w:rsidRDefault="001241AB" w:rsidP="009D25A8">
      <w:pPr>
        <w:autoSpaceDE w:val="0"/>
        <w:autoSpaceDN w:val="0"/>
        <w:spacing w:line="440" w:lineRule="exact"/>
        <w:jc w:val="center"/>
        <w:rPr>
          <w:rFonts w:ascii="Times New Roman" w:hAnsi="Times New Roman"/>
          <w:sz w:val="28"/>
          <w:szCs w:val="28"/>
        </w:rPr>
      </w:pPr>
      <w:r w:rsidRPr="00F522EB">
        <w:rPr>
          <w:rFonts w:ascii="Times New Roman" w:hAnsi="Times New Roman" w:hint="eastAsia"/>
          <w:sz w:val="28"/>
          <w:szCs w:val="28"/>
        </w:rPr>
        <w:t>工装评审</w:t>
      </w:r>
      <w:r w:rsidRPr="00F522EB">
        <w:rPr>
          <w:rFonts w:ascii="Times New Roman" w:hAnsi="Times New Roman"/>
          <w:sz w:val="28"/>
          <w:szCs w:val="28"/>
        </w:rPr>
        <w:t>/</w:t>
      </w:r>
      <w:r w:rsidRPr="00F522EB">
        <w:rPr>
          <w:rFonts w:ascii="Times New Roman" w:hAnsi="Times New Roman" w:hint="eastAsia"/>
          <w:sz w:val="28"/>
          <w:szCs w:val="28"/>
        </w:rPr>
        <w:t>审批申请报告</w:t>
      </w:r>
    </w:p>
    <w:p w:rsidR="009D25A8" w:rsidRPr="00F522EB" w:rsidRDefault="001241AB" w:rsidP="009D25A8">
      <w:pPr>
        <w:autoSpaceDE w:val="0"/>
        <w:autoSpaceDN w:val="0"/>
        <w:spacing w:line="440" w:lineRule="exact"/>
        <w:jc w:val="center"/>
        <w:rPr>
          <w:rFonts w:ascii="Times New Roman" w:hAnsi="Times New Roman"/>
          <w:sz w:val="28"/>
          <w:szCs w:val="28"/>
        </w:rPr>
      </w:pPr>
      <w:r w:rsidRPr="00F522EB">
        <w:rPr>
          <w:rFonts w:ascii="Times New Roman" w:hAnsi="Times New Roman"/>
          <w:sz w:val="28"/>
          <w:szCs w:val="28"/>
        </w:rPr>
        <w:t>Tooling Review/Endorse Application Report</w:t>
      </w:r>
    </w:p>
    <w:p w:rsidR="009D25A8" w:rsidRPr="00F522EB" w:rsidRDefault="001241AB" w:rsidP="009D25A8">
      <w:pPr>
        <w:autoSpaceDE w:val="0"/>
        <w:autoSpaceDN w:val="0"/>
        <w:spacing w:line="440" w:lineRule="exact"/>
        <w:ind w:firstLineChars="500" w:firstLine="1200"/>
        <w:rPr>
          <w:rFonts w:ascii="Times New Roman" w:hAnsi="Times New Roman"/>
          <w:sz w:val="24"/>
          <w:szCs w:val="24"/>
        </w:rPr>
      </w:pPr>
      <w:r w:rsidRPr="00F522EB">
        <w:rPr>
          <w:rFonts w:ascii="Times New Roman" w:hAnsi="Times New Roman" w:hint="eastAsia"/>
          <w:sz w:val="24"/>
          <w:szCs w:val="24"/>
        </w:rPr>
        <w:t>供应商名称：</w:t>
      </w:r>
      <w:r w:rsidRPr="00F522EB">
        <w:rPr>
          <w:rFonts w:ascii="Times New Roman" w:hAnsi="Times New Roman"/>
          <w:sz w:val="24"/>
          <w:szCs w:val="24"/>
        </w:rPr>
        <w:t xml:space="preserve">                                                           </w:t>
      </w:r>
      <w:r w:rsidRPr="00F522EB">
        <w:rPr>
          <w:rFonts w:ascii="Times New Roman" w:hAnsi="Times New Roman" w:hint="eastAsia"/>
          <w:sz w:val="24"/>
          <w:szCs w:val="24"/>
        </w:rPr>
        <w:t>共</w:t>
      </w:r>
      <w:r w:rsidRPr="00F522EB">
        <w:rPr>
          <w:rFonts w:ascii="Times New Roman" w:hAnsi="Times New Roman"/>
          <w:sz w:val="24"/>
          <w:szCs w:val="24"/>
        </w:rPr>
        <w:t xml:space="preserve"> </w:t>
      </w:r>
      <w:r w:rsidRPr="00F522EB">
        <w:rPr>
          <w:rFonts w:ascii="Times New Roman" w:hAnsi="Times New Roman" w:hint="eastAsia"/>
          <w:sz w:val="24"/>
          <w:szCs w:val="24"/>
        </w:rPr>
        <w:t>页</w:t>
      </w:r>
      <w:r w:rsidRPr="00F522EB">
        <w:rPr>
          <w:rFonts w:ascii="Times New Roman" w:hAnsi="Times New Roman"/>
          <w:sz w:val="24"/>
          <w:szCs w:val="24"/>
        </w:rPr>
        <w:t xml:space="preserve"> </w:t>
      </w:r>
      <w:r w:rsidRPr="00F522EB">
        <w:rPr>
          <w:rFonts w:ascii="Times New Roman" w:hAnsi="Times New Roman" w:hint="eastAsia"/>
          <w:sz w:val="24"/>
          <w:szCs w:val="24"/>
        </w:rPr>
        <w:t>第</w:t>
      </w:r>
      <w:r w:rsidRPr="00F522EB">
        <w:rPr>
          <w:rFonts w:ascii="Times New Roman" w:hAnsi="Times New Roman"/>
          <w:sz w:val="24"/>
          <w:szCs w:val="24"/>
        </w:rPr>
        <w:t xml:space="preserve"> </w:t>
      </w:r>
      <w:r w:rsidRPr="00F522EB">
        <w:rPr>
          <w:rFonts w:ascii="Times New Roman" w:hAnsi="Times New Roman" w:hint="eastAsia"/>
          <w:sz w:val="24"/>
          <w:szCs w:val="24"/>
        </w:rPr>
        <w:t>页</w:t>
      </w:r>
    </w:p>
    <w:p w:rsidR="009D25A8" w:rsidRPr="00F522EB" w:rsidRDefault="001241AB" w:rsidP="009D25A8">
      <w:pPr>
        <w:autoSpaceDE w:val="0"/>
        <w:autoSpaceDN w:val="0"/>
        <w:spacing w:line="440" w:lineRule="exact"/>
        <w:ind w:firstLineChars="500" w:firstLine="1200"/>
        <w:rPr>
          <w:rFonts w:ascii="Times New Roman" w:hAnsi="Times New Roman"/>
          <w:sz w:val="24"/>
          <w:szCs w:val="24"/>
        </w:rPr>
      </w:pPr>
      <w:r w:rsidRPr="00F522EB">
        <w:rPr>
          <w:rFonts w:ascii="Times New Roman" w:hAnsi="Times New Roman"/>
          <w:sz w:val="24"/>
          <w:szCs w:val="24"/>
        </w:rPr>
        <w:t xml:space="preserve">Name of the Supplier:                                                 </w:t>
      </w:r>
      <w:proofErr w:type="gramStart"/>
      <w:r w:rsidRPr="00F522EB">
        <w:rPr>
          <w:rFonts w:ascii="Times New Roman" w:hAnsi="Times New Roman"/>
          <w:sz w:val="24"/>
          <w:szCs w:val="24"/>
        </w:rPr>
        <w:t>Page  of</w:t>
      </w:r>
      <w:proofErr w:type="gramEnd"/>
    </w:p>
    <w:p w:rsidR="009D25A8" w:rsidRPr="00F522EB" w:rsidRDefault="009D25A8" w:rsidP="009D25A8">
      <w:pPr>
        <w:autoSpaceDE w:val="0"/>
        <w:autoSpaceDN w:val="0"/>
        <w:spacing w:line="440" w:lineRule="exact"/>
        <w:ind w:firstLineChars="200" w:firstLine="480"/>
        <w:rPr>
          <w:rFonts w:ascii="Times New Roman" w:hAnsi="Times New Roman"/>
          <w:sz w:val="24"/>
          <w:szCs w:val="24"/>
        </w:rPr>
      </w:pPr>
    </w:p>
    <w:p w:rsidR="009D25A8" w:rsidRPr="00F522EB" w:rsidRDefault="001241AB" w:rsidP="009D25A8">
      <w:pPr>
        <w:autoSpaceDE w:val="0"/>
        <w:autoSpaceDN w:val="0"/>
        <w:spacing w:line="440" w:lineRule="exact"/>
        <w:ind w:firstLineChars="550" w:firstLine="1320"/>
        <w:rPr>
          <w:rFonts w:ascii="Times New Roman" w:hAnsi="Times New Roman"/>
          <w:sz w:val="24"/>
          <w:szCs w:val="24"/>
        </w:rPr>
      </w:pPr>
      <w:r w:rsidRPr="00F522EB">
        <w:rPr>
          <w:rFonts w:ascii="Times New Roman" w:hAnsi="Times New Roman" w:hint="eastAsia"/>
          <w:sz w:val="24"/>
          <w:szCs w:val="24"/>
        </w:rPr>
        <w:t>申请评审类别：</w:t>
      </w:r>
      <w:r w:rsidRPr="00F522EB">
        <w:rPr>
          <w:rFonts w:ascii="Times New Roman" w:hAnsi="Times New Roman"/>
          <w:sz w:val="24"/>
          <w:szCs w:val="24"/>
        </w:rPr>
        <w:t xml:space="preserve">    </w:t>
      </w:r>
      <w:r w:rsidRPr="00F522EB">
        <w:rPr>
          <w:rFonts w:ascii="Times New Roman" w:hAnsi="Times New Roman" w:hint="eastAsia"/>
          <w:sz w:val="24"/>
          <w:szCs w:val="24"/>
        </w:rPr>
        <w:t>方案评审</w:t>
      </w:r>
      <w:r w:rsidRPr="00F522EB">
        <w:rPr>
          <w:rFonts w:ascii="Times New Roman" w:hAnsi="Times New Roman"/>
          <w:sz w:val="24"/>
          <w:szCs w:val="24"/>
        </w:rPr>
        <w:t xml:space="preserve">                      </w:t>
      </w:r>
      <w:r w:rsidRPr="00F522EB">
        <w:rPr>
          <w:rFonts w:ascii="Times New Roman" w:hAnsi="Times New Roman" w:hint="eastAsia"/>
          <w:sz w:val="24"/>
          <w:szCs w:val="24"/>
        </w:rPr>
        <w:t>审批</w:t>
      </w:r>
      <w:r w:rsidRPr="00F522EB">
        <w:rPr>
          <w:rFonts w:ascii="Times New Roman" w:hAnsi="Times New Roman"/>
          <w:sz w:val="24"/>
          <w:szCs w:val="24"/>
        </w:rPr>
        <w:t xml:space="preserve">                </w:t>
      </w:r>
      <w:r w:rsidRPr="00F522EB">
        <w:rPr>
          <w:rFonts w:ascii="Times New Roman" w:hAnsi="Times New Roman" w:hint="eastAsia"/>
          <w:sz w:val="24"/>
          <w:szCs w:val="24"/>
        </w:rPr>
        <w:t>其他</w:t>
      </w:r>
    </w:p>
    <w:p w:rsidR="009D25A8" w:rsidRPr="00F522EB" w:rsidRDefault="001241AB" w:rsidP="009D25A8">
      <w:pPr>
        <w:autoSpaceDE w:val="0"/>
        <w:autoSpaceDN w:val="0"/>
        <w:spacing w:line="440" w:lineRule="exact"/>
        <w:ind w:firstLineChars="550" w:firstLine="1320"/>
        <w:rPr>
          <w:rFonts w:ascii="Times New Roman" w:hAnsi="Times New Roman"/>
          <w:sz w:val="24"/>
          <w:szCs w:val="24"/>
        </w:rPr>
      </w:pPr>
      <w:r w:rsidRPr="00F522EB">
        <w:rPr>
          <w:rFonts w:ascii="Times New Roman" w:hAnsi="Times New Roman"/>
          <w:sz w:val="24"/>
          <w:szCs w:val="24"/>
        </w:rPr>
        <w:t xml:space="preserve">Review Type:       </w:t>
      </w:r>
      <w:proofErr w:type="spellStart"/>
      <w:r w:rsidRPr="00F522EB">
        <w:rPr>
          <w:rFonts w:ascii="Times New Roman" w:hAnsi="Times New Roman"/>
          <w:sz w:val="24"/>
          <w:szCs w:val="24"/>
        </w:rPr>
        <w:t>Programme</w:t>
      </w:r>
      <w:proofErr w:type="spellEnd"/>
      <w:r w:rsidRPr="00F522EB">
        <w:rPr>
          <w:rFonts w:ascii="Times New Roman" w:hAnsi="Times New Roman"/>
          <w:sz w:val="24"/>
          <w:szCs w:val="24"/>
        </w:rPr>
        <w:t xml:space="preserve"> Review              Endorse             Other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2178"/>
        <w:gridCol w:w="4201"/>
        <w:gridCol w:w="1843"/>
        <w:gridCol w:w="1559"/>
        <w:gridCol w:w="1780"/>
      </w:tblGrid>
      <w:tr w:rsidR="009D25A8" w:rsidRPr="00F522EB" w:rsidTr="00635ABB">
        <w:trPr>
          <w:jc w:val="center"/>
        </w:trPr>
        <w:tc>
          <w:tcPr>
            <w:tcW w:w="1244"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序号</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Number</w:t>
            </w:r>
          </w:p>
        </w:tc>
        <w:tc>
          <w:tcPr>
            <w:tcW w:w="2178"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工装名称</w:t>
            </w:r>
            <w:r w:rsidRPr="00F522EB">
              <w:rPr>
                <w:rFonts w:ascii="Times New Roman" w:hAnsi="Times New Roman"/>
                <w:sz w:val="24"/>
                <w:szCs w:val="24"/>
              </w:rPr>
              <w:t>/</w:t>
            </w:r>
            <w:r w:rsidRPr="00F522EB">
              <w:rPr>
                <w:rFonts w:ascii="Times New Roman" w:hAnsi="Times New Roman" w:hint="eastAsia"/>
                <w:sz w:val="24"/>
                <w:szCs w:val="24"/>
              </w:rPr>
              <w:t>图号</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Tooling Name/Number</w:t>
            </w:r>
          </w:p>
        </w:tc>
        <w:tc>
          <w:tcPr>
            <w:tcW w:w="4201"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资料名称</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Material Name</w:t>
            </w:r>
          </w:p>
        </w:tc>
        <w:tc>
          <w:tcPr>
            <w:tcW w:w="1843"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项数或页数</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Items or Pages</w:t>
            </w:r>
          </w:p>
        </w:tc>
        <w:tc>
          <w:tcPr>
            <w:tcW w:w="1559"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版本</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Version</w:t>
            </w:r>
          </w:p>
        </w:tc>
        <w:tc>
          <w:tcPr>
            <w:tcW w:w="1780"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责任人</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w w:val="99"/>
                <w:sz w:val="24"/>
                <w:szCs w:val="24"/>
              </w:rPr>
              <w:t>Responsible</w:t>
            </w:r>
          </w:p>
        </w:tc>
      </w:tr>
      <w:tr w:rsidR="009D25A8" w:rsidRPr="00F522EB" w:rsidTr="00635ABB">
        <w:trPr>
          <w:jc w:val="center"/>
        </w:trPr>
        <w:tc>
          <w:tcPr>
            <w:tcW w:w="1244"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2178" w:type="dxa"/>
            <w:vMerge w:val="restart"/>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4201"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三维数模</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Three Dimensional Digital Model</w:t>
            </w:r>
          </w:p>
        </w:tc>
        <w:tc>
          <w:tcPr>
            <w:tcW w:w="1843"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1559" w:type="dxa"/>
          </w:tcPr>
          <w:p w:rsidR="009D25A8" w:rsidRPr="00F522EB" w:rsidRDefault="009D25A8" w:rsidP="00635ABB">
            <w:pPr>
              <w:keepNext/>
              <w:keepLines/>
              <w:autoSpaceDE w:val="0"/>
              <w:autoSpaceDN w:val="0"/>
              <w:spacing w:before="260" w:after="260" w:line="416" w:lineRule="auto"/>
              <w:rPr>
                <w:rFonts w:ascii="Times New Roman" w:hAnsi="Times New Roman"/>
                <w:sz w:val="24"/>
                <w:szCs w:val="24"/>
              </w:rPr>
            </w:pPr>
          </w:p>
        </w:tc>
        <w:tc>
          <w:tcPr>
            <w:tcW w:w="1780" w:type="dxa"/>
          </w:tcPr>
          <w:p w:rsidR="009D25A8" w:rsidRPr="00F522EB" w:rsidRDefault="009D25A8" w:rsidP="00635ABB">
            <w:pPr>
              <w:keepNext/>
              <w:keepLines/>
              <w:autoSpaceDE w:val="0"/>
              <w:autoSpaceDN w:val="0"/>
              <w:spacing w:before="260" w:after="260" w:line="416" w:lineRule="auto"/>
              <w:rPr>
                <w:rFonts w:ascii="Times New Roman" w:hAnsi="Times New Roman"/>
                <w:sz w:val="24"/>
                <w:szCs w:val="24"/>
              </w:rPr>
            </w:pPr>
          </w:p>
        </w:tc>
      </w:tr>
      <w:tr w:rsidR="009D25A8" w:rsidRPr="00F522EB" w:rsidTr="00635ABB">
        <w:trPr>
          <w:jc w:val="center"/>
        </w:trPr>
        <w:tc>
          <w:tcPr>
            <w:tcW w:w="1244"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2178" w:type="dxa"/>
            <w:vMerge/>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4201"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二维图纸</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2D Drawing</w:t>
            </w:r>
          </w:p>
        </w:tc>
        <w:tc>
          <w:tcPr>
            <w:tcW w:w="1843"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1559"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1780"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r>
      <w:tr w:rsidR="009D25A8" w:rsidRPr="00F522EB" w:rsidTr="00635ABB">
        <w:trPr>
          <w:jc w:val="center"/>
        </w:trPr>
        <w:tc>
          <w:tcPr>
            <w:tcW w:w="1244"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2178" w:type="dxa"/>
            <w:vMerge/>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4201"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技术条件</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Technical Requirements</w:t>
            </w:r>
          </w:p>
        </w:tc>
        <w:tc>
          <w:tcPr>
            <w:tcW w:w="1843"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1559"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1780"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r>
      <w:tr w:rsidR="009D25A8" w:rsidRPr="00F522EB" w:rsidTr="00635ABB">
        <w:trPr>
          <w:jc w:val="center"/>
        </w:trPr>
        <w:tc>
          <w:tcPr>
            <w:tcW w:w="1244"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2178" w:type="dxa"/>
            <w:vMerge/>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4201" w:type="dxa"/>
          </w:tcPr>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hint="eastAsia"/>
                <w:sz w:val="24"/>
                <w:szCs w:val="24"/>
              </w:rPr>
              <w:t>其他资料</w:t>
            </w:r>
          </w:p>
          <w:p w:rsidR="009D25A8" w:rsidRPr="00F522EB" w:rsidRDefault="001241AB" w:rsidP="00635ABB">
            <w:pPr>
              <w:autoSpaceDE w:val="0"/>
              <w:autoSpaceDN w:val="0"/>
              <w:rPr>
                <w:rFonts w:ascii="Times New Roman" w:hAnsi="Times New Roman"/>
                <w:sz w:val="24"/>
                <w:szCs w:val="24"/>
              </w:rPr>
            </w:pPr>
            <w:r w:rsidRPr="00F522EB">
              <w:rPr>
                <w:rFonts w:ascii="Times New Roman" w:hAnsi="Times New Roman"/>
                <w:sz w:val="24"/>
                <w:szCs w:val="24"/>
              </w:rPr>
              <w:t>Other material</w:t>
            </w:r>
          </w:p>
        </w:tc>
        <w:tc>
          <w:tcPr>
            <w:tcW w:w="1843"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1559"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c>
          <w:tcPr>
            <w:tcW w:w="1780" w:type="dxa"/>
          </w:tcPr>
          <w:p w:rsidR="00A65A56" w:rsidRPr="00F522EB" w:rsidRDefault="00A65A56" w:rsidP="00006020">
            <w:pPr>
              <w:keepNext/>
              <w:keepLines/>
              <w:autoSpaceDE w:val="0"/>
              <w:autoSpaceDN w:val="0"/>
              <w:spacing w:before="260" w:after="260" w:line="416" w:lineRule="auto"/>
              <w:ind w:firstLineChars="200" w:firstLine="480"/>
              <w:rPr>
                <w:rFonts w:ascii="Times New Roman" w:hAnsi="Times New Roman"/>
                <w:sz w:val="24"/>
                <w:szCs w:val="24"/>
              </w:rPr>
            </w:pPr>
          </w:p>
        </w:tc>
      </w:tr>
    </w:tbl>
    <w:p w:rsidR="009D25A8" w:rsidRPr="00F522EB" w:rsidRDefault="009D25A8" w:rsidP="009D25A8">
      <w:pPr>
        <w:autoSpaceDE w:val="0"/>
        <w:autoSpaceDN w:val="0"/>
        <w:ind w:firstLineChars="500" w:firstLine="1200"/>
        <w:rPr>
          <w:rFonts w:ascii="Times New Roman" w:hAnsi="Times New Roman"/>
          <w:sz w:val="24"/>
          <w:szCs w:val="24"/>
        </w:rPr>
      </w:pPr>
    </w:p>
    <w:p w:rsidR="00F324B7" w:rsidRPr="00F522EB" w:rsidRDefault="006608D0" w:rsidP="009D25A8">
      <w:pPr>
        <w:autoSpaceDE w:val="0"/>
        <w:autoSpaceDN w:val="0"/>
        <w:ind w:firstLineChars="500" w:firstLine="1200"/>
        <w:rPr>
          <w:rFonts w:ascii="Times New Roman" w:hAnsi="Times New Roman"/>
        </w:rPr>
      </w:pPr>
      <w:r>
        <w:rPr>
          <w:rFonts w:ascii="Times New Roman" w:hAnsi="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3669030</wp:posOffset>
                </wp:positionH>
                <wp:positionV relativeFrom="paragraph">
                  <wp:posOffset>488315</wp:posOffset>
                </wp:positionV>
                <wp:extent cx="1733550" cy="0"/>
                <wp:effectExtent l="11430" t="12065" r="17145" b="1651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C5B838" id="_x0000_t32" coordsize="21600,21600" o:spt="32" o:oned="t" path="m,l21600,21600e" filled="f">
                <v:path arrowok="t" fillok="f" o:connecttype="none"/>
                <o:lock v:ext="edit" shapetype="t"/>
              </v:shapetype>
              <v:shape id="AutoShape 2" o:spid="_x0000_s1026" type="#_x0000_t32" style="position:absolute;left:0;text-align:left;margin-left:288.9pt;margin-top:38.45pt;width:13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" strokeweight="1.5pt"/>
            </w:pict>
          </mc:Fallback>
        </mc:AlternateContent>
      </w:r>
      <w:r w:rsidR="001241AB" w:rsidRPr="00F522EB">
        <w:rPr>
          <w:rFonts w:ascii="Times New Roman" w:hAnsi="Times New Roman" w:hint="eastAsia"/>
          <w:sz w:val="24"/>
          <w:szCs w:val="24"/>
        </w:rPr>
        <w:t>编制</w:t>
      </w:r>
      <w:r w:rsidR="001241AB" w:rsidRPr="00F522EB">
        <w:rPr>
          <w:rFonts w:ascii="Times New Roman" w:hAnsi="Times New Roman"/>
          <w:sz w:val="24"/>
          <w:szCs w:val="24"/>
        </w:rPr>
        <w:t>(Prep.)</w:t>
      </w:r>
      <w:r w:rsidR="001241AB" w:rsidRPr="00F522EB">
        <w:rPr>
          <w:rFonts w:ascii="Times New Roman" w:hAnsi="Times New Roman" w:hint="eastAsia"/>
          <w:sz w:val="24"/>
          <w:szCs w:val="24"/>
        </w:rPr>
        <w:t>：</w:t>
      </w:r>
      <w:r w:rsidR="001241AB" w:rsidRPr="00F522EB">
        <w:rPr>
          <w:rFonts w:ascii="Times New Roman" w:hAnsi="Times New Roman"/>
          <w:sz w:val="24"/>
          <w:szCs w:val="24"/>
        </w:rPr>
        <w:t xml:space="preserve">      </w:t>
      </w:r>
      <w:r w:rsidR="001241AB" w:rsidRPr="00F522EB">
        <w:rPr>
          <w:rFonts w:ascii="Times New Roman" w:hAnsi="Times New Roman" w:hint="eastAsia"/>
          <w:sz w:val="24"/>
          <w:szCs w:val="24"/>
        </w:rPr>
        <w:t>日期</w:t>
      </w:r>
      <w:r w:rsidR="001241AB" w:rsidRPr="00F522EB">
        <w:rPr>
          <w:rFonts w:ascii="Times New Roman" w:hAnsi="Times New Roman"/>
          <w:sz w:val="24"/>
          <w:szCs w:val="24"/>
        </w:rPr>
        <w:t>(Date)</w:t>
      </w:r>
      <w:r w:rsidR="001241AB" w:rsidRPr="00F522EB">
        <w:rPr>
          <w:rFonts w:ascii="Times New Roman" w:hAnsi="Times New Roman" w:hint="eastAsia"/>
          <w:sz w:val="24"/>
          <w:szCs w:val="24"/>
        </w:rPr>
        <w:t>：</w:t>
      </w:r>
      <w:r w:rsidR="001241AB" w:rsidRPr="00F522EB">
        <w:rPr>
          <w:rFonts w:ascii="Times New Roman" w:hAnsi="Times New Roman"/>
          <w:sz w:val="24"/>
          <w:szCs w:val="24"/>
        </w:rPr>
        <w:t xml:space="preserve">    </w:t>
      </w:r>
      <w:r w:rsidR="001241AB" w:rsidRPr="00F522EB">
        <w:rPr>
          <w:rFonts w:ascii="Times New Roman" w:hAnsi="Times New Roman" w:hint="eastAsia"/>
          <w:sz w:val="24"/>
          <w:szCs w:val="24"/>
        </w:rPr>
        <w:t>校对</w:t>
      </w:r>
      <w:r w:rsidR="001241AB" w:rsidRPr="00F522EB">
        <w:rPr>
          <w:rFonts w:ascii="Times New Roman" w:hAnsi="Times New Roman"/>
          <w:sz w:val="24"/>
          <w:szCs w:val="24"/>
        </w:rPr>
        <w:t>(Check)</w:t>
      </w:r>
      <w:r w:rsidR="001241AB" w:rsidRPr="00F522EB">
        <w:rPr>
          <w:rFonts w:ascii="Times New Roman" w:hAnsi="Times New Roman" w:hint="eastAsia"/>
          <w:sz w:val="24"/>
          <w:szCs w:val="24"/>
        </w:rPr>
        <w:t>：</w:t>
      </w:r>
      <w:r w:rsidR="001241AB" w:rsidRPr="00F522EB">
        <w:rPr>
          <w:rFonts w:ascii="Times New Roman" w:hAnsi="Times New Roman"/>
          <w:sz w:val="24"/>
          <w:szCs w:val="24"/>
        </w:rPr>
        <w:t xml:space="preserve">      </w:t>
      </w:r>
      <w:r w:rsidR="001241AB" w:rsidRPr="00F522EB">
        <w:rPr>
          <w:rFonts w:ascii="Times New Roman" w:hAnsi="Times New Roman" w:hint="eastAsia"/>
          <w:sz w:val="24"/>
          <w:szCs w:val="24"/>
        </w:rPr>
        <w:t>日期</w:t>
      </w:r>
      <w:r w:rsidR="001241AB" w:rsidRPr="00F522EB">
        <w:rPr>
          <w:rFonts w:ascii="Times New Roman" w:hAnsi="Times New Roman"/>
          <w:sz w:val="24"/>
          <w:szCs w:val="24"/>
        </w:rPr>
        <w:t>(Date)</w:t>
      </w:r>
      <w:r w:rsidR="001241AB" w:rsidRPr="00F522EB">
        <w:rPr>
          <w:rFonts w:ascii="Times New Roman" w:hAnsi="Times New Roman" w:hint="eastAsia"/>
          <w:sz w:val="24"/>
          <w:szCs w:val="24"/>
        </w:rPr>
        <w:t>：</w:t>
      </w:r>
      <w:r w:rsidR="001241AB" w:rsidRPr="00F522EB">
        <w:rPr>
          <w:rFonts w:ascii="Times New Roman" w:hAnsi="Times New Roman"/>
          <w:sz w:val="24"/>
          <w:szCs w:val="24"/>
        </w:rPr>
        <w:t xml:space="preserve">    </w:t>
      </w:r>
      <w:r w:rsidR="001241AB" w:rsidRPr="00F522EB">
        <w:rPr>
          <w:rFonts w:ascii="Times New Roman" w:hAnsi="Times New Roman" w:hint="eastAsia"/>
          <w:sz w:val="24"/>
          <w:szCs w:val="24"/>
        </w:rPr>
        <w:t>批准</w:t>
      </w:r>
      <w:r w:rsidR="001241AB" w:rsidRPr="00F522EB">
        <w:rPr>
          <w:rFonts w:ascii="Times New Roman" w:hAnsi="Times New Roman"/>
          <w:sz w:val="24"/>
          <w:szCs w:val="24"/>
        </w:rPr>
        <w:t>(Approve)</w:t>
      </w:r>
      <w:r w:rsidR="001241AB" w:rsidRPr="00F522EB">
        <w:rPr>
          <w:rFonts w:ascii="Times New Roman" w:hAnsi="Times New Roman" w:hint="eastAsia"/>
          <w:sz w:val="24"/>
          <w:szCs w:val="24"/>
        </w:rPr>
        <w:t>：</w:t>
      </w:r>
      <w:r w:rsidR="001241AB" w:rsidRPr="00F522EB">
        <w:rPr>
          <w:rFonts w:ascii="Times New Roman" w:hAnsi="Times New Roman"/>
          <w:sz w:val="24"/>
          <w:szCs w:val="24"/>
        </w:rPr>
        <w:t xml:space="preserve">      </w:t>
      </w:r>
      <w:r w:rsidR="001241AB" w:rsidRPr="00F522EB">
        <w:rPr>
          <w:rFonts w:ascii="Times New Roman" w:hAnsi="Times New Roman" w:hint="eastAsia"/>
          <w:sz w:val="24"/>
          <w:szCs w:val="24"/>
        </w:rPr>
        <w:t>日期</w:t>
      </w:r>
      <w:r w:rsidR="001241AB" w:rsidRPr="00F522EB">
        <w:rPr>
          <w:rFonts w:ascii="Times New Roman" w:hAnsi="Times New Roman"/>
          <w:sz w:val="24"/>
          <w:szCs w:val="24"/>
        </w:rPr>
        <w:t>(Date)</w:t>
      </w:r>
      <w:r w:rsidR="001241AB" w:rsidRPr="00F522EB">
        <w:rPr>
          <w:rFonts w:ascii="Times New Roman" w:hAnsi="Times New Roman" w:hint="eastAsia"/>
          <w:sz w:val="24"/>
          <w:szCs w:val="24"/>
        </w:rPr>
        <w:t>：</w:t>
      </w:r>
    </w:p>
    <w:sectPr w:rsidR="00F324B7" w:rsidRPr="00F522EB" w:rsidSect="00960D42">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0D62" w:rsidRDefault="00130D62" w:rsidP="009D25A8">
      <w:r>
        <w:separator/>
      </w:r>
    </w:p>
  </w:endnote>
  <w:endnote w:type="continuationSeparator" w:id="0">
    <w:p w:rsidR="00130D62" w:rsidRDefault="00130D62" w:rsidP="009D2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5A8" w:rsidRDefault="00D66F44">
    <w:pPr>
      <w:pStyle w:val="a4"/>
      <w:jc w:val="right"/>
    </w:pPr>
    <w:r>
      <w:fldChar w:fldCharType="begin"/>
    </w:r>
    <w:r w:rsidR="009D25A8">
      <w:instrText xml:space="preserve"> PAGE   \* MERGEFORMAT </w:instrText>
    </w:r>
    <w:r>
      <w:fldChar w:fldCharType="separate"/>
    </w:r>
    <w:r w:rsidR="00810484" w:rsidRPr="00810484">
      <w:rPr>
        <w:noProof/>
        <w:lang w:val="zh-CN"/>
      </w:rPr>
      <w:t>8</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0D62" w:rsidRDefault="00130D62" w:rsidP="009D25A8">
      <w:r>
        <w:separator/>
      </w:r>
    </w:p>
  </w:footnote>
  <w:footnote w:type="continuationSeparator" w:id="0">
    <w:p w:rsidR="00130D62" w:rsidRDefault="00130D62" w:rsidP="009D25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5A8" w:rsidRPr="00C34CD9" w:rsidRDefault="00210338">
    <w:pPr>
      <w:tabs>
        <w:tab w:val="center" w:pos="4818"/>
      </w:tabs>
      <w:wordWrap w:val="0"/>
      <w:spacing w:line="440" w:lineRule="exact"/>
      <w:jc w:val="right"/>
      <w:rPr>
        <w:rFonts w:ascii="黑体" w:eastAsia="黑体"/>
        <w:sz w:val="28"/>
        <w:u w:val="thick"/>
      </w:rPr>
    </w:pPr>
    <w:r>
      <w:rPr>
        <w:rFonts w:ascii="黑体" w:eastAsia="黑体"/>
        <w:sz w:val="28"/>
        <w:u w:val="thick"/>
      </w:rPr>
      <w:t>GLB140</w:t>
    </w:r>
    <w:r w:rsidR="00200359">
      <w:rPr>
        <w:rFonts w:ascii="黑体" w:eastAsia="黑体" w:hint="eastAsia"/>
        <w:sz w:val="28"/>
        <w:u w:val="thick"/>
      </w:rPr>
      <w:t>7</w:t>
    </w:r>
    <w:r>
      <w:rPr>
        <w:rFonts w:ascii="黑体" w:eastAsia="黑体"/>
        <w:sz w:val="28"/>
        <w:u w:val="thick"/>
      </w:rPr>
      <w:t>020</w:t>
    </w:r>
    <w:r w:rsidR="006D710E">
      <w:rPr>
        <w:rFonts w:ascii="黑体" w:eastAsia="黑体"/>
        <w:sz w:val="28"/>
        <w:u w:val="thick"/>
      </w:rPr>
      <w:t>2</w:t>
    </w:r>
    <w:r w:rsidR="006C166D">
      <w:rPr>
        <w:rFonts w:ascii="黑体" w:eastAsia="黑体" w:hint="eastAsia"/>
        <w:sz w:val="28"/>
        <w:u w:val="thick"/>
      </w:rPr>
      <w:t>-</w:t>
    </w:r>
    <w:r w:rsidR="006D710E">
      <w:rPr>
        <w:rFonts w:ascii="黑体" w:eastAsia="黑体"/>
        <w:sz w:val="28"/>
        <w:u w:val="thick"/>
      </w:rPr>
      <w:t>02-A</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hina">
    <w15:presenceInfo w15:providerId="None" w15:userId="Chi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5A8"/>
    <w:rsid w:val="00006020"/>
    <w:rsid w:val="00007FB6"/>
    <w:rsid w:val="00017ADE"/>
    <w:rsid w:val="000210EA"/>
    <w:rsid w:val="00021CCE"/>
    <w:rsid w:val="000539C0"/>
    <w:rsid w:val="0006665C"/>
    <w:rsid w:val="00071DC3"/>
    <w:rsid w:val="00075365"/>
    <w:rsid w:val="000764CA"/>
    <w:rsid w:val="000B63B9"/>
    <w:rsid w:val="000C11DD"/>
    <w:rsid w:val="000D41D0"/>
    <w:rsid w:val="000E7614"/>
    <w:rsid w:val="000F7CE8"/>
    <w:rsid w:val="001012FD"/>
    <w:rsid w:val="00110387"/>
    <w:rsid w:val="00116DF2"/>
    <w:rsid w:val="0012081C"/>
    <w:rsid w:val="001241AB"/>
    <w:rsid w:val="00125AD7"/>
    <w:rsid w:val="00130142"/>
    <w:rsid w:val="00130D62"/>
    <w:rsid w:val="00140C84"/>
    <w:rsid w:val="00147F7E"/>
    <w:rsid w:val="001571E3"/>
    <w:rsid w:val="00170380"/>
    <w:rsid w:val="001749B2"/>
    <w:rsid w:val="00175A28"/>
    <w:rsid w:val="001C6501"/>
    <w:rsid w:val="001F34C0"/>
    <w:rsid w:val="001F4950"/>
    <w:rsid w:val="00200359"/>
    <w:rsid w:val="00210338"/>
    <w:rsid w:val="002259FF"/>
    <w:rsid w:val="00240881"/>
    <w:rsid w:val="00266977"/>
    <w:rsid w:val="00267CE4"/>
    <w:rsid w:val="002712C2"/>
    <w:rsid w:val="00272145"/>
    <w:rsid w:val="00273FD7"/>
    <w:rsid w:val="00294C7A"/>
    <w:rsid w:val="002A675F"/>
    <w:rsid w:val="002B0E9B"/>
    <w:rsid w:val="002B1A0D"/>
    <w:rsid w:val="002B409C"/>
    <w:rsid w:val="003128E3"/>
    <w:rsid w:val="00312A24"/>
    <w:rsid w:val="00312FA6"/>
    <w:rsid w:val="00321095"/>
    <w:rsid w:val="00324DF6"/>
    <w:rsid w:val="003336C4"/>
    <w:rsid w:val="00350334"/>
    <w:rsid w:val="00353EB8"/>
    <w:rsid w:val="0036088B"/>
    <w:rsid w:val="00391D38"/>
    <w:rsid w:val="003A2DDB"/>
    <w:rsid w:val="003E287C"/>
    <w:rsid w:val="00407306"/>
    <w:rsid w:val="00417549"/>
    <w:rsid w:val="004562CE"/>
    <w:rsid w:val="00497CE5"/>
    <w:rsid w:val="004A0E3E"/>
    <w:rsid w:val="004A4111"/>
    <w:rsid w:val="004C5EE3"/>
    <w:rsid w:val="004E7CC3"/>
    <w:rsid w:val="004F01E1"/>
    <w:rsid w:val="004F7A04"/>
    <w:rsid w:val="005041B7"/>
    <w:rsid w:val="00534BBC"/>
    <w:rsid w:val="00537438"/>
    <w:rsid w:val="00541DD9"/>
    <w:rsid w:val="00542BE1"/>
    <w:rsid w:val="00566E5C"/>
    <w:rsid w:val="00583E87"/>
    <w:rsid w:val="00584007"/>
    <w:rsid w:val="00586B0E"/>
    <w:rsid w:val="005C18B2"/>
    <w:rsid w:val="005C31F3"/>
    <w:rsid w:val="005C50E5"/>
    <w:rsid w:val="005C61FE"/>
    <w:rsid w:val="005D105C"/>
    <w:rsid w:val="00643D29"/>
    <w:rsid w:val="00653859"/>
    <w:rsid w:val="006608D0"/>
    <w:rsid w:val="00664143"/>
    <w:rsid w:val="006A40CF"/>
    <w:rsid w:val="006C166D"/>
    <w:rsid w:val="006D710E"/>
    <w:rsid w:val="006E69D5"/>
    <w:rsid w:val="006E7511"/>
    <w:rsid w:val="00704732"/>
    <w:rsid w:val="00736190"/>
    <w:rsid w:val="007444C8"/>
    <w:rsid w:val="0075151A"/>
    <w:rsid w:val="00771348"/>
    <w:rsid w:val="0077537C"/>
    <w:rsid w:val="00795200"/>
    <w:rsid w:val="007B2F19"/>
    <w:rsid w:val="007C6CB1"/>
    <w:rsid w:val="00810484"/>
    <w:rsid w:val="00817107"/>
    <w:rsid w:val="008415BD"/>
    <w:rsid w:val="00856A1A"/>
    <w:rsid w:val="008B0B2E"/>
    <w:rsid w:val="008C23A5"/>
    <w:rsid w:val="008C498C"/>
    <w:rsid w:val="008C7214"/>
    <w:rsid w:val="008D1584"/>
    <w:rsid w:val="008D6A0F"/>
    <w:rsid w:val="008E2FE0"/>
    <w:rsid w:val="008F6E6D"/>
    <w:rsid w:val="00903F37"/>
    <w:rsid w:val="00975556"/>
    <w:rsid w:val="00976C1F"/>
    <w:rsid w:val="00980B42"/>
    <w:rsid w:val="00990BD5"/>
    <w:rsid w:val="009C6093"/>
    <w:rsid w:val="009D25A8"/>
    <w:rsid w:val="009F44AD"/>
    <w:rsid w:val="00A37FC6"/>
    <w:rsid w:val="00A451F9"/>
    <w:rsid w:val="00A5695C"/>
    <w:rsid w:val="00A65A56"/>
    <w:rsid w:val="00A872FD"/>
    <w:rsid w:val="00AA02CE"/>
    <w:rsid w:val="00AB3A04"/>
    <w:rsid w:val="00AC105F"/>
    <w:rsid w:val="00AE710B"/>
    <w:rsid w:val="00AE7BE9"/>
    <w:rsid w:val="00B131CB"/>
    <w:rsid w:val="00B26D11"/>
    <w:rsid w:val="00B56567"/>
    <w:rsid w:val="00B75EC2"/>
    <w:rsid w:val="00B765FE"/>
    <w:rsid w:val="00BA41EC"/>
    <w:rsid w:val="00BA5025"/>
    <w:rsid w:val="00BB5DBC"/>
    <w:rsid w:val="00BC57E1"/>
    <w:rsid w:val="00BF03A7"/>
    <w:rsid w:val="00C2566A"/>
    <w:rsid w:val="00C25811"/>
    <w:rsid w:val="00C25CC1"/>
    <w:rsid w:val="00C31559"/>
    <w:rsid w:val="00C34CD9"/>
    <w:rsid w:val="00C377D1"/>
    <w:rsid w:val="00C5063B"/>
    <w:rsid w:val="00C65A3E"/>
    <w:rsid w:val="00C72F21"/>
    <w:rsid w:val="00C74438"/>
    <w:rsid w:val="00C75A8A"/>
    <w:rsid w:val="00C86476"/>
    <w:rsid w:val="00C87328"/>
    <w:rsid w:val="00CB0FA9"/>
    <w:rsid w:val="00CB3FB9"/>
    <w:rsid w:val="00CC4DDE"/>
    <w:rsid w:val="00CD3A00"/>
    <w:rsid w:val="00CF046A"/>
    <w:rsid w:val="00CF20D2"/>
    <w:rsid w:val="00CF56B3"/>
    <w:rsid w:val="00D00625"/>
    <w:rsid w:val="00D01E0F"/>
    <w:rsid w:val="00D24D25"/>
    <w:rsid w:val="00D3350E"/>
    <w:rsid w:val="00D40E96"/>
    <w:rsid w:val="00D44A0B"/>
    <w:rsid w:val="00D66F44"/>
    <w:rsid w:val="00D80BBE"/>
    <w:rsid w:val="00D81CF4"/>
    <w:rsid w:val="00D90ABE"/>
    <w:rsid w:val="00D943D2"/>
    <w:rsid w:val="00DA7739"/>
    <w:rsid w:val="00DE4D58"/>
    <w:rsid w:val="00E25C11"/>
    <w:rsid w:val="00E475D0"/>
    <w:rsid w:val="00E642ED"/>
    <w:rsid w:val="00EC47D8"/>
    <w:rsid w:val="00EE322C"/>
    <w:rsid w:val="00EE550C"/>
    <w:rsid w:val="00EE7CCE"/>
    <w:rsid w:val="00F0065F"/>
    <w:rsid w:val="00F11C28"/>
    <w:rsid w:val="00F24130"/>
    <w:rsid w:val="00F324B7"/>
    <w:rsid w:val="00F37C4F"/>
    <w:rsid w:val="00F40C80"/>
    <w:rsid w:val="00F41EF6"/>
    <w:rsid w:val="00F522EB"/>
    <w:rsid w:val="00F617D5"/>
    <w:rsid w:val="00F70F8A"/>
    <w:rsid w:val="00F950E3"/>
    <w:rsid w:val="00FA18FB"/>
    <w:rsid w:val="00FB56D9"/>
    <w:rsid w:val="00FC20A4"/>
    <w:rsid w:val="00FC31A9"/>
    <w:rsid w:val="00FD6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418FB47-0F48-4D4E-9633-B46E3188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D25A8"/>
    <w:pPr>
      <w:widowControl w:val="0"/>
      <w:jc w:val="both"/>
    </w:pPr>
    <w:rPr>
      <w:rFonts w:ascii="Calibri" w:eastAsia="宋体" w:hAnsi="Calibri" w:cs="Times New Roman"/>
    </w:rPr>
  </w:style>
  <w:style w:type="paragraph" w:styleId="1">
    <w:name w:val="heading 1"/>
    <w:basedOn w:val="a"/>
    <w:next w:val="a"/>
    <w:link w:val="1Char"/>
    <w:qFormat/>
    <w:rsid w:val="009D25A8"/>
    <w:pPr>
      <w:keepNext/>
      <w:outlineLvl w:val="0"/>
    </w:pPr>
    <w:rPr>
      <w:rFonts w:ascii="Times New Roman" w:hAnsi="Times New Roman"/>
      <w:color w:val="FF0000"/>
      <w:sz w:val="3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D25A8"/>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9D25A8"/>
    <w:rPr>
      <w:sz w:val="18"/>
      <w:szCs w:val="18"/>
    </w:rPr>
  </w:style>
  <w:style w:type="paragraph" w:styleId="a4">
    <w:name w:val="footer"/>
    <w:basedOn w:val="a"/>
    <w:link w:val="Char0"/>
    <w:uiPriority w:val="99"/>
    <w:unhideWhenUsed/>
    <w:qFormat/>
    <w:rsid w:val="009D25A8"/>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qFormat/>
    <w:rsid w:val="009D25A8"/>
    <w:rPr>
      <w:sz w:val="18"/>
      <w:szCs w:val="18"/>
    </w:rPr>
  </w:style>
  <w:style w:type="character" w:customStyle="1" w:styleId="1Char">
    <w:name w:val="标题 1 Char"/>
    <w:basedOn w:val="a0"/>
    <w:link w:val="1"/>
    <w:qFormat/>
    <w:rsid w:val="009D25A8"/>
    <w:rPr>
      <w:rFonts w:ascii="Times New Roman" w:eastAsia="宋体" w:hAnsi="Times New Roman" w:cs="Times New Roman"/>
      <w:color w:val="FF0000"/>
      <w:sz w:val="30"/>
      <w:szCs w:val="20"/>
    </w:rPr>
  </w:style>
  <w:style w:type="paragraph" w:styleId="a5">
    <w:name w:val="Body Text"/>
    <w:basedOn w:val="a"/>
    <w:link w:val="Char1"/>
    <w:qFormat/>
    <w:rsid w:val="009D25A8"/>
    <w:pPr>
      <w:spacing w:line="240" w:lineRule="atLeast"/>
    </w:pPr>
    <w:rPr>
      <w:rFonts w:ascii="Times New Roman" w:eastAsia="楷体_GB2312" w:hAnsi="Times New Roman"/>
      <w:sz w:val="28"/>
      <w:szCs w:val="20"/>
    </w:rPr>
  </w:style>
  <w:style w:type="character" w:customStyle="1" w:styleId="Char1">
    <w:name w:val="正文文本 Char"/>
    <w:basedOn w:val="a0"/>
    <w:link w:val="a5"/>
    <w:qFormat/>
    <w:rsid w:val="009D25A8"/>
    <w:rPr>
      <w:rFonts w:ascii="Times New Roman" w:eastAsia="楷体_GB2312" w:hAnsi="Times New Roman" w:cs="Times New Roman"/>
      <w:sz w:val="28"/>
      <w:szCs w:val="20"/>
    </w:rPr>
  </w:style>
  <w:style w:type="paragraph" w:styleId="a6">
    <w:name w:val="Balloon Text"/>
    <w:basedOn w:val="a"/>
    <w:link w:val="Char2"/>
    <w:uiPriority w:val="99"/>
    <w:semiHidden/>
    <w:unhideWhenUsed/>
    <w:rsid w:val="00D01E0F"/>
    <w:rPr>
      <w:sz w:val="18"/>
      <w:szCs w:val="18"/>
    </w:rPr>
  </w:style>
  <w:style w:type="character" w:customStyle="1" w:styleId="Char2">
    <w:name w:val="批注框文本 Char"/>
    <w:basedOn w:val="a0"/>
    <w:link w:val="a6"/>
    <w:uiPriority w:val="99"/>
    <w:semiHidden/>
    <w:rsid w:val="00D01E0F"/>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2373</Words>
  <Characters>13529</Characters>
  <Application>Microsoft Office Word</Application>
  <DocSecurity>0</DocSecurity>
  <Lines>112</Lines>
  <Paragraphs>31</Paragraphs>
  <ScaleCrop>false</ScaleCrop>
  <Company/>
  <LinksUpToDate>false</LinksUpToDate>
  <CharactersWithSpaces>15871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芦梦东</dc:creator>
  <cp:lastModifiedBy>China</cp:lastModifiedBy>
  <cp:revision>6</cp:revision>
  <dcterms:created xsi:type="dcterms:W3CDTF">2025-10-29T09:31:00Z</dcterms:created>
  <dcterms:modified xsi:type="dcterms:W3CDTF">2025-11-27T13:05:00Z</dcterms:modified>
</cp:coreProperties>
</file>