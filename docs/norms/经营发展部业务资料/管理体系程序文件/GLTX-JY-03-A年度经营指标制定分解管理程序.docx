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87"/>
        <w:gridCol w:w="636"/>
        <w:gridCol w:w="464"/>
        <w:gridCol w:w="529"/>
        <w:gridCol w:w="471"/>
        <w:gridCol w:w="159"/>
        <w:gridCol w:w="971"/>
        <w:gridCol w:w="167"/>
        <w:gridCol w:w="658"/>
        <w:gridCol w:w="12"/>
        <w:gridCol w:w="267"/>
        <w:gridCol w:w="612"/>
        <w:gridCol w:w="421"/>
        <w:gridCol w:w="1115"/>
        <w:gridCol w:w="457"/>
        <w:gridCol w:w="368"/>
        <w:gridCol w:w="260"/>
        <w:gridCol w:w="1366"/>
      </w:tblGrid>
      <w:tr w14:paraId="57F823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70" w:hRule="atLeast"/>
          <w:jc w:val="center"/>
        </w:trPr>
        <w:tc>
          <w:tcPr>
            <w:tcW w:w="9720" w:type="dxa"/>
            <w:gridSpan w:val="18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DAA8335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117887A3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制度文件</w:t>
            </w:r>
          </w:p>
        </w:tc>
      </w:tr>
      <w:tr w14:paraId="265C29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657A84F0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284ADBA8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年度经营指标制定分解管理程序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5AD98828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6495559">
            <w:pPr>
              <w:spacing w:line="400" w:lineRule="exact"/>
              <w:jc w:val="center"/>
              <w:rPr>
                <w:rFonts w:hint="eastAsia" w:ascii="黑体" w:hAnsi="黑体" w:eastAsia="黑体" w:cs="黑体"/>
                <w:sz w:val="28"/>
                <w:szCs w:val="36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</w:rPr>
              <w:t>GLTX-JY-03</w:t>
            </w:r>
          </w:p>
        </w:tc>
      </w:tr>
      <w:tr w14:paraId="7154AC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3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38C30BDA">
            <w:pPr>
              <w:spacing w:before="40"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2DAA6E3B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7E53A492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9DD7EC1">
            <w:pPr>
              <w:spacing w:line="400" w:lineRule="exact"/>
              <w:jc w:val="center"/>
              <w:rPr>
                <w:rFonts w:hint="eastAsia" w:ascii="黑体" w:hAnsi="黑体" w:eastAsia="黑体" w:cs="黑体"/>
                <w:sz w:val="28"/>
                <w:szCs w:val="36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</w:rPr>
              <w:t>A</w:t>
            </w:r>
          </w:p>
        </w:tc>
      </w:tr>
      <w:tr w14:paraId="69A214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5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87AA868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36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749B937E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0F763054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4428BB31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60A7A0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0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0A07B98F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656650CE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经营发展部</w:t>
            </w:r>
          </w:p>
        </w:tc>
        <w:tc>
          <w:tcPr>
            <w:tcW w:w="1716" w:type="dxa"/>
            <w:gridSpan w:val="5"/>
            <w:vAlign w:val="center"/>
          </w:tcPr>
          <w:p w14:paraId="2136CEF9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4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4EAEDBA8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color="auto" w:sz="12" w:space="0"/>
            </w:tcBorders>
            <w:vAlign w:val="center"/>
          </w:tcPr>
          <w:p w14:paraId="252D9486">
            <w:pPr>
              <w:spacing w:line="400" w:lineRule="exact"/>
              <w:jc w:val="center"/>
              <w:rPr>
                <w:rFonts w:hint="eastAsia" w:ascii="黑体" w:hAnsi="黑体" w:eastAsia="黑体" w:cs="黑体"/>
                <w:sz w:val="28"/>
                <w:szCs w:val="36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36"/>
              </w:rPr>
              <w:t>2025-</w:t>
            </w:r>
            <w:r>
              <w:rPr>
                <w:rFonts w:hint="eastAsia" w:ascii="黑体" w:hAnsi="黑体" w:eastAsia="黑体" w:cs="黑体"/>
                <w:color w:val="auto"/>
                <w:sz w:val="28"/>
                <w:szCs w:val="36"/>
                <w:lang w:val="en-US" w:eastAsia="zh-CN"/>
              </w:rPr>
              <w:t>10-11</w:t>
            </w:r>
          </w:p>
        </w:tc>
      </w:tr>
      <w:tr w14:paraId="6C96BD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8" w:hRule="atLeast"/>
          <w:jc w:val="center"/>
        </w:trPr>
        <w:tc>
          <w:tcPr>
            <w:tcW w:w="9720" w:type="dxa"/>
            <w:gridSpan w:val="18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9B269EF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更    改    记    录</w:t>
            </w:r>
          </w:p>
        </w:tc>
      </w:tr>
      <w:tr w14:paraId="1CBBBF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2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6DE93E1D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页码</w:t>
            </w:r>
          </w:p>
        </w:tc>
        <w:tc>
          <w:tcPr>
            <w:tcW w:w="2426" w:type="dxa"/>
            <w:gridSpan w:val="5"/>
            <w:tcBorders>
              <w:bottom w:val="single" w:color="auto" w:sz="6" w:space="0"/>
            </w:tcBorders>
            <w:vAlign w:val="center"/>
          </w:tcPr>
          <w:p w14:paraId="2800C437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更改单号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40743830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更改者签字</w:t>
            </w:r>
          </w:p>
        </w:tc>
        <w:tc>
          <w:tcPr>
            <w:tcW w:w="2451" w:type="dxa"/>
            <w:gridSpan w:val="4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459C6AD8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更改日期</w:t>
            </w:r>
          </w:p>
        </w:tc>
      </w:tr>
      <w:tr w14:paraId="590756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2167476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27EC5A8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471A25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66E8595">
            <w:pPr>
              <w:jc w:val="center"/>
              <w:rPr>
                <w:rFonts w:ascii="宋体"/>
              </w:rPr>
            </w:pPr>
          </w:p>
        </w:tc>
      </w:tr>
      <w:tr w14:paraId="683204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9944759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881CC6B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68BE95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08422A7">
            <w:pPr>
              <w:jc w:val="center"/>
              <w:rPr>
                <w:rFonts w:ascii="宋体"/>
              </w:rPr>
            </w:pPr>
          </w:p>
        </w:tc>
      </w:tr>
      <w:tr w14:paraId="403468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1F41B5E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CCAC295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997BB60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CFC256C">
            <w:pPr>
              <w:jc w:val="center"/>
              <w:rPr>
                <w:rFonts w:ascii="宋体"/>
              </w:rPr>
            </w:pPr>
          </w:p>
        </w:tc>
      </w:tr>
      <w:tr w14:paraId="7B3BF0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5873BBE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00BBD25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D63F51A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EBEDD47">
            <w:pPr>
              <w:jc w:val="center"/>
              <w:rPr>
                <w:rFonts w:ascii="宋体"/>
              </w:rPr>
            </w:pPr>
          </w:p>
        </w:tc>
      </w:tr>
      <w:tr w14:paraId="45B448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57E3EB1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737F73A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142743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5332235">
            <w:pPr>
              <w:jc w:val="center"/>
              <w:rPr>
                <w:rFonts w:ascii="宋体"/>
              </w:rPr>
            </w:pPr>
          </w:p>
        </w:tc>
      </w:tr>
      <w:tr w14:paraId="74AA0B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8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04F7E39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8"/>
                <w:szCs w:val="28"/>
              </w:rPr>
              <w:t>分发路线</w:t>
            </w:r>
          </w:p>
        </w:tc>
      </w:tr>
      <w:tr w14:paraId="738A61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3A74E4F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100" w:type="dxa"/>
            <w:gridSpan w:val="2"/>
            <w:vAlign w:val="center"/>
          </w:tcPr>
          <w:p w14:paraId="31812CE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43A46AD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159" w:type="dxa"/>
            <w:gridSpan w:val="3"/>
            <w:vAlign w:val="center"/>
          </w:tcPr>
          <w:p w14:paraId="15A39A8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406C713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138" w:type="dxa"/>
            <w:gridSpan w:val="2"/>
            <w:vAlign w:val="center"/>
          </w:tcPr>
          <w:p w14:paraId="1B3FC64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78A5C12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937" w:type="dxa"/>
            <w:gridSpan w:val="3"/>
            <w:vAlign w:val="center"/>
          </w:tcPr>
          <w:p w14:paraId="09F07DB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33" w:type="dxa"/>
            <w:gridSpan w:val="2"/>
            <w:vAlign w:val="center"/>
          </w:tcPr>
          <w:p w14:paraId="6A14A3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34E0085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115" w:type="dxa"/>
            <w:vAlign w:val="center"/>
          </w:tcPr>
          <w:p w14:paraId="11ACD96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2F1C4E0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  <w:szCs w:val="22"/>
              </w:rPr>
              <w:t>部</w:t>
            </w:r>
          </w:p>
        </w:tc>
        <w:tc>
          <w:tcPr>
            <w:tcW w:w="1085" w:type="dxa"/>
            <w:gridSpan w:val="3"/>
            <w:vAlign w:val="center"/>
          </w:tcPr>
          <w:p w14:paraId="6BEA630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19E68A8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3C5DBF8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48C4B0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1ED9F6E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100" w:type="dxa"/>
            <w:gridSpan w:val="2"/>
            <w:vAlign w:val="center"/>
          </w:tcPr>
          <w:p w14:paraId="2AE14FF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00" w:type="dxa"/>
            <w:gridSpan w:val="2"/>
            <w:vAlign w:val="center"/>
          </w:tcPr>
          <w:p w14:paraId="20C46C2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30" w:type="dxa"/>
            <w:gridSpan w:val="2"/>
            <w:vAlign w:val="center"/>
          </w:tcPr>
          <w:p w14:paraId="2A74DB7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04" w:type="dxa"/>
            <w:gridSpan w:val="4"/>
            <w:vAlign w:val="center"/>
          </w:tcPr>
          <w:p w14:paraId="60146E3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33" w:type="dxa"/>
            <w:gridSpan w:val="2"/>
            <w:vAlign w:val="center"/>
          </w:tcPr>
          <w:p w14:paraId="0AD6570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15" w:type="dxa"/>
            <w:vAlign w:val="center"/>
          </w:tcPr>
          <w:p w14:paraId="5BD68AB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85" w:type="dxa"/>
            <w:gridSpan w:val="3"/>
            <w:vAlign w:val="center"/>
          </w:tcPr>
          <w:p w14:paraId="5093F45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57112BA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</w:tr>
      <w:tr w14:paraId="78CADF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3CB45B5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100" w:type="dxa"/>
            <w:gridSpan w:val="2"/>
            <w:vAlign w:val="center"/>
          </w:tcPr>
          <w:p w14:paraId="6E20286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00" w:type="dxa"/>
            <w:gridSpan w:val="2"/>
            <w:vAlign w:val="center"/>
          </w:tcPr>
          <w:p w14:paraId="62BC2DB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6833E94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04" w:type="dxa"/>
            <w:gridSpan w:val="4"/>
            <w:vAlign w:val="center"/>
          </w:tcPr>
          <w:p w14:paraId="2A8A24E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10B6D4B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10C252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85" w:type="dxa"/>
            <w:gridSpan w:val="3"/>
            <w:vAlign w:val="center"/>
          </w:tcPr>
          <w:p w14:paraId="59FB63B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1C2CABE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4CD1D9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19EC5E7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100" w:type="dxa"/>
            <w:gridSpan w:val="2"/>
            <w:vAlign w:val="center"/>
          </w:tcPr>
          <w:p w14:paraId="1BF164A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00" w:type="dxa"/>
            <w:gridSpan w:val="2"/>
            <w:vAlign w:val="center"/>
          </w:tcPr>
          <w:p w14:paraId="16AE6D6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3CA8A88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04" w:type="dxa"/>
            <w:gridSpan w:val="4"/>
            <w:vAlign w:val="center"/>
          </w:tcPr>
          <w:p w14:paraId="2D55B97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4CB8676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9632F6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85" w:type="dxa"/>
            <w:gridSpan w:val="3"/>
            <w:vAlign w:val="center"/>
          </w:tcPr>
          <w:p w14:paraId="4D1E9EF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2AC46E8D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613370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  <w:jc w:val="center"/>
        </w:trPr>
        <w:tc>
          <w:tcPr>
            <w:tcW w:w="1887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98D6D5A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 w:colFirst="0" w:colLast="8"/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A8ECFD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67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89870D7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30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B2DB428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3654A62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/>
            <w:vAlign w:val="center"/>
          </w:tcPr>
          <w:p w14:paraId="4FE36200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A4B73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887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5D3760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222342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67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AF7C75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30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467A67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D2C2D3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/>
            <w:vAlign w:val="center"/>
          </w:tcPr>
          <w:p w14:paraId="7588C070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BB761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  <w:ins w:id="0" w:author="Administrator" w:date="2025-09-04T16:28:05Z"/>
        </w:trPr>
        <w:tc>
          <w:tcPr>
            <w:tcW w:w="1887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/>
            <w:vAlign w:val="center"/>
          </w:tcPr>
          <w:p w14:paraId="4AB51488">
            <w:pPr>
              <w:jc w:val="center"/>
              <w:rPr>
                <w:rFonts w:hint="default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7833" w:type="dxa"/>
            <w:gridSpan w:val="15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5C0B0F30">
            <w:pPr>
              <w:jc w:val="center"/>
              <w:rPr>
                <w:ins w:id="1" w:author="Administrator" w:date="2025-09-04T16:28:05Z"/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bookmarkEnd w:id="0"/>
    </w:tbl>
    <w:p w14:paraId="05BCDB0E">
      <w:pPr>
        <w:spacing w:before="312" w:beforeLines="100" w:after="312" w:afterLines="100"/>
        <w:jc w:val="center"/>
        <w:rPr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4A0AE05B">
      <w:pPr>
        <w:spacing w:before="312" w:beforeLines="100" w:after="312" w:afterLines="100" w:line="440" w:lineRule="exact"/>
        <w:jc w:val="left"/>
        <w:rPr>
          <w:rFonts w:ascii="黑体" w:hAnsi="黑体" w:eastAsia="黑体" w:cs="黑体"/>
          <w:sz w:val="28"/>
        </w:rPr>
      </w:pPr>
      <w:r>
        <w:rPr>
          <w:rFonts w:ascii="Times New Roman" w:hAnsi="Times New Roman" w:eastAsia="黑体" w:cs="Times New Roman"/>
          <w:sz w:val="28"/>
        </w:rPr>
        <w:t>1</w:t>
      </w:r>
      <w:r>
        <w:rPr>
          <w:rFonts w:hint="eastAsia" w:ascii="黑体" w:hAnsi="黑体" w:eastAsia="黑体" w:cs="黑体"/>
          <w:sz w:val="28"/>
        </w:rPr>
        <w:t xml:space="preserve"> 目的</w:t>
      </w:r>
    </w:p>
    <w:p w14:paraId="1E4DD2DC">
      <w:pPr>
        <w:spacing w:line="440" w:lineRule="exact"/>
        <w:ind w:firstLine="560" w:firstLineChars="200"/>
        <w:jc w:val="left"/>
        <w:rPr>
          <w:rFonts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建立科学、系统的年度经营指标管理机制，确保公司战略目标的有效分解与落实，提升各部门履职能力和经营绩效。</w:t>
      </w:r>
    </w:p>
    <w:p w14:paraId="2A9F068F">
      <w:pPr>
        <w:spacing w:before="312" w:beforeLines="100" w:after="312" w:afterLines="100" w:line="440" w:lineRule="exact"/>
        <w:jc w:val="left"/>
        <w:rPr>
          <w:rFonts w:ascii="黑体" w:hAnsi="黑体" w:eastAsia="黑体" w:cs="黑体"/>
          <w:sz w:val="28"/>
        </w:rPr>
      </w:pPr>
      <w:r>
        <w:rPr>
          <w:rFonts w:ascii="Times New Roman" w:hAnsi="Times New Roman" w:eastAsia="黑体" w:cs="Times New Roman"/>
          <w:sz w:val="28"/>
        </w:rPr>
        <w:t>2</w:t>
      </w:r>
      <w:r>
        <w:rPr>
          <w:rFonts w:hint="eastAsia" w:ascii="黑体" w:hAnsi="黑体" w:eastAsia="黑体" w:cs="黑体"/>
          <w:sz w:val="28"/>
        </w:rPr>
        <w:t xml:space="preserve"> 适用范围</w:t>
      </w:r>
    </w:p>
    <w:p w14:paraId="31CB5E1D">
      <w:pPr>
        <w:spacing w:line="440" w:lineRule="exact"/>
        <w:ind w:firstLine="560" w:firstLineChars="200"/>
        <w:jc w:val="left"/>
        <w:rPr>
          <w:rFonts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适用于公司年度经营指标的制定、分解、调整与考核全过程管理。</w:t>
      </w:r>
    </w:p>
    <w:p w14:paraId="61E640EB">
      <w:pPr>
        <w:spacing w:before="312" w:beforeLines="100" w:after="312" w:afterLines="100" w:line="440" w:lineRule="exact"/>
        <w:jc w:val="left"/>
        <w:rPr>
          <w:rFonts w:ascii="黑体" w:hAnsi="黑体" w:eastAsia="黑体" w:cs="黑体"/>
          <w:sz w:val="28"/>
        </w:rPr>
      </w:pPr>
      <w:r>
        <w:rPr>
          <w:rFonts w:ascii="Times New Roman" w:hAnsi="Times New Roman" w:eastAsia="黑体" w:cs="Times New Roman"/>
          <w:sz w:val="28"/>
        </w:rPr>
        <w:t>3</w:t>
      </w:r>
      <w:r>
        <w:rPr>
          <w:rFonts w:hint="eastAsia" w:ascii="黑体" w:hAnsi="黑体" w:eastAsia="黑体" w:cs="黑体"/>
          <w:sz w:val="28"/>
        </w:rPr>
        <w:t xml:space="preserve"> 术语和定义</w:t>
      </w:r>
    </w:p>
    <w:p w14:paraId="59557506">
      <w:pPr>
        <w:spacing w:line="440" w:lineRule="exact"/>
        <w:ind w:firstLine="560" w:firstLineChars="200"/>
        <w:jc w:val="left"/>
        <w:rPr>
          <w:rFonts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无</w:t>
      </w:r>
    </w:p>
    <w:p w14:paraId="3E775879">
      <w:pPr>
        <w:spacing w:before="312" w:beforeLines="100" w:after="312" w:afterLines="100" w:line="440" w:lineRule="exact"/>
        <w:jc w:val="left"/>
        <w:rPr>
          <w:sz w:val="28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4</w:t>
      </w:r>
      <w:r>
        <w:rPr>
          <w:rFonts w:hint="eastAsia" w:ascii="黑体" w:hAnsi="黑体" w:eastAsia="黑体" w:cs="黑体"/>
          <w:sz w:val="28"/>
        </w:rPr>
        <w:t xml:space="preserve"> 职责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6590"/>
      </w:tblGrid>
      <w:tr w14:paraId="14BA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932" w:type="dxa"/>
            <w:vAlign w:val="center"/>
          </w:tcPr>
          <w:p w14:paraId="0389E603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 门</w:t>
            </w:r>
          </w:p>
        </w:tc>
        <w:tc>
          <w:tcPr>
            <w:tcW w:w="6590" w:type="dxa"/>
            <w:vAlign w:val="center"/>
          </w:tcPr>
          <w:p w14:paraId="5C49C293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6A44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50A0B946">
            <w:pPr>
              <w:jc w:val="center"/>
              <w:rPr>
                <w:rFonts w:asciiTheme="majorEastAsia" w:hAnsiTheme="majorEastAsia" w:eastAsiaTheme="majorEastAsia" w:cstheme="majorEastAsia"/>
                <w:b/>
                <w:bCs/>
                <w:sz w:val="28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经营发展部</w:t>
            </w:r>
          </w:p>
        </w:tc>
        <w:tc>
          <w:tcPr>
            <w:tcW w:w="6590" w:type="dxa"/>
            <w:vAlign w:val="center"/>
          </w:tcPr>
          <w:p w14:paraId="40F0A05A">
            <w:pPr>
              <w:jc w:val="center"/>
              <w:rPr>
                <w:rFonts w:asciiTheme="majorEastAsia" w:hAnsiTheme="majorEastAsia" w:eastAsiaTheme="majorEastAsia" w:cstheme="majorEastAsia"/>
                <w:b/>
                <w:bCs/>
                <w:sz w:val="28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根据公司发展规划、财务部提供的财务数据制定年度经营指标，</w:t>
            </w:r>
            <w:r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组织各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部门</w:t>
            </w:r>
            <w:r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开展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经营指标计划的</w:t>
            </w:r>
            <w:r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分解与确认监督各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部门</w:t>
            </w:r>
            <w:r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执行与考核结果汇总</w:t>
            </w:r>
          </w:p>
        </w:tc>
      </w:tr>
      <w:tr w14:paraId="00A80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5C737ABF">
            <w:pPr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分管副总经理和总经理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5538D74A">
            <w:pPr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分管副总经理、总经理审核公司年度经营指标，并上报至总公司董事会。</w:t>
            </w:r>
          </w:p>
        </w:tc>
      </w:tr>
      <w:tr w14:paraId="2CDE0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4A0487CF">
            <w:pPr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公司总部董事会</w:t>
            </w:r>
          </w:p>
        </w:tc>
        <w:tc>
          <w:tcPr>
            <w:tcW w:w="6590" w:type="dxa"/>
            <w:vAlign w:val="center"/>
          </w:tcPr>
          <w:p w14:paraId="2ADAF462">
            <w:pPr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对年度经营指标方案进行最后批准</w:t>
            </w:r>
          </w:p>
        </w:tc>
      </w:tr>
    </w:tbl>
    <w:p w14:paraId="5DA291D9">
      <w:pPr>
        <w:spacing w:before="312" w:beforeLines="100" w:after="312" w:afterLines="100" w:line="440" w:lineRule="exact"/>
        <w:jc w:val="left"/>
        <w:rPr>
          <w:rFonts w:ascii="黑体" w:hAnsi="黑体" w:eastAsia="黑体" w:cs="黑体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5</w:t>
      </w:r>
      <w:r>
        <w:rPr>
          <w:rFonts w:hint="eastAsia" w:ascii="黑体" w:hAnsi="黑体" w:eastAsia="黑体" w:cs="黑体"/>
          <w:sz w:val="28"/>
        </w:rPr>
        <w:t xml:space="preserve"> 规定</w:t>
      </w:r>
    </w:p>
    <w:p w14:paraId="40C2230D">
      <w:pPr>
        <w:spacing w:before="156" w:beforeLines="50" w:after="156" w:afterLines="50" w:line="440" w:lineRule="exact"/>
        <w:rPr>
          <w:sz w:val="28"/>
        </w:rPr>
      </w:pPr>
      <w:r>
        <w:rPr>
          <w:rFonts w:hint="eastAsia" w:ascii="Times New Roman" w:hAnsi="Times New Roman" w:cs="Times New Roman"/>
          <w:sz w:val="28"/>
        </w:rPr>
        <w:t>5</w:t>
      </w:r>
      <w:r>
        <w:rPr>
          <w:rFonts w:hint="eastAsia"/>
          <w:sz w:val="28"/>
        </w:rPr>
        <w:t>.</w:t>
      </w:r>
      <w:r>
        <w:rPr>
          <w:rFonts w:ascii="Times New Roman" w:hAnsi="Times New Roman" w:cs="Times New Roman"/>
          <w:sz w:val="28"/>
        </w:rPr>
        <w:t>1</w:t>
      </w:r>
      <w:r>
        <w:rPr>
          <w:rFonts w:hint="eastAsia"/>
          <w:sz w:val="28"/>
        </w:rPr>
        <w:t xml:space="preserve"> 年度经营指标制定流程</w:t>
      </w:r>
    </w:p>
    <w:p w14:paraId="72C76ECE">
      <w:pPr>
        <w:spacing w:line="440" w:lineRule="exact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5.</w:t>
      </w:r>
      <w:r>
        <w:rPr>
          <w:rFonts w:ascii="Times New Roman" w:hAnsi="Times New Roman" w:cs="Times New Roman" w:eastAsiaTheme="majorEastAsia"/>
          <w:sz w:val="28"/>
        </w:rPr>
        <w:t>1</w:t>
      </w:r>
      <w:r>
        <w:rPr>
          <w:rFonts w:hint="eastAsia" w:ascii="Times New Roman" w:hAnsi="Times New Roman" w:cs="Times New Roman" w:eastAsiaTheme="majorEastAsia"/>
          <w:sz w:val="28"/>
        </w:rPr>
        <w:t>.</w:t>
      </w:r>
      <w:r>
        <w:rPr>
          <w:rFonts w:ascii="Times New Roman" w:hAnsi="Times New Roman" w:cs="Times New Roman" w:eastAsiaTheme="majorEastAsia"/>
          <w:sz w:val="28"/>
        </w:rPr>
        <w:t>1</w:t>
      </w:r>
      <w:r>
        <w:rPr>
          <w:rFonts w:hint="eastAsia" w:ascii="Times New Roman" w:hAnsi="Times New Roman" w:cs="Times New Roman" w:eastAsiaTheme="majorEastAsia"/>
          <w:sz w:val="28"/>
        </w:rPr>
        <w:t xml:space="preserve"> 制定</w:t>
      </w:r>
      <w:r>
        <w:rPr>
          <w:rFonts w:ascii="Times New Roman" w:hAnsi="Times New Roman" w:cs="Times New Roman" w:eastAsiaTheme="majorEastAsia"/>
          <w:sz w:val="28"/>
        </w:rPr>
        <w:t>公司年度</w:t>
      </w:r>
      <w:r>
        <w:rPr>
          <w:rFonts w:hint="eastAsia" w:ascii="Times New Roman" w:hAnsi="Times New Roman" w:cs="Times New Roman" w:eastAsiaTheme="majorEastAsia"/>
          <w:sz w:val="28"/>
        </w:rPr>
        <w:t>经营指标</w:t>
      </w:r>
    </w:p>
    <w:p w14:paraId="67F2C0CE">
      <w:pPr>
        <w:spacing w:line="440" w:lineRule="exact"/>
        <w:ind w:firstLine="560" w:firstLineChars="200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ascii="Times New Roman" w:hAnsi="Times New Roman" w:cs="Times New Roman" w:eastAsiaTheme="majorEastAsia"/>
          <w:sz w:val="28"/>
        </w:rPr>
        <w:t>由</w:t>
      </w:r>
      <w:r>
        <w:rPr>
          <w:rFonts w:hint="eastAsia" w:ascii="Times New Roman" w:hAnsi="Times New Roman" w:cs="Times New Roman" w:eastAsiaTheme="majorEastAsia"/>
          <w:sz w:val="28"/>
        </w:rPr>
        <w:t>经营发展部根据公司发展规划、财务提供的财务数据制定年度经营指标初版</w:t>
      </w:r>
    </w:p>
    <w:p w14:paraId="66DB954C">
      <w:pPr>
        <w:spacing w:line="440" w:lineRule="exact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5.</w:t>
      </w:r>
      <w:r>
        <w:rPr>
          <w:rFonts w:ascii="Times New Roman" w:hAnsi="Times New Roman" w:cs="Times New Roman" w:eastAsiaTheme="majorEastAsia"/>
          <w:sz w:val="28"/>
        </w:rPr>
        <w:t>1</w:t>
      </w:r>
      <w:r>
        <w:rPr>
          <w:rFonts w:hint="eastAsia" w:ascii="Times New Roman" w:hAnsi="Times New Roman" w:cs="Times New Roman" w:eastAsiaTheme="majorEastAsia"/>
          <w:sz w:val="28"/>
        </w:rPr>
        <w:t>.</w:t>
      </w:r>
      <w:r>
        <w:rPr>
          <w:rFonts w:ascii="Times New Roman" w:hAnsi="Times New Roman" w:cs="Times New Roman" w:eastAsiaTheme="majorEastAsia"/>
          <w:sz w:val="28"/>
        </w:rPr>
        <w:t>2</w:t>
      </w:r>
      <w:r>
        <w:rPr>
          <w:rFonts w:hint="eastAsia" w:ascii="Times New Roman" w:hAnsi="Times New Roman" w:cs="Times New Roman" w:eastAsiaTheme="majorEastAsia"/>
          <w:sz w:val="28"/>
        </w:rPr>
        <w:t xml:space="preserve"> 审核</w:t>
      </w:r>
      <w:r>
        <w:rPr>
          <w:rFonts w:ascii="Times New Roman" w:hAnsi="Times New Roman" w:cs="Times New Roman" w:eastAsiaTheme="majorEastAsia"/>
          <w:sz w:val="28"/>
        </w:rPr>
        <w:t>公司年度经营指标</w:t>
      </w:r>
    </w:p>
    <w:p w14:paraId="10FB651F">
      <w:pPr>
        <w:spacing w:line="440" w:lineRule="exact"/>
        <w:ind w:firstLine="560" w:firstLineChars="200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分管副总经理及</w:t>
      </w:r>
      <w:r>
        <w:rPr>
          <w:rFonts w:ascii="Times New Roman" w:hAnsi="Times New Roman" w:cs="Times New Roman" w:eastAsiaTheme="majorEastAsia"/>
          <w:sz w:val="28"/>
        </w:rPr>
        <w:t>总经理</w:t>
      </w:r>
      <w:r>
        <w:rPr>
          <w:rFonts w:hint="eastAsia" w:ascii="Times New Roman" w:hAnsi="Times New Roman" w:cs="Times New Roman" w:eastAsiaTheme="majorEastAsia"/>
          <w:sz w:val="28"/>
        </w:rPr>
        <w:t>对年度经营指标初版进行审核，提出修改意见，经营发展部进行修改调整，获得总经理审核通过后形成终版，上报至总公司董事会。</w:t>
      </w:r>
    </w:p>
    <w:p w14:paraId="176307F1">
      <w:pPr>
        <w:spacing w:line="440" w:lineRule="exact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5.</w:t>
      </w:r>
      <w:r>
        <w:rPr>
          <w:rFonts w:ascii="Times New Roman" w:hAnsi="Times New Roman" w:cs="Times New Roman" w:eastAsiaTheme="majorEastAsia"/>
          <w:sz w:val="28"/>
        </w:rPr>
        <w:t>1</w:t>
      </w:r>
      <w:r>
        <w:rPr>
          <w:rFonts w:hint="eastAsia" w:ascii="Times New Roman" w:hAnsi="Times New Roman" w:cs="Times New Roman" w:eastAsiaTheme="majorEastAsia"/>
          <w:sz w:val="28"/>
        </w:rPr>
        <w:t>.</w:t>
      </w:r>
      <w:r>
        <w:rPr>
          <w:rFonts w:ascii="Times New Roman" w:hAnsi="Times New Roman" w:cs="Times New Roman" w:eastAsiaTheme="majorEastAsia"/>
          <w:sz w:val="28"/>
        </w:rPr>
        <w:t>3</w:t>
      </w:r>
      <w:r>
        <w:rPr>
          <w:rFonts w:hint="eastAsia" w:ascii="Times New Roman" w:hAnsi="Times New Roman" w:cs="Times New Roman" w:eastAsiaTheme="majorEastAsia"/>
          <w:sz w:val="28"/>
        </w:rPr>
        <w:t xml:space="preserve"> </w:t>
      </w:r>
      <w:r>
        <w:rPr>
          <w:rFonts w:ascii="Times New Roman" w:hAnsi="Times New Roman" w:cs="Times New Roman" w:eastAsiaTheme="majorEastAsia"/>
          <w:sz w:val="28"/>
        </w:rPr>
        <w:t>年度经营指标批准下发</w:t>
      </w:r>
    </w:p>
    <w:p w14:paraId="4D346C6F">
      <w:pPr>
        <w:spacing w:line="440" w:lineRule="exact"/>
        <w:ind w:firstLine="560" w:firstLineChars="200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ascii="Times New Roman" w:hAnsi="Times New Roman" w:cs="Times New Roman" w:eastAsiaTheme="majorEastAsia"/>
          <w:sz w:val="28"/>
        </w:rPr>
        <w:t>由</w:t>
      </w:r>
      <w:r>
        <w:rPr>
          <w:rFonts w:hint="eastAsia" w:ascii="Times New Roman" w:hAnsi="Times New Roman" w:cs="Times New Roman" w:eastAsiaTheme="majorEastAsia"/>
          <w:sz w:val="28"/>
        </w:rPr>
        <w:t>总</w:t>
      </w:r>
      <w:r>
        <w:rPr>
          <w:rFonts w:ascii="Times New Roman" w:hAnsi="Times New Roman" w:cs="Times New Roman" w:eastAsiaTheme="majorEastAsia"/>
          <w:sz w:val="28"/>
        </w:rPr>
        <w:t>公司</w:t>
      </w:r>
      <w:r>
        <w:rPr>
          <w:rFonts w:hint="eastAsia" w:ascii="Times New Roman" w:hAnsi="Times New Roman" w:cs="Times New Roman" w:eastAsiaTheme="majorEastAsia"/>
          <w:sz w:val="28"/>
        </w:rPr>
        <w:t>董事会</w:t>
      </w:r>
      <w:r>
        <w:rPr>
          <w:rFonts w:ascii="Times New Roman" w:hAnsi="Times New Roman" w:cs="Times New Roman" w:eastAsiaTheme="majorEastAsia"/>
          <w:sz w:val="28"/>
        </w:rPr>
        <w:t>批准年度经营指标，经营发展部下发年度经营指标。</w:t>
      </w:r>
    </w:p>
    <w:p w14:paraId="6F30CDE4">
      <w:pPr>
        <w:spacing w:before="156" w:beforeLines="50" w:after="156" w:afterLines="50" w:line="440" w:lineRule="exact"/>
        <w:rPr>
          <w:sz w:val="28"/>
        </w:rPr>
      </w:pPr>
      <w:r>
        <w:rPr>
          <w:rFonts w:hint="eastAsia" w:ascii="Times New Roman" w:hAnsi="Times New Roman" w:cs="Times New Roman"/>
          <w:sz w:val="28"/>
        </w:rPr>
        <w:t>5</w:t>
      </w:r>
      <w:r>
        <w:rPr>
          <w:rFonts w:hint="eastAsia"/>
          <w:sz w:val="28"/>
        </w:rPr>
        <w:t>.</w:t>
      </w:r>
      <w:r>
        <w:rPr>
          <w:rFonts w:ascii="Times New Roman" w:hAnsi="Times New Roman" w:cs="Times New Roman"/>
          <w:sz w:val="28"/>
        </w:rPr>
        <w:t>2</w:t>
      </w:r>
      <w:r>
        <w:rPr>
          <w:rFonts w:hint="eastAsia"/>
          <w:sz w:val="28"/>
        </w:rPr>
        <w:t>年度经营指标分解流程</w:t>
      </w:r>
    </w:p>
    <w:p w14:paraId="3E578F6D">
      <w:pPr>
        <w:spacing w:line="440" w:lineRule="exact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5.</w:t>
      </w:r>
      <w:r>
        <w:rPr>
          <w:rFonts w:ascii="Times New Roman" w:hAnsi="Times New Roman" w:cs="Times New Roman" w:eastAsiaTheme="majorEastAsia"/>
          <w:sz w:val="28"/>
        </w:rPr>
        <w:t>2</w:t>
      </w:r>
      <w:r>
        <w:rPr>
          <w:rFonts w:hint="eastAsia" w:ascii="Times New Roman" w:hAnsi="Times New Roman" w:cs="Times New Roman" w:eastAsiaTheme="majorEastAsia"/>
          <w:sz w:val="28"/>
        </w:rPr>
        <w:t>.</w:t>
      </w:r>
      <w:r>
        <w:rPr>
          <w:rFonts w:ascii="Times New Roman" w:hAnsi="Times New Roman" w:cs="Times New Roman" w:eastAsiaTheme="majorEastAsia"/>
          <w:sz w:val="28"/>
        </w:rPr>
        <w:t>1</w:t>
      </w:r>
      <w:r>
        <w:rPr>
          <w:rFonts w:hint="eastAsia" w:ascii="Times New Roman" w:hAnsi="Times New Roman" w:cs="Times New Roman" w:eastAsiaTheme="majorEastAsia"/>
          <w:sz w:val="28"/>
        </w:rPr>
        <w:t xml:space="preserve"> </w:t>
      </w:r>
      <w:r>
        <w:rPr>
          <w:rFonts w:ascii="Times New Roman" w:hAnsi="Times New Roman" w:cs="Times New Roman" w:eastAsiaTheme="majorEastAsia"/>
          <w:sz w:val="28"/>
        </w:rPr>
        <w:t>分解框架的制定</w:t>
      </w:r>
    </w:p>
    <w:p w14:paraId="40261C25">
      <w:pPr>
        <w:spacing w:line="440" w:lineRule="exact"/>
        <w:ind w:firstLine="560" w:firstLineChars="200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ascii="Times New Roman" w:hAnsi="Times New Roman" w:cs="Times New Roman" w:eastAsiaTheme="majorEastAsia"/>
          <w:sz w:val="28"/>
        </w:rPr>
        <w:t>经营发展部</w:t>
      </w:r>
      <w:r>
        <w:rPr>
          <w:rFonts w:hint="eastAsia" w:ascii="Times New Roman" w:hAnsi="Times New Roman" w:cs="Times New Roman" w:eastAsiaTheme="majorEastAsia"/>
          <w:sz w:val="28"/>
        </w:rPr>
        <w:t>组织各部门对经营指标进行分解，形成年度经营指标分解计划</w:t>
      </w:r>
      <w:r>
        <w:rPr>
          <w:rFonts w:ascii="Times New Roman" w:hAnsi="Times New Roman" w:cs="Times New Roman" w:eastAsiaTheme="majorEastAsia"/>
          <w:sz w:val="28"/>
        </w:rPr>
        <w:t>。</w:t>
      </w:r>
    </w:p>
    <w:p w14:paraId="11127F3A">
      <w:pPr>
        <w:spacing w:line="440" w:lineRule="exact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5.</w:t>
      </w:r>
      <w:r>
        <w:rPr>
          <w:rFonts w:ascii="Times New Roman" w:hAnsi="Times New Roman" w:cs="Times New Roman" w:eastAsiaTheme="majorEastAsia"/>
          <w:sz w:val="28"/>
        </w:rPr>
        <w:t>2</w:t>
      </w:r>
      <w:r>
        <w:rPr>
          <w:rFonts w:hint="eastAsia" w:ascii="Times New Roman" w:hAnsi="Times New Roman" w:cs="Times New Roman" w:eastAsiaTheme="majorEastAsia"/>
          <w:sz w:val="28"/>
        </w:rPr>
        <w:t>.</w:t>
      </w:r>
      <w:r>
        <w:rPr>
          <w:rFonts w:ascii="Times New Roman" w:hAnsi="Times New Roman" w:cs="Times New Roman" w:eastAsiaTheme="majorEastAsia"/>
          <w:sz w:val="28"/>
        </w:rPr>
        <w:t>2</w:t>
      </w:r>
      <w:r>
        <w:rPr>
          <w:rFonts w:hint="eastAsia" w:ascii="Times New Roman" w:hAnsi="Times New Roman" w:cs="Times New Roman" w:eastAsiaTheme="majorEastAsia"/>
          <w:sz w:val="28"/>
        </w:rPr>
        <w:t xml:space="preserve"> </w:t>
      </w:r>
      <w:r>
        <w:rPr>
          <w:rFonts w:ascii="Times New Roman" w:hAnsi="Times New Roman" w:cs="Times New Roman" w:eastAsiaTheme="majorEastAsia"/>
          <w:sz w:val="28"/>
        </w:rPr>
        <w:t>确认经营分解指标</w:t>
      </w:r>
    </w:p>
    <w:p w14:paraId="0DA78800">
      <w:pPr>
        <w:spacing w:line="440" w:lineRule="exact"/>
        <w:ind w:firstLine="560" w:firstLineChars="200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ascii="Times New Roman" w:hAnsi="Times New Roman" w:cs="Times New Roman" w:eastAsiaTheme="majorEastAsia"/>
          <w:sz w:val="28"/>
        </w:rPr>
        <w:t>经营发展部组织召开分解评审会，确认指标的合理性与挑战性。</w:t>
      </w:r>
    </w:p>
    <w:p w14:paraId="6F1916C1">
      <w:pPr>
        <w:spacing w:line="440" w:lineRule="exact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5.</w:t>
      </w:r>
      <w:r>
        <w:rPr>
          <w:rFonts w:ascii="Times New Roman" w:hAnsi="Times New Roman" w:cs="Times New Roman" w:eastAsiaTheme="majorEastAsia"/>
          <w:sz w:val="28"/>
        </w:rPr>
        <w:t>2</w:t>
      </w:r>
      <w:r>
        <w:rPr>
          <w:rFonts w:hint="eastAsia" w:ascii="Times New Roman" w:hAnsi="Times New Roman" w:cs="Times New Roman" w:eastAsiaTheme="majorEastAsia"/>
          <w:sz w:val="28"/>
        </w:rPr>
        <w:t>.</w:t>
      </w:r>
      <w:r>
        <w:rPr>
          <w:rFonts w:ascii="Times New Roman" w:hAnsi="Times New Roman" w:cs="Times New Roman" w:eastAsiaTheme="majorEastAsia"/>
          <w:sz w:val="28"/>
        </w:rPr>
        <w:t>3</w:t>
      </w:r>
      <w:r>
        <w:rPr>
          <w:rFonts w:hint="eastAsia" w:ascii="Times New Roman" w:hAnsi="Times New Roman" w:cs="Times New Roman" w:eastAsiaTheme="majorEastAsia"/>
          <w:sz w:val="28"/>
        </w:rPr>
        <w:t xml:space="preserve"> </w:t>
      </w:r>
      <w:r>
        <w:rPr>
          <w:rFonts w:ascii="Times New Roman" w:hAnsi="Times New Roman" w:cs="Times New Roman" w:eastAsiaTheme="majorEastAsia"/>
          <w:sz w:val="28"/>
        </w:rPr>
        <w:t>年度经营指标分解计划下发</w:t>
      </w:r>
    </w:p>
    <w:p w14:paraId="308AD124">
      <w:pPr>
        <w:spacing w:line="440" w:lineRule="exact"/>
        <w:ind w:firstLine="560" w:firstLineChars="200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ascii="Times New Roman" w:hAnsi="Times New Roman" w:cs="Times New Roman" w:eastAsiaTheme="majorEastAsia"/>
          <w:sz w:val="28"/>
        </w:rPr>
        <w:t>经营发展部进行终版《年度经营指标任务清单》的整理，经营副总经理审核，总经理批准后组织下发。</w:t>
      </w:r>
    </w:p>
    <w:p w14:paraId="588622A0">
      <w:pPr>
        <w:spacing w:before="156" w:beforeLines="50" w:after="156" w:afterLines="50" w:line="440" w:lineRule="exact"/>
        <w:rPr>
          <w:sz w:val="28"/>
        </w:rPr>
      </w:pPr>
      <w:r>
        <w:rPr>
          <w:rFonts w:hint="eastAsia" w:ascii="Times New Roman" w:hAnsi="Times New Roman" w:cs="Times New Roman"/>
          <w:sz w:val="28"/>
        </w:rPr>
        <w:t>5</w:t>
      </w:r>
      <w:r>
        <w:rPr>
          <w:rFonts w:hint="eastAsia"/>
          <w:sz w:val="28"/>
        </w:rPr>
        <w:t>.</w:t>
      </w:r>
      <w:r>
        <w:rPr>
          <w:rFonts w:ascii="Times New Roman" w:hAnsi="Times New Roman" w:cs="Times New Roman"/>
          <w:sz w:val="28"/>
        </w:rPr>
        <w:t>3</w:t>
      </w:r>
      <w:r>
        <w:rPr>
          <w:rFonts w:hint="eastAsia"/>
          <w:sz w:val="28"/>
        </w:rPr>
        <w:t>年度经营指标的调整</w:t>
      </w:r>
    </w:p>
    <w:p w14:paraId="56D33CF1">
      <w:pPr>
        <w:spacing w:line="440" w:lineRule="exact"/>
        <w:ind w:firstLine="560" w:firstLineChars="200"/>
        <w:jc w:val="left"/>
        <w:rPr>
          <w:rFonts w:ascii="Times New Roman" w:hAnsi="Times New Roman" w:cs="Times New Roman" w:eastAsiaTheme="majorEastAsia"/>
          <w:sz w:val="28"/>
        </w:rPr>
      </w:pPr>
      <w:r>
        <w:rPr>
          <w:rFonts w:hint="eastAsia" w:ascii="Times New Roman" w:hAnsi="Times New Roman" w:cs="Times New Roman" w:eastAsiaTheme="majorEastAsia"/>
          <w:sz w:val="28"/>
        </w:rPr>
        <w:t>公司年度经营指标原则上不允许调整。确有特殊情况的，经公司研究决定后，方可调整公司年度经营指标。</w:t>
      </w:r>
    </w:p>
    <w:p w14:paraId="4AFC8F8A">
      <w:pPr>
        <w:spacing w:before="312" w:beforeLines="100" w:after="312" w:afterLines="100" w:line="440" w:lineRule="exact"/>
        <w:jc w:val="left"/>
        <w:rPr>
          <w:rFonts w:ascii="黑体" w:hAnsi="黑体" w:eastAsia="黑体" w:cs="黑体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6</w:t>
      </w:r>
      <w:r>
        <w:rPr>
          <w:rFonts w:hint="eastAsia" w:ascii="黑体" w:hAnsi="黑体" w:eastAsia="黑体" w:cs="黑体"/>
          <w:sz w:val="28"/>
        </w:rPr>
        <w:t xml:space="preserve"> 相关流程</w:t>
      </w:r>
    </w:p>
    <w:p w14:paraId="561B8DB4">
      <w:pPr>
        <w:spacing w:line="440" w:lineRule="exact"/>
        <w:ind w:firstLine="560" w:firstLineChars="200"/>
        <w:jc w:val="left"/>
        <w:rPr>
          <w:rFonts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年度经营指标制定流程</w:t>
      </w:r>
    </w:p>
    <w:p w14:paraId="7A1813CB">
      <w:pPr>
        <w:jc w:val="center"/>
        <w:rPr>
          <w:rFonts w:ascii="黑体" w:hAnsi="黑体" w:eastAsia="黑体"/>
          <w:sz w:val="28"/>
        </w:rPr>
      </w:pPr>
      <w:r>
        <w:rPr>
          <w:rFonts w:ascii="黑体" w:hAnsi="黑体" w:eastAsia="黑体"/>
          <w:sz w:val="28"/>
        </w:rPr>
        <w:object>
          <v:shape id="_x0000_i1025" o:spt="75" type="#_x0000_t75" style="height:135pt;width:414.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08BC580C">
      <w:pPr>
        <w:spacing w:line="440" w:lineRule="exact"/>
        <w:ind w:firstLine="560" w:firstLineChars="200"/>
        <w:jc w:val="left"/>
        <w:rPr>
          <w:rFonts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年度经营指标分解流程</w:t>
      </w:r>
    </w:p>
    <w:p w14:paraId="3C8A7D3B">
      <w:pPr>
        <w:jc w:val="center"/>
        <w:rPr>
          <w:rFonts w:ascii="黑体" w:hAnsi="黑体" w:eastAsia="黑体"/>
          <w:sz w:val="28"/>
        </w:rPr>
      </w:pPr>
      <w:r>
        <w:rPr>
          <w:rFonts w:ascii="黑体" w:hAnsi="黑体" w:eastAsia="黑体"/>
          <w:sz w:val="28"/>
        </w:rPr>
        <w:object>
          <v:shape id="_x0000_i1026" o:spt="75" type="#_x0000_t75" style="height:132.3pt;width:4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8">
            <o:LockedField>false</o:LockedField>
          </o:OLEObject>
        </w:object>
      </w:r>
    </w:p>
    <w:p w14:paraId="337D6A07">
      <w:pPr>
        <w:jc w:val="center"/>
        <w:rPr>
          <w:rFonts w:ascii="黑体" w:hAnsi="黑体" w:eastAsia="黑体"/>
          <w:sz w:val="28"/>
        </w:rPr>
      </w:pPr>
    </w:p>
    <w:p w14:paraId="6D595160">
      <w:pPr>
        <w:spacing w:before="312" w:beforeLines="100" w:after="312" w:afterLines="100" w:line="440" w:lineRule="exact"/>
        <w:jc w:val="left"/>
        <w:rPr>
          <w:rFonts w:ascii="黑体" w:hAnsi="黑体" w:eastAsia="黑体" w:cs="黑体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7</w:t>
      </w:r>
      <w:r>
        <w:rPr>
          <w:rFonts w:hint="eastAsia" w:ascii="黑体" w:hAnsi="黑体" w:eastAsia="黑体" w:cs="黑体"/>
          <w:sz w:val="28"/>
        </w:rPr>
        <w:t xml:space="preserve"> 规定表格</w:t>
      </w:r>
    </w:p>
    <w:p w14:paraId="1693D0FB">
      <w:pPr>
        <w:spacing w:line="440" w:lineRule="exact"/>
        <w:ind w:firstLine="560" w:firstLineChars="200"/>
        <w:jc w:val="left"/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cs="Times New Roman" w:eastAsiaTheme="majorEastAsia"/>
          <w:sz w:val="28"/>
        </w:rPr>
        <w:t>GLTX-JY-03-01-A年度经营指标任务清单</w:t>
      </w:r>
    </w:p>
    <w:p w14:paraId="7EBD8722">
      <w:pPr>
        <w:spacing w:before="312" w:beforeLines="100" w:after="312" w:afterLines="100" w:line="440" w:lineRule="exact"/>
        <w:jc w:val="left"/>
        <w:rPr>
          <w:rFonts w:ascii="黑体" w:hAnsi="黑体" w:eastAsia="黑体" w:cs="黑体"/>
          <w:sz w:val="28"/>
        </w:rPr>
      </w:pPr>
      <w:r>
        <w:rPr>
          <w:rFonts w:ascii="Times New Roman" w:hAnsi="Times New Roman" w:eastAsia="黑体" w:cs="Times New Roman"/>
          <w:sz w:val="28"/>
        </w:rPr>
        <w:t>8</w:t>
      </w:r>
      <w:r>
        <w:rPr>
          <w:rFonts w:hint="eastAsia" w:ascii="黑体" w:hAnsi="黑体" w:eastAsia="黑体" w:cs="黑体"/>
          <w:sz w:val="28"/>
        </w:rPr>
        <w:t xml:space="preserve"> 记录控制</w:t>
      </w:r>
    </w:p>
    <w:p w14:paraId="47F61851">
      <w:pPr>
        <w:spacing w:line="440" w:lineRule="exact"/>
        <w:ind w:firstLine="560" w:firstLineChars="200"/>
        <w:jc w:val="left"/>
        <w:rPr>
          <w:ins w:id="2" w:author="Administrator" w:date="2025-09-04T16:29:52Z"/>
          <w:rFonts w:hint="eastAsia"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本制度所涉及表单由程序文件相关部门和经营发展部各保存一份，保存期限为长期。</w:t>
      </w:r>
    </w:p>
    <w:p w14:paraId="77B8A282">
      <w:pPr>
        <w:spacing w:line="440" w:lineRule="exact"/>
        <w:ind w:firstLine="560" w:firstLineChars="200"/>
        <w:jc w:val="left"/>
        <w:rPr>
          <w:ins w:id="3" w:author="Administrator" w:date="2025-09-04T16:30:00Z"/>
          <w:rFonts w:hint="eastAsia" w:asciiTheme="majorEastAsia" w:hAnsiTheme="majorEastAsia" w:eastAsiaTheme="majorEastAsia" w:cstheme="majorEastAsia"/>
          <w:sz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3E0921A3">
      <w:pPr>
        <w:spacing w:after="156" w:afterLines="50"/>
        <w:ind w:firstLine="562" w:firstLineChars="200"/>
        <w:jc w:val="left"/>
        <w:rPr>
          <w:rFonts w:asciiTheme="majorEastAsia" w:hAnsiTheme="majorEastAsia" w:eastAsiaTheme="majorEastAsia" w:cstheme="majorEastAsia"/>
          <w:b/>
          <w:bCs/>
          <w:sz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</w:rPr>
        <w:t>附表</w:t>
      </w:r>
      <w:r>
        <w:rPr>
          <w:rFonts w:ascii="Times New Roman" w:hAnsi="Times New Roman" w:cs="Times New Roman" w:eastAsiaTheme="majorEastAsia"/>
          <w:b/>
          <w:bCs/>
          <w:sz w:val="28"/>
        </w:rPr>
        <w:t>1</w:t>
      </w:r>
      <w:r>
        <w:rPr>
          <w:rFonts w:hint="eastAsia" w:asciiTheme="majorEastAsia" w:hAnsiTheme="majorEastAsia" w:eastAsiaTheme="majorEastAsia" w:cstheme="majorEastAsia"/>
          <w:b/>
          <w:bCs/>
          <w:sz w:val="28"/>
        </w:rPr>
        <w:t xml:space="preserve"> </w:t>
      </w:r>
      <w:r>
        <w:rPr>
          <w:rFonts w:ascii="Times New Roman" w:hAnsi="Times New Roman" w:cs="Times New Roman" w:eastAsiaTheme="majorEastAsia"/>
          <w:sz w:val="28"/>
        </w:rPr>
        <w:t>GLTX-JY-03-01-A</w:t>
      </w:r>
      <w:r>
        <w:rPr>
          <w:rFonts w:hint="eastAsia" w:ascii="Times New Roman" w:hAnsi="Times New Roman" w:cs="Times New Roman" w:eastAsiaTheme="majorEastAsia"/>
          <w:sz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z w:val="28"/>
        </w:rPr>
        <w:t>年度经营指标任务清单</w:t>
      </w:r>
    </w:p>
    <w:tbl>
      <w:tblPr>
        <w:tblStyle w:val="6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1055"/>
        <w:gridCol w:w="1628"/>
        <w:gridCol w:w="1804"/>
        <w:gridCol w:w="1815"/>
        <w:gridCol w:w="1084"/>
        <w:gridCol w:w="1503"/>
        <w:gridCol w:w="1469"/>
        <w:gridCol w:w="1197"/>
        <w:gridCol w:w="930"/>
        <w:gridCol w:w="914"/>
      </w:tblGrid>
      <w:tr w14:paraId="5C898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C48D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3967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指标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0CB0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一级指标（数据）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94C9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二级指标行动项目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C2B8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责任部门/责任人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E987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协助事项</w:t>
            </w: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BA61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协助部门/协助人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03F5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计划完成时间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AA4C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交付物</w:t>
            </w: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12F2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完成/状态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ACD7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备注</w:t>
            </w:r>
          </w:p>
        </w:tc>
      </w:tr>
      <w:tr w14:paraId="56B59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E731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20B8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产品交付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2040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1584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4B6F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C28C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433B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489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A1FB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FBA6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EABE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AC92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702F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8D37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管理制度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6002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0DCA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D5ED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B263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6890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3214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0EEA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F2255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4BED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9F40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5F88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CEF5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精益管理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5FC2E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81D9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3F48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7C79D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1A847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1884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5050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D8D3D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05EDD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0568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1A99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645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信息化建设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E163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6C19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DFC5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CBA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294CC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3026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F9D95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D1C4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347CE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ED68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9864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077C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存货管理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0EDE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3AF7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FBF2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4065E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128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4785E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A983F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F8A8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1DDC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5152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AAE5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E5CE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降本增效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FC17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DFC7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B8CA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0466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8AAF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29FC5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7EF3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179C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9D53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425E9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1A49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3AE2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技术管理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E3AE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6BD9C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4CFA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2C8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C48B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DFF6D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CD0F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866F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230FF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3CC737C"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658C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7CC9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人力资源规划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F921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47E2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7A8E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9BD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2F6A7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D334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4A64C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C8F5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405B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6123F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7176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92BC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采购成本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119AD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2FE75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8849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3E75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E641F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3D49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FDB88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5C41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0EF2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D197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6B63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3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8C8D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财务管理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F070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C6BBC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DD1E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982A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4FE7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2892C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53F8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27F5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B5ADC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</w:tbl>
    <w:p w14:paraId="2762275C">
      <w:pPr>
        <w:jc w:val="left"/>
        <w:rPr>
          <w:sz w:val="28"/>
        </w:rPr>
      </w:pPr>
    </w:p>
    <w:sectPr>
      <w:footerReference r:id="rId4" w:type="default"/>
      <w:pgSz w:w="16838" w:h="11906" w:orient="landscape"/>
      <w:pgMar w:top="1800" w:right="1440" w:bottom="1800" w:left="144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B2050">
    <w:pPr>
      <w:pStyle w:val="4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3EAEC8">
                          <w:pPr>
                            <w:pStyle w:val="4"/>
                            <w:rPr>
                              <w:rFonts w:ascii="宋体" w:hAnsi="宋体" w:eastAsia="宋体" w:cs="宋体"/>
                              <w:sz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3EAEC8">
                    <w:pPr>
                      <w:pStyle w:val="4"/>
                      <w:rPr>
                        <w:rFonts w:ascii="宋体" w:hAnsi="宋体" w:eastAsia="宋体" w:cs="宋体"/>
                        <w:sz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2F80E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35576D"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- 1 -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35576D">
                    <w:pPr>
                      <w:pStyle w:val="4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- 1 -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87B39A"/>
    <w:multiLevelType w:val="singleLevel"/>
    <w:tmpl w:val="ED87B39A"/>
    <w:lvl w:ilvl="0" w:tentative="0">
      <w:start w:val="1"/>
      <w:numFmt w:val="decimal"/>
      <w:pStyle w:val="3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yMDJmYTRhNDk0OGFiMTQ1ODRhM2U0Mzk4NzA2NWIifQ=="/>
  </w:docVars>
  <w:rsids>
    <w:rsidRoot w:val="5D3E6CEF"/>
    <w:rsid w:val="00017DAE"/>
    <w:rsid w:val="00207FF5"/>
    <w:rsid w:val="004468B5"/>
    <w:rsid w:val="0073102E"/>
    <w:rsid w:val="00A81C31"/>
    <w:rsid w:val="00C10A85"/>
    <w:rsid w:val="00E563E3"/>
    <w:rsid w:val="00F019AB"/>
    <w:rsid w:val="0A291EE4"/>
    <w:rsid w:val="0B63493C"/>
    <w:rsid w:val="0BE66887"/>
    <w:rsid w:val="0CBD2B00"/>
    <w:rsid w:val="0CEF7617"/>
    <w:rsid w:val="0F770285"/>
    <w:rsid w:val="142607AC"/>
    <w:rsid w:val="15486B75"/>
    <w:rsid w:val="15725E9A"/>
    <w:rsid w:val="199436F6"/>
    <w:rsid w:val="1F0B15D5"/>
    <w:rsid w:val="1F7F413E"/>
    <w:rsid w:val="20F177A7"/>
    <w:rsid w:val="24D9609E"/>
    <w:rsid w:val="29E277A3"/>
    <w:rsid w:val="2E0E11FE"/>
    <w:rsid w:val="2EA27CD3"/>
    <w:rsid w:val="33B331DE"/>
    <w:rsid w:val="40A37D87"/>
    <w:rsid w:val="452113DC"/>
    <w:rsid w:val="49367CC8"/>
    <w:rsid w:val="49D01B09"/>
    <w:rsid w:val="4B7C6914"/>
    <w:rsid w:val="4C8E32E4"/>
    <w:rsid w:val="4D5257D6"/>
    <w:rsid w:val="5003709F"/>
    <w:rsid w:val="56CF0F2B"/>
    <w:rsid w:val="5AE72E18"/>
    <w:rsid w:val="5D3E6CEF"/>
    <w:rsid w:val="62640562"/>
    <w:rsid w:val="683C1234"/>
    <w:rsid w:val="6B07797E"/>
    <w:rsid w:val="6BB45291"/>
    <w:rsid w:val="6D7D3CD3"/>
    <w:rsid w:val="708571A2"/>
    <w:rsid w:val="70E2796E"/>
    <w:rsid w:val="768E6F7F"/>
    <w:rsid w:val="77DE5818"/>
    <w:rsid w:val="7A7942D7"/>
    <w:rsid w:val="7B6D7E57"/>
    <w:rsid w:val="7CB4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987</Words>
  <Characters>1064</Characters>
  <Lines>13</Lines>
  <Paragraphs>3</Paragraphs>
  <TotalTime>0</TotalTime>
  <ScaleCrop>false</ScaleCrop>
  <LinksUpToDate>false</LinksUpToDate>
  <CharactersWithSpaces>1099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2025-09-03T11:14:00Z</dcterms:created>
  <dc:creator>G</dc:creator>
  <cp:lastModifiedBy>Administrator</cp:lastModifiedBy>
  <cp:lastPrinted>2025-10-11T08:38:00Z</cp:lastPrinted>
  <dcterms:modified xsi:type="dcterms:W3CDTF">2025-10-11T08:55:43Z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E7481F6FB2C54B1DBB8D2BA4C72BE515_13</vt:lpwstr>
  </property>
  <property fmtid="{D5CDD505-2E9C-101B-9397-08002B2CF9AE}" pid="4" name="KSOTemplateDocerSaveRecord">
    <vt:lpwstr>eyJoZGlkIjoiYjNmMzNmNzE3MDlmMDUyNGVkMzAxYzhkNDcwZDE1NzIifQ==</vt:lpwstr>
  </property>
</Properties>
</file>