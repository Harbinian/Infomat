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355"/>
        <w:gridCol w:w="682"/>
        <w:gridCol w:w="666"/>
        <w:gridCol w:w="629"/>
        <w:gridCol w:w="1050"/>
        <w:gridCol w:w="505"/>
        <w:gridCol w:w="559"/>
        <w:gridCol w:w="574"/>
        <w:gridCol w:w="476"/>
        <w:gridCol w:w="1036"/>
        <w:gridCol w:w="481"/>
        <w:gridCol w:w="583"/>
        <w:gridCol w:w="1411"/>
      </w:tblGrid>
      <w:tr w14:paraId="4CA65F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97EA93C">
            <w:pPr>
              <w:spacing w:line="360" w:lineRule="auto"/>
              <w:jc w:val="center"/>
              <w:rPr>
                <w:rFonts w:hint="default" w:ascii="黑体" w:eastAsia="黑体"/>
                <w:spacing w:val="20"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  <w:lang w:val="en-US" w:eastAsia="zh-CN"/>
              </w:rPr>
              <w:t>沈阳昌兴复材航空科技有限责任公司</w:t>
            </w:r>
          </w:p>
          <w:p w14:paraId="3927F14A">
            <w:pPr>
              <w:spacing w:line="360" w:lineRule="auto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  <w:lang w:val="en-US" w:eastAsia="zh-CN"/>
              </w:rPr>
              <w:t>制 度 文 件</w:t>
            </w:r>
          </w:p>
        </w:tc>
      </w:tr>
      <w:tr w14:paraId="4CBDA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75E46437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文件名称</w:t>
            </w:r>
          </w:p>
        </w:tc>
        <w:tc>
          <w:tcPr>
            <w:tcW w:w="3983" w:type="dxa"/>
            <w:gridSpan w:val="6"/>
            <w:vMerge w:val="restart"/>
            <w:vAlign w:val="center"/>
          </w:tcPr>
          <w:p w14:paraId="27310145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项目经营合规管理流程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05863CB5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87069A2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GLTX-JY-16</w:t>
            </w:r>
          </w:p>
        </w:tc>
      </w:tr>
      <w:tr w14:paraId="791895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20D29F50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2A20327F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76B638AC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484F09A5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056A0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686C74AD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78E22307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6D0E5ACB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1FAA697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5856F6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3"/>
            <w:tcBorders>
              <w:left w:val="single" w:color="auto" w:sz="12" w:space="0"/>
            </w:tcBorders>
            <w:vAlign w:val="center"/>
          </w:tcPr>
          <w:p w14:paraId="65D69C3D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3"/>
            <w:vAlign w:val="center"/>
          </w:tcPr>
          <w:p w14:paraId="44BF65BC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经营发展部</w:t>
            </w:r>
          </w:p>
        </w:tc>
        <w:tc>
          <w:tcPr>
            <w:tcW w:w="1638" w:type="dxa"/>
            <w:gridSpan w:val="3"/>
            <w:vAlign w:val="center"/>
          </w:tcPr>
          <w:p w14:paraId="30D94AC0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9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27516C5F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24C6F6C4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4B01D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404443">
            <w:pPr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    改    记    录</w:t>
            </w:r>
          </w:p>
        </w:tc>
      </w:tr>
      <w:tr w14:paraId="23AD2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69F184C">
            <w:pPr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页码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1AD8796F">
            <w:pPr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更改单号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34F9E86B">
            <w:pPr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5D53EA0">
            <w:pPr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更改日期</w:t>
            </w:r>
          </w:p>
        </w:tc>
      </w:tr>
      <w:tr w14:paraId="7ECDE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B7CD67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D6EE1E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C11A0C5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B1A83D4">
            <w:pPr>
              <w:jc w:val="center"/>
              <w:rPr>
                <w:rFonts w:ascii="宋体"/>
              </w:rPr>
            </w:pPr>
          </w:p>
        </w:tc>
      </w:tr>
      <w:tr w14:paraId="66FD0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6EF3D45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36C50F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076685C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656DD1D">
            <w:pPr>
              <w:jc w:val="center"/>
              <w:rPr>
                <w:rFonts w:ascii="宋体"/>
              </w:rPr>
            </w:pPr>
          </w:p>
        </w:tc>
      </w:tr>
      <w:tr w14:paraId="00F91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D893D94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FD6BEBC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416FE3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00A8053">
            <w:pPr>
              <w:jc w:val="center"/>
              <w:rPr>
                <w:rFonts w:ascii="宋体"/>
              </w:rPr>
            </w:pPr>
          </w:p>
        </w:tc>
      </w:tr>
      <w:tr w14:paraId="3BCB1C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2BA3CB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BF8C7E5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3270B1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328220F">
            <w:pPr>
              <w:jc w:val="center"/>
              <w:rPr>
                <w:rFonts w:ascii="宋体"/>
              </w:rPr>
            </w:pPr>
          </w:p>
        </w:tc>
      </w:tr>
      <w:tr w14:paraId="44167E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889F0A2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CB6A18B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826EE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518C455">
            <w:pPr>
              <w:jc w:val="center"/>
              <w:rPr>
                <w:rFonts w:ascii="宋体"/>
              </w:rPr>
            </w:pPr>
          </w:p>
        </w:tc>
      </w:tr>
      <w:tr w14:paraId="5611AF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2E4C26E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EF4440B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0AF09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1B21785">
            <w:pPr>
              <w:jc w:val="center"/>
              <w:rPr>
                <w:rFonts w:ascii="宋体"/>
              </w:rPr>
            </w:pPr>
          </w:p>
        </w:tc>
      </w:tr>
      <w:tr w14:paraId="2628B8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9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DBC016B">
            <w:pPr>
              <w:jc w:val="center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5E77A6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18BA7BA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6FC21342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经营</w:t>
            </w:r>
          </w:p>
          <w:p w14:paraId="3E8FDFCF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5690003D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行政</w:t>
            </w:r>
          </w:p>
          <w:p w14:paraId="576F4E92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人事部</w:t>
            </w:r>
          </w:p>
        </w:tc>
        <w:tc>
          <w:tcPr>
            <w:tcW w:w="1050" w:type="dxa"/>
            <w:vAlign w:val="center"/>
          </w:tcPr>
          <w:p w14:paraId="1D63D1C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工程</w:t>
            </w:r>
          </w:p>
          <w:p w14:paraId="28B2FDA3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1584D49E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511841C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质量</w:t>
            </w:r>
          </w:p>
          <w:p w14:paraId="02BDEC7B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安环部</w:t>
            </w:r>
          </w:p>
        </w:tc>
        <w:tc>
          <w:tcPr>
            <w:tcW w:w="1036" w:type="dxa"/>
            <w:vAlign w:val="center"/>
          </w:tcPr>
          <w:p w14:paraId="00AAB81E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6C982C54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2C57F46B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物资</w:t>
            </w:r>
          </w:p>
          <w:p w14:paraId="1B0E0F51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E931151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复材车间</w:t>
            </w:r>
          </w:p>
        </w:tc>
      </w:tr>
      <w:tr w14:paraId="44000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3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22E028A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696F9620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292719A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vAlign w:val="center"/>
          </w:tcPr>
          <w:p w14:paraId="5492566E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4888134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3F09A1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36" w:type="dxa"/>
            <w:vAlign w:val="center"/>
          </w:tcPr>
          <w:p w14:paraId="0C86D623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13B0A08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919DE5E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</w:tr>
      <w:tr w14:paraId="61047B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03827D82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535BA1FF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7657247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C2749B5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8F7519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C0F209F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36" w:type="dxa"/>
            <w:vAlign w:val="center"/>
          </w:tcPr>
          <w:p w14:paraId="1D26D5DE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A041E9D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52F0505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</w:tr>
      <w:tr w14:paraId="5B30F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6D4C738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445BDD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657BAB0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F578DC1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7E99F0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1D0968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36" w:type="dxa"/>
            <w:vAlign w:val="center"/>
          </w:tcPr>
          <w:p w14:paraId="3839F9D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F4C7BD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CF9B2E8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</w:tr>
      <w:tr w14:paraId="1B1C06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6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0FAE7979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977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2DF2E3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E51A35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60292A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04F57147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6E6D659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AAC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06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9ACA35D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977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60B53F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7A5343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BACA7D1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70C17A74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EC3A2BC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835B7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06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6F1F21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652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80C8524">
            <w:pPr>
              <w:jc w:val="center"/>
              <w:rPr>
                <w:ins w:id="0" w:author="Administrator" w:date="2025-09-04T16:28:05Z"/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1CBEF048">
      <w:pPr>
        <w:sectPr>
          <w:pgSz w:w="11906" w:h="16838"/>
          <w:pgMar w:top="1417" w:right="1701" w:bottom="1417" w:left="1701" w:header="851" w:footer="992" w:gutter="0"/>
          <w:cols w:space="0" w:num="1"/>
          <w:rtlGutter w:val="0"/>
          <w:docGrid w:type="lines" w:linePitch="312" w:charSpace="0"/>
        </w:sectPr>
      </w:pPr>
    </w:p>
    <w:p w14:paraId="45A55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1 目的</w:t>
      </w:r>
    </w:p>
    <w:p w14:paraId="5CAEF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建立项目从报价到回款的标准化管理流程，涵盖报价、谈价、定价、审批、合同签订、履约、工装、回款等关键环节，确保项目高效、有序、可追溯推进。</w:t>
      </w:r>
    </w:p>
    <w:p w14:paraId="206B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2 适用范围</w:t>
      </w:r>
    </w:p>
    <w:p w14:paraId="43428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适用于公司内所有外部项目相关流程，包括报价、谈判、定价、审批、合同签订、订单下发、产品交付、回款等各环节。</w:t>
      </w:r>
    </w:p>
    <w:p w14:paraId="63719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3 术语和定义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6753"/>
      </w:tblGrid>
      <w:tr w14:paraId="1C2D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715E6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术语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8A6A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定义</w:t>
            </w:r>
          </w:p>
        </w:tc>
      </w:tr>
      <w:tr w14:paraId="4137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36527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报价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0A5B2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向客户提供的正式价格方案。</w:t>
            </w:r>
          </w:p>
        </w:tc>
      </w:tr>
      <w:tr w14:paraId="1456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15E97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谈价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DA28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就价格、交期等条款与客户协商。</w:t>
            </w:r>
          </w:p>
        </w:tc>
      </w:tr>
      <w:tr w14:paraId="5909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5D1AC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定价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D787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经审批确认后执行的最终价格。</w:t>
            </w:r>
          </w:p>
        </w:tc>
      </w:tr>
      <w:tr w14:paraId="59F6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54DC2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审批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2EE90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对报价、合同等关键文件进行审核批准。</w:t>
            </w:r>
          </w:p>
        </w:tc>
      </w:tr>
      <w:tr w14:paraId="171D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25213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合同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52D9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明确双方权利义务的法律协议。</w:t>
            </w:r>
          </w:p>
        </w:tc>
      </w:tr>
      <w:tr w14:paraId="0B5A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626F3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履约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5BD41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按合同要求完成交付或付款义务。</w:t>
            </w:r>
          </w:p>
        </w:tc>
      </w:tr>
      <w:tr w14:paraId="11A9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2DD46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合同变更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3C6B4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对履约中合同条款进行的正式修改。</w:t>
            </w:r>
          </w:p>
        </w:tc>
      </w:tr>
      <w:tr w14:paraId="4F32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5B44B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验收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4F533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客户签字确认产品符合合同标准。</w:t>
            </w:r>
          </w:p>
        </w:tc>
      </w:tr>
      <w:tr w14:paraId="0407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6632E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回款计划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04558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合同约定的付款节点与金额。</w:t>
            </w:r>
          </w:p>
        </w:tc>
      </w:tr>
      <w:tr w14:paraId="4FE6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11ECE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任务下达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6944F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合同签订后，由规划员在系统中下达任务。</w:t>
            </w:r>
          </w:p>
        </w:tc>
      </w:tr>
      <w:tr w14:paraId="506D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10D6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ERP系统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6B46E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用于订单、收货、回款及档案管理的软件。</w:t>
            </w:r>
          </w:p>
        </w:tc>
      </w:tr>
      <w:tr w14:paraId="0C1A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7F3BF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合格证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2D1ED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质检合格后出具的产品质量凭证。</w:t>
            </w:r>
          </w:p>
        </w:tc>
      </w:tr>
      <w:tr w14:paraId="4FB6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066BC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交付单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51397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随货送达的凭证，记录数量并供签收。</w:t>
            </w:r>
          </w:p>
        </w:tc>
      </w:tr>
    </w:tbl>
    <w:p w14:paraId="7AB65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4 职责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7127"/>
      </w:tblGrid>
      <w:tr w14:paraId="6870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59A5A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部门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2F7D8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主要职责描述</w:t>
            </w:r>
          </w:p>
        </w:tc>
      </w:tr>
      <w:tr w14:paraId="63E8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1605" w:type="dxa"/>
            <w:shd w:val="clear" w:color="auto" w:fill="auto"/>
            <w:vAlign w:val="top"/>
          </w:tcPr>
          <w:p w14:paraId="033AF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经营发展部定额员</w:t>
            </w:r>
          </w:p>
        </w:tc>
        <w:tc>
          <w:tcPr>
            <w:tcW w:w="7127" w:type="dxa"/>
            <w:shd w:val="clear" w:color="auto" w:fill="auto"/>
            <w:vAlign w:val="top"/>
          </w:tcPr>
          <w:p w14:paraId="1BF2F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负责询价图纸内容的识别，报价、谈价过程中问题的记录，后续问题的反馈、报价单的归档。</w:t>
            </w:r>
          </w:p>
        </w:tc>
      </w:tr>
      <w:tr w14:paraId="10D2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62E15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经营发展部市场专员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215F3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负责询价任务的输入以及对外报价的扣章、报价单的发送。</w:t>
            </w:r>
          </w:p>
        </w:tc>
      </w:tr>
      <w:tr w14:paraId="1CF9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67A11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经营副总经理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1D445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对重大合同、中长期项目进行最终审批，并确保符合公司战略，对外报价单的审核批准。</w:t>
            </w:r>
          </w:p>
        </w:tc>
      </w:tr>
      <w:tr w14:paraId="357B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3DC0A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工程技术部部长助理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7C06D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按需安排配合经营发展部定额员报价过程中遇到的工程技术问题。。</w:t>
            </w:r>
          </w:p>
        </w:tc>
      </w:tr>
      <w:tr w14:paraId="7B94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6213D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经营发展部法务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20B33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依据企业模板，起草合同文本，确保条款合法、明确、可执行，并参与价格、履约期限等条款谈判，合规审查，控制风险，把关承诺条款。</w:t>
            </w:r>
          </w:p>
        </w:tc>
      </w:tr>
      <w:tr w14:paraId="653E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0A00B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工程技术部工艺员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7029B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按合同中的产品名称在用友系统中创建存货编码。</w:t>
            </w:r>
          </w:p>
        </w:tc>
      </w:tr>
      <w:tr w14:paraId="1939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53615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经营发展部规划员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1580C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在合同签订后在用友系统中下发任务订单。</w:t>
            </w:r>
          </w:p>
        </w:tc>
      </w:tr>
      <w:tr w14:paraId="31C3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29EF8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经营发展部统计员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15209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合同签署后3个工作日内入档、编号、建立元数据并确保可查性；负者生产交付产品帐与产品结算帐的核对工作。</w:t>
            </w:r>
          </w:p>
        </w:tc>
      </w:tr>
      <w:tr w14:paraId="4232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58FB2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经营发展部市场专员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66B94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负者提供已交付的产品回款计划，并对其进行结算</w:t>
            </w:r>
          </w:p>
        </w:tc>
      </w:tr>
      <w:tr w14:paraId="6C2D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43070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其它部门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1197E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按需配合经营发展部提供报价需要的数据。</w:t>
            </w:r>
          </w:p>
        </w:tc>
      </w:tr>
    </w:tbl>
    <w:p w14:paraId="179B346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5 工作程序与流程</w:t>
      </w:r>
    </w:p>
    <w:p w14:paraId="6A69F9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5.1准备阶段</w:t>
      </w:r>
    </w:p>
    <w:p w14:paraId="3C9B6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5.1.1任务输入</w:t>
      </w:r>
    </w:p>
    <w:p w14:paraId="011C3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5.1.1.1经营发展部市场专员接收询价图纸及客户需求，传递询价任务到定额专员（图纸编号、采购范围、交付时间等）</w:t>
      </w:r>
    </w:p>
    <w:p w14:paraId="38F69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5.1.1.2其它部门必要时提供报价所需的数据（如成本核算、技术资料等）。</w:t>
      </w:r>
    </w:p>
    <w:p w14:paraId="275B2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5.1.2报价识别与问题记录</w:t>
      </w:r>
    </w:p>
    <w:p w14:paraId="4A451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5.1.2.1定额员识别图纸内容，初步估算，生成报价基础信息。</w:t>
      </w:r>
    </w:p>
    <w:p w14:paraId="41FCF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5.1.2.2报价、谈价过程中遇到的技术或成本问题由定额员记录，并反馈给相关部门。</w:t>
      </w:r>
    </w:p>
    <w:p w14:paraId="70275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5.1.3技术支持响应</w:t>
      </w:r>
    </w:p>
    <w:p w14:paraId="3A817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5.1.3.1工程技术部部长助理根据定额员问题组织技术评审，提供必要的图纸解释、工艺方案或技术确认。</w:t>
      </w:r>
    </w:p>
    <w:p w14:paraId="063B7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5.2报价与谈判</w:t>
      </w:r>
    </w:p>
    <w:p w14:paraId="7FD7A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5.2.1报价单制作</w:t>
      </w:r>
    </w:p>
    <w:p w14:paraId="0531E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5.2.1.1定额员根据成本与技术支持制定报价单初稿。</w:t>
      </w:r>
    </w:p>
    <w:p w14:paraId="169B9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5.2.2内部审核与审批</w:t>
      </w:r>
    </w:p>
    <w:p w14:paraId="198D4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5.2.2.1市场专员将报价单送至经营副总经理审核。</w:t>
      </w:r>
    </w:p>
    <w:p w14:paraId="38092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经营副总经理完成重大合同、中长期项目价审工作，确保符合公司战略方针与定价政策。</w:t>
      </w:r>
    </w:p>
    <w:p w14:paraId="518A9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5.2.3盖章与发送</w:t>
      </w:r>
    </w:p>
    <w:p w14:paraId="6AD76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5.2.3.1审批通过后，市场专员负责报价单盖章，发送给客户，并归档报价单。</w:t>
      </w:r>
    </w:p>
    <w:p w14:paraId="7D711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5.2.4问题跟踪反馈</w:t>
      </w:r>
    </w:p>
    <w:p w14:paraId="0B6F6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5.2.4.1客户反馈、谈判过程中的变更或问题均由定额员记录，形成问题记录并推动解决。</w:t>
      </w:r>
    </w:p>
    <w:p w14:paraId="0B9FF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5.3合同签订与执行</w:t>
      </w:r>
    </w:p>
    <w:p w14:paraId="70CB2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5.3.1合同起草</w:t>
      </w:r>
    </w:p>
    <w:p w14:paraId="458A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5.3.1.1市场专员基于报价及谈判结果，用企业模板起草合同文本，包括履约条款与风险控制条款。</w:t>
      </w:r>
    </w:p>
    <w:p w14:paraId="297FA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5.3.2合同审核与沟通</w:t>
      </w:r>
    </w:p>
    <w:p w14:paraId="0FA43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5.3.2.1合同经法务审核后，可再次协同定额员或技术部门进行商谈优化。</w:t>
      </w:r>
    </w:p>
    <w:p w14:paraId="19928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5.3.2.2涉及重大条款或风险的合同时提交经营副总经理审批。</w:t>
      </w:r>
    </w:p>
    <w:p w14:paraId="0B820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5.3.3合同签署</w:t>
      </w:r>
    </w:p>
    <w:p w14:paraId="486EF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5.3.3.1审批通过后，市场专员安排签署，确保盖章和签署主体资质合法。</w:t>
      </w:r>
    </w:p>
    <w:p w14:paraId="3D666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5.3.3.2合同签署后，规划员在用友系统下达项目任务订单。</w:t>
      </w:r>
    </w:p>
    <w:p w14:paraId="726DA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a） 批产项目订单流程</w:t>
      </w:r>
    </w:p>
    <w:p w14:paraId="379C6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核对合同价格下发批产订单，工程技术部新建存货档案，项目管理部提供相应质量编号；</w:t>
      </w:r>
    </w:p>
    <w:p w14:paraId="6F2DC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经营发展部编制及发起流程审批，经副总经理审核、总经理批准，完成批产计划下发；</w:t>
      </w:r>
    </w:p>
    <w:p w14:paraId="71827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b） 科研外部订单流程</w:t>
      </w:r>
    </w:p>
    <w:p w14:paraId="3B308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根据科研外部任务的合同或协议或合法任务输入下发科研外部订单，经营发展部价格核对，工程技术部新建存货档案，项目管理部提供相应质量编号；</w:t>
      </w:r>
    </w:p>
    <w:p w14:paraId="6FB21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经营发展部编制及发起流程审批，经工程技术部校对、副总经理审核、总经理批准，完成科研外部订单下发；</w:t>
      </w:r>
    </w:p>
    <w:p w14:paraId="175A2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c） 临时/自揽订单流程</w:t>
      </w:r>
    </w:p>
    <w:p w14:paraId="719FA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根据临时/自揽任务的合同或协议或合法任务输入下发临时/自揽订单，经营发展部价格核对，工程技术部新建存货档案，项目管理部提供相应质量编号；</w:t>
      </w:r>
    </w:p>
    <w:p w14:paraId="2B745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经营发展部编制及发起流程审批，经副总经理审核、总经理批准，完成临时/自揽订单下发；</w:t>
      </w:r>
    </w:p>
    <w:p w14:paraId="6576F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d） 返工/报废补制订单流程</w:t>
      </w:r>
    </w:p>
    <w:p w14:paraId="57542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根据返工单/废票下发返工/报废补制订单，需经营发展部价格核对，需工程技术部新建存货档案；</w:t>
      </w:r>
    </w:p>
    <w:p w14:paraId="10BD1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经营发展部编制及发起流程审批，经副总经理审核、总经理批准，完成返工/报废补制订单下发；</w:t>
      </w:r>
    </w:p>
    <w:p w14:paraId="4193E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5.3.4合同归档</w:t>
      </w:r>
    </w:p>
    <w:p w14:paraId="2FE9A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5.3.4.1统计员在合同签订后3个工作日内对合同原件编号、录入元数据、建立合同台账，并归档。</w:t>
      </w:r>
    </w:p>
    <w:p w14:paraId="18570B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5.4履约与交付</w:t>
      </w:r>
    </w:p>
    <w:p w14:paraId="0CBA6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5.4.1任务执行</w:t>
      </w:r>
    </w:p>
    <w:p w14:paraId="235A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5.4.1.1下达的任务由研发、生产、工装、质检等部门根据合同要求开展工作；定额员协助解决履约过程中的报价问题。</w:t>
      </w:r>
    </w:p>
    <w:p w14:paraId="66A18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5.4.2交付与回款</w:t>
      </w:r>
    </w:p>
    <w:p w14:paraId="1C0AE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5.4.2.1复材车间编制交付报表，在交付产品同时需接收人员在交付报表中签字确认，且形成电子账。</w:t>
      </w:r>
    </w:p>
    <w:p w14:paraId="2B635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5.4.2.2统计员核对结算清单与交付报表是否存在差异。</w:t>
      </w:r>
    </w:p>
    <w:p w14:paraId="30FD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5.4.2.3项目管理部协助复材车间核查结算清单与交付报表中的差异项，并协调接收单位补收零件。</w:t>
      </w:r>
    </w:p>
    <w:p w14:paraId="1B6E33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5.5结算回款</w:t>
      </w:r>
    </w:p>
    <w:p w14:paraId="17DD3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5.5.1市场专员按无差异的交付清单结算，负责制定并跟踪回款计划（预付款/阶段款/尾款），定期核对产品交付帐与结算帐，确保数据一致。</w:t>
      </w:r>
    </w:p>
    <w:p w14:paraId="5FF7E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5.5.2财务部确认回款。</w:t>
      </w:r>
    </w:p>
    <w:p w14:paraId="79908D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5.6变更处理</w:t>
      </w:r>
    </w:p>
    <w:p w14:paraId="66921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如在履约期间出现需求或技术变更，相关部门需填写合同变更申请，并交由法务审核后补签变更协议，相应归档。</w:t>
      </w:r>
    </w:p>
    <w:p w14:paraId="7644E6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5.7合同结束</w:t>
      </w:r>
    </w:p>
    <w:p w14:paraId="7F75F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统计员收集所有履约文件（交付回执、验收单、工程变更单等），整理归档后标记合同为“执行完成”。</w:t>
      </w:r>
    </w:p>
    <w:p w14:paraId="65F69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17" w:right="1701" w:bottom="1417" w:left="1689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396CA41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6 流程图</w:t>
      </w:r>
    </w:p>
    <w:p w14:paraId="3313E15F">
      <w:pPr>
        <w:ind w:firstLine="560" w:firstLineChars="200"/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drawing>
          <wp:inline distT="0" distB="0" distL="114300" distR="114300">
            <wp:extent cx="8862060" cy="3210560"/>
            <wp:effectExtent l="0" t="0" r="2540" b="2540"/>
            <wp:docPr id="1" name="图片 1" descr="1f085b618156a5da2023f876868689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f085b618156a5da2023f876868689b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0CE">
      <w:pPr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pgNumType w:fmt="numberInDash"/>
          <w:cols w:space="425" w:num="1"/>
          <w:docGrid w:type="lines" w:linePitch="312" w:charSpace="0"/>
        </w:sectPr>
      </w:pPr>
    </w:p>
    <w:p w14:paraId="23B25C6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7 记录控制</w:t>
      </w:r>
    </w:p>
    <w:p w14:paraId="61771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GLTX-JY-1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-01-A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交付确认验收单</w:t>
      </w:r>
    </w:p>
    <w:p w14:paraId="613AB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GLTX-JY-1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</w:t>
      </w:r>
      <w:bookmarkStart w:id="4" w:name="_GoBack"/>
      <w:bookmarkEnd w:id="4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-02-A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回款计划</w:t>
      </w:r>
    </w:p>
    <w:p w14:paraId="32A67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462C7BB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8 文档与记录文件清单</w:t>
      </w:r>
    </w:p>
    <w:p w14:paraId="55072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本制度由经营发展部发文，各部门保存一份，保存期限为长期</w:t>
      </w:r>
    </w:p>
    <w:p w14:paraId="518DA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C7B3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17D428E4">
      <w:pPr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附件1</w:t>
      </w:r>
    </w:p>
    <w:p w14:paraId="588AAC2E">
      <w:pPr>
        <w:pStyle w:val="5"/>
        <w:pBdr>
          <w:bottom w:val="none" w:color="auto" w:sz="0" w:space="0"/>
        </w:pBdr>
        <w:tabs>
          <w:tab w:val="center" w:pos="4536"/>
          <w:tab w:val="right" w:pos="8897"/>
          <w:tab w:val="clear" w:pos="4153"/>
          <w:tab w:val="clear" w:pos="8306"/>
        </w:tabs>
        <w:ind w:left="141" w:leftChars="67" w:right="565" w:firstLine="1"/>
        <w:jc w:val="left"/>
        <w:rPr>
          <w:rFonts w:ascii="宋体" w:hAnsi="宋体"/>
          <w:sz w:val="21"/>
          <w:szCs w:val="21"/>
        </w:rPr>
      </w:pPr>
      <w:bookmarkStart w:id="0" w:name="OLE_LINK22"/>
      <w:bookmarkStart w:id="1" w:name="OLE_LINK21"/>
      <w:r>
        <w:rPr>
          <w:rFonts w:hint="eastAsia" w:ascii="宋体" w:hAnsi="宋体"/>
          <w:sz w:val="21"/>
          <w:szCs w:val="21"/>
        </w:rPr>
        <w:t>（GLC 8000-6 附表1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color w:val="FF0000"/>
          <w:sz w:val="21"/>
          <w:szCs w:val="21"/>
        </w:rPr>
        <w:t xml:space="preserve">                                                              </w:t>
      </w:r>
      <w:bookmarkStart w:id="2" w:name="OLE_LINK9"/>
      <w:bookmarkStart w:id="3" w:name="OLE_LINK10"/>
      <w:r>
        <w:rPr>
          <w:rFonts w:hint="eastAsia"/>
          <w:color w:val="FF0000"/>
          <w:sz w:val="21"/>
          <w:szCs w:val="21"/>
        </w:rPr>
        <w:t xml:space="preserve">                                   </w:t>
      </w:r>
      <w:bookmarkEnd w:id="2"/>
      <w:bookmarkEnd w:id="3"/>
      <w:r>
        <w:rPr>
          <w:rFonts w:hint="eastAsia" w:ascii="宋体" w:hAnsi="宋体"/>
          <w:sz w:val="21"/>
          <w:szCs w:val="21"/>
        </w:rPr>
        <w:t>生表24号</w:t>
      </w:r>
      <w:r>
        <w:rPr>
          <w:rFonts w:ascii="宋体" w:hAnsi="宋体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 xml:space="preserve">   </w:t>
      </w:r>
      <w:bookmarkEnd w:id="0"/>
      <w:bookmarkEnd w:id="1"/>
      <w:r>
        <w:rPr>
          <w:rFonts w:hint="eastAsia"/>
          <w:sz w:val="24"/>
          <w:szCs w:val="24"/>
        </w:rPr>
        <w:t xml:space="preserve">                                                                                            </w:t>
      </w:r>
    </w:p>
    <w:p w14:paraId="6C5A07A4">
      <w:pPr>
        <w:snapToGrid w:val="0"/>
        <w:spacing w:line="44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</w:rPr>
        <w:t xml:space="preserve">    向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</w:rPr>
        <w:t xml:space="preserve">  （单位）移交零件报表</w:t>
      </w:r>
    </w:p>
    <w:p w14:paraId="06B2FACE">
      <w:pPr>
        <w:snapToGrid w:val="0"/>
        <w:spacing w:line="440" w:lineRule="exac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编号：                项目号：                   目的库位：</w:t>
      </w:r>
    </w:p>
    <w:tbl>
      <w:tblPr>
        <w:tblStyle w:val="7"/>
        <w:tblW w:w="138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332"/>
        <w:gridCol w:w="1940"/>
        <w:gridCol w:w="2493"/>
        <w:gridCol w:w="1592"/>
        <w:gridCol w:w="1675"/>
        <w:gridCol w:w="1940"/>
        <w:gridCol w:w="1940"/>
      </w:tblGrid>
      <w:tr w14:paraId="78E6B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278BCF8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1332" w:type="dxa"/>
          </w:tcPr>
          <w:p w14:paraId="0638D40A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物料号</w:t>
            </w:r>
          </w:p>
        </w:tc>
        <w:tc>
          <w:tcPr>
            <w:tcW w:w="1940" w:type="dxa"/>
          </w:tcPr>
          <w:p w14:paraId="4791574D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质量编号</w:t>
            </w:r>
          </w:p>
        </w:tc>
        <w:tc>
          <w:tcPr>
            <w:tcW w:w="2493" w:type="dxa"/>
          </w:tcPr>
          <w:p w14:paraId="19C78618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物料描述</w:t>
            </w:r>
          </w:p>
        </w:tc>
        <w:tc>
          <w:tcPr>
            <w:tcW w:w="1592" w:type="dxa"/>
          </w:tcPr>
          <w:p w14:paraId="6AE50258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版</w:t>
            </w:r>
            <w:r>
              <w:rPr>
                <w:rFonts w:hint="eastAsia"/>
                <w:sz w:val="28"/>
                <w:szCs w:val="28"/>
              </w:rPr>
              <w:t>次</w:t>
            </w:r>
          </w:p>
        </w:tc>
        <w:tc>
          <w:tcPr>
            <w:tcW w:w="1675" w:type="dxa"/>
          </w:tcPr>
          <w:p w14:paraId="48B0A221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计划交付数</w:t>
            </w:r>
          </w:p>
        </w:tc>
        <w:tc>
          <w:tcPr>
            <w:tcW w:w="1940" w:type="dxa"/>
          </w:tcPr>
          <w:p w14:paraId="3646F1C6">
            <w:pPr>
              <w:snapToGrid w:val="0"/>
              <w:spacing w:line="4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订单号</w:t>
            </w:r>
          </w:p>
        </w:tc>
        <w:tc>
          <w:tcPr>
            <w:tcW w:w="1940" w:type="dxa"/>
          </w:tcPr>
          <w:p w14:paraId="0B620B6D">
            <w:pPr>
              <w:snapToGrid w:val="0"/>
              <w:spacing w:line="440" w:lineRule="exact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状态</w:t>
            </w:r>
          </w:p>
        </w:tc>
      </w:tr>
      <w:tr w14:paraId="45EB1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690F9301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120562BD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  <w:vAlign w:val="top"/>
          </w:tcPr>
          <w:p w14:paraId="22909DB3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93" w:type="dxa"/>
            <w:vAlign w:val="top"/>
          </w:tcPr>
          <w:p w14:paraId="2CC0C669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592" w:type="dxa"/>
            <w:vAlign w:val="top"/>
          </w:tcPr>
          <w:p w14:paraId="40092E7E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75" w:type="dxa"/>
            <w:vAlign w:val="top"/>
          </w:tcPr>
          <w:p w14:paraId="5B301B2D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3F494779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1C773615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color w:val="000000"/>
                <w:sz w:val="22"/>
                <w:lang w:val="en-US" w:eastAsia="zh-CN"/>
              </w:rPr>
            </w:pPr>
          </w:p>
        </w:tc>
      </w:tr>
      <w:tr w14:paraId="63CC1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C7A535C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6E73AFE4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  <w:vAlign w:val="top"/>
          </w:tcPr>
          <w:p w14:paraId="55ED17C2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93" w:type="dxa"/>
            <w:vAlign w:val="top"/>
          </w:tcPr>
          <w:p w14:paraId="700F314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592" w:type="dxa"/>
            <w:vAlign w:val="top"/>
          </w:tcPr>
          <w:p w14:paraId="32D7A9CF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75" w:type="dxa"/>
            <w:vAlign w:val="top"/>
          </w:tcPr>
          <w:p w14:paraId="2801E0FF">
            <w:pPr>
              <w:jc w:val="center"/>
              <w:rPr>
                <w:rFonts w:ascii="Calibri" w:hAnsi="Calibri" w:eastAsia="宋体" w:cs="Times New Roman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00870059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3F756634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267E2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5C562F9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6F0551F9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  <w:vAlign w:val="top"/>
          </w:tcPr>
          <w:p w14:paraId="75D2E3E6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93" w:type="dxa"/>
            <w:vAlign w:val="top"/>
          </w:tcPr>
          <w:p w14:paraId="105D843B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592" w:type="dxa"/>
            <w:vAlign w:val="top"/>
          </w:tcPr>
          <w:p w14:paraId="51B491E0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75" w:type="dxa"/>
            <w:vAlign w:val="top"/>
          </w:tcPr>
          <w:p w14:paraId="4BFD11D4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5A66334C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7955C0C9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5D845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86EB826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5E98AD9D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  <w:vAlign w:val="top"/>
          </w:tcPr>
          <w:p w14:paraId="14143F58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93" w:type="dxa"/>
            <w:vAlign w:val="top"/>
          </w:tcPr>
          <w:p w14:paraId="152B6722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592" w:type="dxa"/>
            <w:vAlign w:val="top"/>
          </w:tcPr>
          <w:p w14:paraId="65ACC4F0">
            <w:pPr>
              <w:snapToGrid w:val="0"/>
              <w:spacing w:line="440" w:lineRule="exact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75" w:type="dxa"/>
            <w:vAlign w:val="top"/>
          </w:tcPr>
          <w:p w14:paraId="33AE3A0E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52CD1C46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211B70D8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463FD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41480AA8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5F9086DB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7B275605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5CD610E4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</w:tcPr>
          <w:p w14:paraId="19C2070D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675" w:type="dxa"/>
            <w:vAlign w:val="top"/>
          </w:tcPr>
          <w:p w14:paraId="73829F4C">
            <w:pPr>
              <w:jc w:val="center"/>
            </w:pPr>
          </w:p>
        </w:tc>
        <w:tc>
          <w:tcPr>
            <w:tcW w:w="1940" w:type="dxa"/>
            <w:vAlign w:val="bottom"/>
          </w:tcPr>
          <w:p w14:paraId="20082644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</w:rPr>
            </w:pPr>
          </w:p>
        </w:tc>
        <w:tc>
          <w:tcPr>
            <w:tcW w:w="1940" w:type="dxa"/>
            <w:vAlign w:val="bottom"/>
          </w:tcPr>
          <w:p w14:paraId="2178C815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4FB98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AE70907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1AC187B6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7E2FEE72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33ED2E9B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  <w:shd w:val="clear" w:color="auto" w:fill="auto"/>
            <w:vAlign w:val="top"/>
          </w:tcPr>
          <w:p w14:paraId="47734516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75" w:type="dxa"/>
            <w:shd w:val="clear" w:color="auto" w:fill="auto"/>
            <w:vAlign w:val="top"/>
          </w:tcPr>
          <w:p w14:paraId="4E141101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shd w:val="clear" w:color="auto" w:fill="auto"/>
            <w:vAlign w:val="bottom"/>
          </w:tcPr>
          <w:p w14:paraId="0FA18492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shd w:val="clear" w:color="auto" w:fill="auto"/>
            <w:vAlign w:val="bottom"/>
          </w:tcPr>
          <w:p w14:paraId="54F45149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0CA1B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6174070C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2F1C7CDD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340C293C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0F91E0FD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  <w:shd w:val="clear" w:color="auto" w:fill="auto"/>
            <w:vAlign w:val="top"/>
          </w:tcPr>
          <w:p w14:paraId="56A0C8CB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75" w:type="dxa"/>
            <w:shd w:val="clear" w:color="auto" w:fill="auto"/>
            <w:vAlign w:val="top"/>
          </w:tcPr>
          <w:p w14:paraId="755EF74D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shd w:val="clear" w:color="auto" w:fill="auto"/>
            <w:vAlign w:val="bottom"/>
          </w:tcPr>
          <w:p w14:paraId="6C9D93E3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shd w:val="clear" w:color="auto" w:fill="auto"/>
            <w:vAlign w:val="bottom"/>
          </w:tcPr>
          <w:p w14:paraId="6AF02BCD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2C847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CCD6949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11DA5DD7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537BE69F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2F9A1CB0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</w:tcPr>
          <w:p w14:paraId="477D269C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675" w:type="dxa"/>
            <w:vAlign w:val="top"/>
          </w:tcPr>
          <w:p w14:paraId="4F99C6AA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1B648266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715DF6AE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43845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03C7241C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41B29607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7153F7F0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11AC395B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  <w:vAlign w:val="top"/>
          </w:tcPr>
          <w:p w14:paraId="0887672C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675" w:type="dxa"/>
            <w:vAlign w:val="top"/>
          </w:tcPr>
          <w:p w14:paraId="2A083066">
            <w:pPr>
              <w:jc w:val="center"/>
            </w:pPr>
          </w:p>
        </w:tc>
        <w:tc>
          <w:tcPr>
            <w:tcW w:w="1940" w:type="dxa"/>
            <w:vAlign w:val="bottom"/>
          </w:tcPr>
          <w:p w14:paraId="2407285D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</w:rPr>
            </w:pPr>
          </w:p>
        </w:tc>
        <w:tc>
          <w:tcPr>
            <w:tcW w:w="1940" w:type="dxa"/>
            <w:vAlign w:val="bottom"/>
          </w:tcPr>
          <w:p w14:paraId="2A2C48F7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210083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20586457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11FF038B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3E802E47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5FAE2BA7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  <w:vAlign w:val="top"/>
          </w:tcPr>
          <w:p w14:paraId="4F4CA787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675" w:type="dxa"/>
            <w:vAlign w:val="top"/>
          </w:tcPr>
          <w:p w14:paraId="2BC5AA41">
            <w:pPr>
              <w:jc w:val="center"/>
            </w:pPr>
          </w:p>
        </w:tc>
        <w:tc>
          <w:tcPr>
            <w:tcW w:w="1940" w:type="dxa"/>
            <w:vAlign w:val="bottom"/>
          </w:tcPr>
          <w:p w14:paraId="51F21377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</w:rPr>
            </w:pPr>
          </w:p>
        </w:tc>
        <w:tc>
          <w:tcPr>
            <w:tcW w:w="1940" w:type="dxa"/>
            <w:vAlign w:val="bottom"/>
          </w:tcPr>
          <w:p w14:paraId="3F50443D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sz w:val="22"/>
              </w:rPr>
            </w:pPr>
          </w:p>
        </w:tc>
      </w:tr>
      <w:tr w14:paraId="674C4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5762FBA8">
            <w:pPr>
              <w:snapToGrid w:val="0"/>
              <w:spacing w:line="440" w:lineRule="exact"/>
              <w:jc w:val="center"/>
            </w:pPr>
          </w:p>
        </w:tc>
        <w:tc>
          <w:tcPr>
            <w:tcW w:w="1332" w:type="dxa"/>
          </w:tcPr>
          <w:p w14:paraId="06A405ED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2C920F99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371E5D7E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  <w:vAlign w:val="top"/>
          </w:tcPr>
          <w:p w14:paraId="1DC19CA1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675" w:type="dxa"/>
            <w:vAlign w:val="top"/>
          </w:tcPr>
          <w:p w14:paraId="16D9C6AC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19DBBB20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2FD9FED8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</w:p>
        </w:tc>
      </w:tr>
      <w:tr w14:paraId="528EC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4" w:type="dxa"/>
          </w:tcPr>
          <w:p w14:paraId="1C6F0943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332" w:type="dxa"/>
          </w:tcPr>
          <w:p w14:paraId="3624F993">
            <w:pPr>
              <w:snapToGrid w:val="0"/>
              <w:spacing w:line="440" w:lineRule="exact"/>
              <w:jc w:val="center"/>
            </w:pPr>
          </w:p>
        </w:tc>
        <w:tc>
          <w:tcPr>
            <w:tcW w:w="1940" w:type="dxa"/>
          </w:tcPr>
          <w:p w14:paraId="4BF3A94B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493" w:type="dxa"/>
          </w:tcPr>
          <w:p w14:paraId="7ABB520C">
            <w:pPr>
              <w:snapToGrid w:val="0"/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592" w:type="dxa"/>
            <w:vAlign w:val="top"/>
          </w:tcPr>
          <w:p w14:paraId="74B6F532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675" w:type="dxa"/>
            <w:vAlign w:val="top"/>
          </w:tcPr>
          <w:p w14:paraId="1295669F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44484935">
            <w:pPr>
              <w:widowControl/>
              <w:jc w:val="center"/>
              <w:textAlignment w:val="bottom"/>
              <w:rPr>
                <w:rFonts w:asciiTheme="majorEastAsia" w:hAnsiTheme="majorEastAsia" w:eastAsiaTheme="majorEastAsia" w:cstheme="majorEastAsia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940" w:type="dxa"/>
            <w:vAlign w:val="bottom"/>
          </w:tcPr>
          <w:p w14:paraId="2916F2FA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</w:p>
        </w:tc>
      </w:tr>
    </w:tbl>
    <w:p w14:paraId="07D2E483">
      <w:pPr>
        <w:snapToGrid w:val="0"/>
        <w:spacing w:line="440" w:lineRule="exact"/>
        <w:jc w:val="center"/>
      </w:pPr>
    </w:p>
    <w:p w14:paraId="21B183A0">
      <w:pPr>
        <w:snapToGrid w:val="0"/>
        <w:spacing w:line="440" w:lineRule="exact"/>
        <w:jc w:val="left"/>
        <w:rPr>
          <w:rFonts w:hint="eastAsia"/>
          <w:sz w:val="28"/>
          <w:szCs w:val="28"/>
        </w:rPr>
        <w:sectPr>
          <w:pgSz w:w="16838" w:h="11906" w:orient="landscape"/>
          <w:pgMar w:top="1800" w:right="1440" w:bottom="1800" w:left="1440" w:header="851" w:footer="992" w:gutter="0"/>
          <w:pgNumType w:fmt="numberInDash"/>
          <w:cols w:space="425" w:num="1"/>
          <w:docGrid w:type="lines" w:linePitch="312" w:charSpace="0"/>
        </w:sectPr>
      </w:pPr>
      <w:r>
        <w:rPr>
          <w:rFonts w:hint="eastAsia"/>
          <w:sz w:val="28"/>
          <w:szCs w:val="28"/>
        </w:rPr>
        <w:t xml:space="preserve">交付人：  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        </w:t>
      </w:r>
      <w:r>
        <w:rPr>
          <w:rFonts w:hint="eastAsia"/>
          <w:sz w:val="28"/>
          <w:szCs w:val="28"/>
        </w:rPr>
        <w:t xml:space="preserve">接收人：       </w:t>
      </w:r>
    </w:p>
    <w:p w14:paraId="7BB304B5">
      <w:pPr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附件2</w:t>
      </w:r>
    </w:p>
    <w:p w14:paraId="63F8E71B">
      <w:pPr>
        <w:rPr>
          <w:rStyle w:val="10"/>
          <w:rFonts w:hint="default"/>
          <w:lang w:val="en-US" w:eastAsia="zh-CN"/>
        </w:rPr>
      </w:pPr>
    </w:p>
    <w:p w14:paraId="147B405A">
      <w:pPr>
        <w:rPr>
          <w:rStyle w:val="10"/>
          <w:rFonts w:hint="default"/>
          <w:lang w:val="en-US" w:eastAsia="zh-CN"/>
        </w:rPr>
      </w:pPr>
    </w:p>
    <w:tbl>
      <w:tblPr>
        <w:tblStyle w:val="7"/>
        <w:tblpPr w:leftFromText="180" w:rightFromText="180" w:vertAnchor="page" w:horzAnchor="page" w:tblpX="1523" w:tblpY="2470"/>
        <w:tblOverlap w:val="never"/>
        <w:tblW w:w="1320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466"/>
        <w:gridCol w:w="1110"/>
        <w:gridCol w:w="1596"/>
        <w:gridCol w:w="664"/>
        <w:gridCol w:w="530"/>
        <w:gridCol w:w="1330"/>
        <w:gridCol w:w="1727"/>
        <w:gridCol w:w="132"/>
        <w:gridCol w:w="1461"/>
        <w:gridCol w:w="266"/>
        <w:gridCol w:w="1327"/>
        <w:gridCol w:w="532"/>
        <w:gridCol w:w="1823"/>
      </w:tblGrid>
      <w:tr w14:paraId="4AE97C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8" w:hRule="atLeast"/>
        </w:trPr>
        <w:tc>
          <w:tcPr>
            <w:tcW w:w="1320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56F7325C">
            <w:pPr>
              <w:spacing w:line="440" w:lineRule="exact"/>
              <w:jc w:val="center"/>
            </w:pPr>
            <w:r>
              <w:rPr>
                <w:rFonts w:hint="eastAsia" w:ascii="宋体" w:hAnsi="宋体" w:cs="宋体"/>
                <w:b/>
                <w:bCs/>
                <w:kern w:val="0"/>
                <w:lang w:val="en-US" w:eastAsia="zh-CN"/>
              </w:rPr>
              <w:t>沈阳昌兴复材航空科技有限责任公司</w:t>
            </w:r>
          </w:p>
          <w:p w14:paraId="1EF1B97F">
            <w:pPr>
              <w:spacing w:line="300" w:lineRule="exact"/>
              <w:jc w:val="center"/>
            </w:pPr>
            <w: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cs="宋体"/>
              </w:rPr>
              <w:t>年度（</w:t>
            </w:r>
            <w:r>
              <w:rPr>
                <w:rFonts w:hint="eastAsia" w:cs="宋体"/>
                <w:lang w:val="en-US" w:eastAsia="zh-CN"/>
              </w:rPr>
              <w:t xml:space="preserve">  </w:t>
            </w:r>
            <w:r>
              <w:rPr>
                <w:rFonts w:hint="eastAsia" w:cs="宋体"/>
              </w:rPr>
              <w:t>月份）资金收支预算申报表</w:t>
            </w:r>
          </w:p>
          <w:p w14:paraId="065CBC03">
            <w:pPr>
              <w:spacing w:line="300" w:lineRule="exact"/>
              <w:ind w:firstLine="315" w:firstLineChars="150"/>
              <w:rPr>
                <w:rFonts w:ascii="宋体"/>
                <w:kern w:val="0"/>
              </w:rPr>
            </w:pPr>
            <w:r>
              <w:rPr>
                <w:rFonts w:hint="eastAsia" w:cs="宋体"/>
              </w:rPr>
              <w:t>单位：</w:t>
            </w:r>
            <w:r>
              <w:rPr>
                <w:rFonts w:hint="eastAsia" w:cs="宋体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cs="宋体"/>
                <w:lang w:val="en-US" w:eastAsia="zh-CN"/>
              </w:rPr>
              <w:t xml:space="preserve">                                                                                                            </w:t>
            </w:r>
            <w:r>
              <w:rPr>
                <w:rFonts w:hint="eastAsia" w:ascii="宋体" w:hAnsi="宋体" w:cs="宋体"/>
                <w:kern w:val="0"/>
              </w:rPr>
              <w:t>单位：元（保留两位小数）</w:t>
            </w:r>
          </w:p>
        </w:tc>
      </w:tr>
      <w:tr w14:paraId="5F2A36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320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0386E048">
            <w:pPr>
              <w:widowControl/>
              <w:jc w:val="center"/>
              <w:rPr>
                <w:rFonts w:ascii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资金收入</w:t>
            </w:r>
          </w:p>
        </w:tc>
      </w:tr>
      <w:tr w14:paraId="469BB7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center"/>
          </w:tcPr>
          <w:p w14:paraId="577FED7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序号</w:t>
            </w:r>
          </w:p>
        </w:tc>
        <w:tc>
          <w:tcPr>
            <w:tcW w:w="3370" w:type="dxa"/>
            <w:gridSpan w:val="3"/>
          </w:tcPr>
          <w:p w14:paraId="568B3E1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对方单位</w:t>
            </w:r>
          </w:p>
        </w:tc>
        <w:tc>
          <w:tcPr>
            <w:tcW w:w="1860" w:type="dxa"/>
            <w:gridSpan w:val="2"/>
            <w:noWrap/>
            <w:vAlign w:val="center"/>
          </w:tcPr>
          <w:p w14:paraId="5CC0260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项目名称</w:t>
            </w:r>
          </w:p>
        </w:tc>
        <w:tc>
          <w:tcPr>
            <w:tcW w:w="1859" w:type="dxa"/>
            <w:gridSpan w:val="2"/>
            <w:noWrap/>
            <w:vAlign w:val="center"/>
          </w:tcPr>
          <w:p w14:paraId="658A3EB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本月收款金额</w:t>
            </w:r>
          </w:p>
        </w:tc>
        <w:tc>
          <w:tcPr>
            <w:tcW w:w="1461" w:type="dxa"/>
            <w:noWrap/>
            <w:vAlign w:val="center"/>
          </w:tcPr>
          <w:p w14:paraId="66373DB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业务内容</w:t>
            </w:r>
          </w:p>
        </w:tc>
        <w:tc>
          <w:tcPr>
            <w:tcW w:w="1593" w:type="dxa"/>
            <w:gridSpan w:val="2"/>
            <w:noWrap/>
            <w:vAlign w:val="center"/>
          </w:tcPr>
          <w:p w14:paraId="30A4CD2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合同编号</w:t>
            </w:r>
          </w:p>
        </w:tc>
        <w:tc>
          <w:tcPr>
            <w:tcW w:w="2355" w:type="dxa"/>
            <w:gridSpan w:val="2"/>
            <w:tcBorders>
              <w:right w:val="single" w:color="auto" w:sz="12" w:space="0"/>
            </w:tcBorders>
            <w:noWrap/>
            <w:vAlign w:val="center"/>
          </w:tcPr>
          <w:p w14:paraId="33665B3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备注</w:t>
            </w:r>
          </w:p>
        </w:tc>
      </w:tr>
      <w:tr w14:paraId="713C06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78907DA3">
            <w:pPr>
              <w:widowControl/>
              <w:jc w:val="center"/>
              <w:rPr>
                <w:rFonts w:hint="default" w:asciiTheme="minorEastAsia" w:hAnsiTheme="minorEastAsia" w:cstheme="minorEastAsia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70" w:type="dxa"/>
            <w:gridSpan w:val="3"/>
            <w:shd w:val="clear" w:color="auto" w:fill="auto"/>
            <w:vAlign w:val="top"/>
          </w:tcPr>
          <w:p w14:paraId="381F48D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60" w:type="dxa"/>
            <w:gridSpan w:val="2"/>
            <w:shd w:val="clear" w:color="auto" w:fill="auto"/>
            <w:noWrap/>
            <w:vAlign w:val="center"/>
          </w:tcPr>
          <w:p w14:paraId="3F41A34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2"/>
            <w:shd w:val="clear" w:color="auto" w:fill="auto"/>
            <w:noWrap/>
            <w:vAlign w:val="center"/>
          </w:tcPr>
          <w:p w14:paraId="32A2399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2A0AC2C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93" w:type="dxa"/>
            <w:gridSpan w:val="2"/>
            <w:shd w:val="clear" w:color="auto" w:fill="auto"/>
            <w:noWrap/>
            <w:vAlign w:val="center"/>
          </w:tcPr>
          <w:p w14:paraId="038E0C6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55" w:type="dxa"/>
            <w:gridSpan w:val="2"/>
            <w:tcBorders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D1380E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15F0B6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62952065">
            <w:pPr>
              <w:widowControl/>
              <w:jc w:val="center"/>
              <w:rPr>
                <w:rFonts w:hint="default" w:asciiTheme="minorEastAsia" w:hAnsiTheme="minorEastAsia" w:cstheme="minorEastAsia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370" w:type="dxa"/>
            <w:gridSpan w:val="3"/>
            <w:shd w:val="clear" w:color="auto" w:fill="auto"/>
            <w:vAlign w:val="top"/>
          </w:tcPr>
          <w:p w14:paraId="6261EBC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60" w:type="dxa"/>
            <w:gridSpan w:val="2"/>
            <w:shd w:val="clear" w:color="auto" w:fill="auto"/>
            <w:noWrap/>
            <w:vAlign w:val="center"/>
          </w:tcPr>
          <w:p w14:paraId="7122A6B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2"/>
            <w:shd w:val="clear" w:color="auto" w:fill="auto"/>
            <w:noWrap/>
            <w:vAlign w:val="center"/>
          </w:tcPr>
          <w:p w14:paraId="3C013BFA">
            <w:pPr>
              <w:widowControl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012DCF9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93" w:type="dxa"/>
            <w:gridSpan w:val="2"/>
            <w:shd w:val="clear" w:color="auto" w:fill="auto"/>
            <w:noWrap/>
            <w:vAlign w:val="center"/>
          </w:tcPr>
          <w:p w14:paraId="6581DCE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55" w:type="dxa"/>
            <w:gridSpan w:val="2"/>
            <w:tcBorders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FBFC1E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59D1E9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2ED852D7">
            <w:pPr>
              <w:widowControl/>
              <w:jc w:val="center"/>
              <w:rPr>
                <w:rFonts w:ascii="宋体"/>
                <w:b/>
                <w:bCs/>
                <w:kern w:val="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</w:rPr>
              <w:t>合计</w:t>
            </w:r>
          </w:p>
        </w:tc>
        <w:tc>
          <w:tcPr>
            <w:tcW w:w="3370" w:type="dxa"/>
            <w:gridSpan w:val="3"/>
          </w:tcPr>
          <w:p w14:paraId="50437B78">
            <w:pPr>
              <w:widowControl/>
              <w:jc w:val="center"/>
              <w:rPr>
                <w:rFonts w:ascii="宋体"/>
                <w:b w:val="0"/>
                <w:bCs w:val="0"/>
                <w:kern w:val="0"/>
              </w:rPr>
            </w:pPr>
          </w:p>
        </w:tc>
        <w:tc>
          <w:tcPr>
            <w:tcW w:w="1860" w:type="dxa"/>
            <w:gridSpan w:val="2"/>
            <w:noWrap/>
            <w:vAlign w:val="center"/>
          </w:tcPr>
          <w:p w14:paraId="4CAB80E5">
            <w:pPr>
              <w:widowControl/>
              <w:jc w:val="center"/>
              <w:rPr>
                <w:rFonts w:ascii="宋体"/>
                <w:b w:val="0"/>
                <w:bCs w:val="0"/>
                <w:kern w:val="0"/>
              </w:rPr>
            </w:pPr>
          </w:p>
        </w:tc>
        <w:tc>
          <w:tcPr>
            <w:tcW w:w="1859" w:type="dxa"/>
            <w:gridSpan w:val="2"/>
            <w:noWrap/>
            <w:vAlign w:val="center"/>
          </w:tcPr>
          <w:p w14:paraId="6941C597">
            <w:pPr>
              <w:widowControl/>
              <w:jc w:val="center"/>
              <w:rPr>
                <w:b w:val="0"/>
                <w:bCs w:val="0"/>
                <w:kern w:val="0"/>
              </w:rPr>
            </w:pPr>
          </w:p>
        </w:tc>
        <w:tc>
          <w:tcPr>
            <w:tcW w:w="1461" w:type="dxa"/>
            <w:noWrap/>
            <w:vAlign w:val="center"/>
          </w:tcPr>
          <w:p w14:paraId="0771A5FD">
            <w:pPr>
              <w:widowControl/>
              <w:jc w:val="center"/>
              <w:rPr>
                <w:rFonts w:ascii="宋体"/>
                <w:b w:val="0"/>
                <w:bCs w:val="0"/>
                <w:kern w:val="0"/>
              </w:rPr>
            </w:pPr>
          </w:p>
        </w:tc>
        <w:tc>
          <w:tcPr>
            <w:tcW w:w="1593" w:type="dxa"/>
            <w:gridSpan w:val="2"/>
            <w:noWrap/>
            <w:vAlign w:val="center"/>
          </w:tcPr>
          <w:p w14:paraId="2C4FF07B">
            <w:pPr>
              <w:widowControl/>
              <w:jc w:val="center"/>
              <w:rPr>
                <w:rFonts w:ascii="宋体"/>
                <w:b w:val="0"/>
                <w:bCs w:val="0"/>
                <w:kern w:val="0"/>
              </w:rPr>
            </w:pPr>
          </w:p>
        </w:tc>
        <w:tc>
          <w:tcPr>
            <w:tcW w:w="2355" w:type="dxa"/>
            <w:gridSpan w:val="2"/>
            <w:tcBorders>
              <w:right w:val="single" w:color="auto" w:sz="12" w:space="0"/>
            </w:tcBorders>
            <w:noWrap/>
            <w:vAlign w:val="center"/>
          </w:tcPr>
          <w:p w14:paraId="093C09F1">
            <w:pPr>
              <w:widowControl/>
              <w:jc w:val="center"/>
              <w:rPr>
                <w:rFonts w:ascii="宋体"/>
                <w:b w:val="0"/>
                <w:bCs w:val="0"/>
                <w:kern w:val="0"/>
              </w:rPr>
            </w:pPr>
          </w:p>
        </w:tc>
      </w:tr>
      <w:tr w14:paraId="443B89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200" w:type="dxa"/>
            <w:gridSpan w:val="14"/>
            <w:tcBorders>
              <w:left w:val="single" w:color="auto" w:sz="12" w:space="0"/>
              <w:right w:val="single" w:color="auto" w:sz="12" w:space="0"/>
            </w:tcBorders>
          </w:tcPr>
          <w:p w14:paraId="36F4A752">
            <w:pPr>
              <w:widowControl/>
              <w:jc w:val="center"/>
              <w:rPr>
                <w:rFonts w:ascii="宋体"/>
                <w:b w:val="0"/>
                <w:bCs w:val="0"/>
                <w:kern w:val="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</w:rPr>
              <w:t>资金支出</w:t>
            </w:r>
          </w:p>
        </w:tc>
      </w:tr>
      <w:tr w14:paraId="52622F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center"/>
          </w:tcPr>
          <w:p w14:paraId="2510E8F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  <w:t>序号</w:t>
            </w:r>
          </w:p>
        </w:tc>
        <w:tc>
          <w:tcPr>
            <w:tcW w:w="1110" w:type="dxa"/>
            <w:noWrap/>
            <w:vAlign w:val="center"/>
          </w:tcPr>
          <w:p w14:paraId="150A9B1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  <w:t>对方单位</w:t>
            </w:r>
          </w:p>
        </w:tc>
        <w:tc>
          <w:tcPr>
            <w:tcW w:w="1596" w:type="dxa"/>
            <w:noWrap/>
            <w:vAlign w:val="center"/>
          </w:tcPr>
          <w:p w14:paraId="360088F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  <w:t>项目名称</w:t>
            </w:r>
          </w:p>
        </w:tc>
        <w:tc>
          <w:tcPr>
            <w:tcW w:w="1194" w:type="dxa"/>
            <w:gridSpan w:val="2"/>
            <w:vAlign w:val="center"/>
          </w:tcPr>
          <w:p w14:paraId="723DD19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  <w:t>业务内容</w:t>
            </w:r>
          </w:p>
        </w:tc>
        <w:tc>
          <w:tcPr>
            <w:tcW w:w="1330" w:type="dxa"/>
            <w:noWrap/>
            <w:vAlign w:val="center"/>
          </w:tcPr>
          <w:p w14:paraId="1A2F99C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  <w:t>合同编号</w:t>
            </w:r>
          </w:p>
        </w:tc>
        <w:tc>
          <w:tcPr>
            <w:tcW w:w="1727" w:type="dxa"/>
            <w:noWrap/>
            <w:vAlign w:val="center"/>
          </w:tcPr>
          <w:p w14:paraId="283CD44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</w:rPr>
              <w:t>合同金额</w:t>
            </w:r>
          </w:p>
        </w:tc>
        <w:tc>
          <w:tcPr>
            <w:tcW w:w="1859" w:type="dxa"/>
            <w:gridSpan w:val="3"/>
            <w:noWrap/>
            <w:vAlign w:val="center"/>
          </w:tcPr>
          <w:p w14:paraId="42DC8A9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</w:rPr>
              <w:t>已支付金额</w:t>
            </w:r>
          </w:p>
        </w:tc>
        <w:tc>
          <w:tcPr>
            <w:tcW w:w="1859" w:type="dxa"/>
            <w:gridSpan w:val="2"/>
            <w:noWrap/>
            <w:vAlign w:val="center"/>
          </w:tcPr>
          <w:p w14:paraId="49E601B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</w:rPr>
              <w:t>本月付款金额</w:t>
            </w:r>
          </w:p>
        </w:tc>
        <w:tc>
          <w:tcPr>
            <w:tcW w:w="1823" w:type="dxa"/>
            <w:tcBorders>
              <w:right w:val="single" w:color="auto" w:sz="12" w:space="0"/>
            </w:tcBorders>
            <w:noWrap/>
            <w:vAlign w:val="center"/>
          </w:tcPr>
          <w:p w14:paraId="2FE500F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</w:rPr>
              <w:t>备注</w:t>
            </w:r>
          </w:p>
        </w:tc>
      </w:tr>
      <w:tr w14:paraId="0A9E11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4FCD407A">
            <w:pPr>
              <w:widowControl/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10" w:type="dxa"/>
            <w:shd w:val="clear" w:color="auto" w:fill="auto"/>
            <w:noWrap/>
            <w:vAlign w:val="bottom"/>
          </w:tcPr>
          <w:p w14:paraId="6339615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96" w:type="dxa"/>
            <w:shd w:val="clear" w:color="auto" w:fill="auto"/>
            <w:noWrap/>
            <w:vAlign w:val="bottom"/>
          </w:tcPr>
          <w:p w14:paraId="6B2E73B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94" w:type="dxa"/>
            <w:gridSpan w:val="2"/>
            <w:shd w:val="clear" w:color="auto" w:fill="auto"/>
            <w:vAlign w:val="top"/>
          </w:tcPr>
          <w:p w14:paraId="67B7453C">
            <w:pPr>
              <w:widowControl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30" w:type="dxa"/>
            <w:shd w:val="clear" w:color="auto" w:fill="auto"/>
            <w:noWrap/>
            <w:vAlign w:val="bottom"/>
          </w:tcPr>
          <w:p w14:paraId="0C0A6E3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27" w:type="dxa"/>
            <w:shd w:val="clear" w:color="auto" w:fill="auto"/>
            <w:noWrap/>
            <w:vAlign w:val="bottom"/>
          </w:tcPr>
          <w:p w14:paraId="2A664E2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3"/>
            <w:shd w:val="clear" w:color="auto" w:fill="auto"/>
            <w:noWrap/>
            <w:vAlign w:val="bottom"/>
          </w:tcPr>
          <w:p w14:paraId="2089A0DF">
            <w:pPr>
              <w:widowControl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2"/>
            <w:shd w:val="clear" w:color="auto" w:fill="auto"/>
            <w:noWrap/>
            <w:vAlign w:val="bottom"/>
          </w:tcPr>
          <w:p w14:paraId="06057B3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3" w:type="dxa"/>
            <w:tcBorders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C15F6B8">
            <w:pPr>
              <w:widowControl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3FB224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33400159">
            <w:pPr>
              <w:widowControl/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10" w:type="dxa"/>
            <w:shd w:val="clear" w:color="auto" w:fill="auto"/>
            <w:noWrap/>
            <w:vAlign w:val="bottom"/>
          </w:tcPr>
          <w:p w14:paraId="042C034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96" w:type="dxa"/>
            <w:shd w:val="clear" w:color="auto" w:fill="auto"/>
            <w:noWrap/>
            <w:vAlign w:val="bottom"/>
          </w:tcPr>
          <w:p w14:paraId="4EB82C0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94" w:type="dxa"/>
            <w:gridSpan w:val="2"/>
            <w:shd w:val="clear" w:color="auto" w:fill="auto"/>
            <w:vAlign w:val="top"/>
          </w:tcPr>
          <w:p w14:paraId="04EAD0FD">
            <w:pPr>
              <w:widowControl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30" w:type="dxa"/>
            <w:shd w:val="clear" w:color="auto" w:fill="auto"/>
            <w:noWrap/>
            <w:vAlign w:val="bottom"/>
          </w:tcPr>
          <w:p w14:paraId="6F037A4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27" w:type="dxa"/>
            <w:shd w:val="clear" w:color="auto" w:fill="auto"/>
            <w:noWrap/>
            <w:vAlign w:val="bottom"/>
          </w:tcPr>
          <w:p w14:paraId="6693190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3"/>
            <w:shd w:val="clear" w:color="auto" w:fill="auto"/>
            <w:noWrap/>
            <w:vAlign w:val="bottom"/>
          </w:tcPr>
          <w:p w14:paraId="5E1AB920">
            <w:pPr>
              <w:widowControl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2"/>
            <w:shd w:val="clear" w:color="auto" w:fill="auto"/>
            <w:noWrap/>
            <w:vAlign w:val="bottom"/>
          </w:tcPr>
          <w:p w14:paraId="17F3B34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3" w:type="dxa"/>
            <w:tcBorders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816DFAB">
            <w:pPr>
              <w:widowControl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5AF738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67D9872E">
            <w:pPr>
              <w:widowControl/>
              <w:jc w:val="center"/>
              <w:rPr>
                <w:rFonts w:hint="default" w:asciiTheme="minorEastAsia" w:hAnsiTheme="minorEastAsia" w:cs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10" w:type="dxa"/>
            <w:shd w:val="clear" w:color="auto" w:fill="auto"/>
            <w:noWrap/>
            <w:vAlign w:val="bottom"/>
          </w:tcPr>
          <w:p w14:paraId="6EB08849">
            <w:pPr>
              <w:widowControl/>
              <w:jc w:val="center"/>
              <w:rPr>
                <w:rFonts w:hint="default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shd w:val="clear" w:color="auto" w:fill="auto"/>
            <w:noWrap/>
            <w:vAlign w:val="center"/>
          </w:tcPr>
          <w:p w14:paraId="3CA56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94" w:type="dxa"/>
            <w:gridSpan w:val="2"/>
            <w:shd w:val="clear" w:color="auto" w:fill="auto"/>
            <w:vAlign w:val="center"/>
          </w:tcPr>
          <w:p w14:paraId="75821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C016C08">
            <w:pPr>
              <w:widowControl/>
              <w:spacing w:line="24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727" w:type="dxa"/>
            <w:shd w:val="clear" w:color="auto" w:fill="auto"/>
            <w:noWrap/>
            <w:vAlign w:val="center"/>
          </w:tcPr>
          <w:p w14:paraId="31B5089E">
            <w:pPr>
              <w:widowControl/>
              <w:spacing w:line="24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3"/>
            <w:shd w:val="clear" w:color="auto" w:fill="auto"/>
            <w:noWrap/>
            <w:vAlign w:val="bottom"/>
          </w:tcPr>
          <w:p w14:paraId="3710AA3D">
            <w:pPr>
              <w:widowControl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59" w:type="dxa"/>
            <w:gridSpan w:val="2"/>
            <w:shd w:val="clear" w:color="auto" w:fill="auto"/>
            <w:noWrap/>
            <w:vAlign w:val="bottom"/>
          </w:tcPr>
          <w:p w14:paraId="5B11A56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3" w:type="dxa"/>
            <w:tcBorders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C586756">
            <w:pPr>
              <w:widowControl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2C3EBF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02" w:type="dxa"/>
            <w:gridSpan w:val="2"/>
            <w:tcBorders>
              <w:left w:val="single" w:color="auto" w:sz="12" w:space="0"/>
            </w:tcBorders>
            <w:noWrap/>
            <w:vAlign w:val="bottom"/>
          </w:tcPr>
          <w:p w14:paraId="5E6D165D">
            <w:pPr>
              <w:widowControl/>
              <w:jc w:val="center"/>
              <w:rPr>
                <w:rFonts w:hint="eastAsia"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</w:rPr>
              <w:t>合计</w:t>
            </w:r>
          </w:p>
        </w:tc>
        <w:tc>
          <w:tcPr>
            <w:tcW w:w="1110" w:type="dxa"/>
            <w:noWrap/>
            <w:vAlign w:val="bottom"/>
          </w:tcPr>
          <w:p w14:paraId="0070D67F">
            <w:pPr>
              <w:widowControl/>
              <w:rPr>
                <w:rFonts w:ascii="宋体"/>
                <w:b/>
                <w:bCs/>
                <w:kern w:val="0"/>
              </w:rPr>
            </w:pPr>
          </w:p>
        </w:tc>
        <w:tc>
          <w:tcPr>
            <w:tcW w:w="1596" w:type="dxa"/>
            <w:noWrap/>
            <w:vAlign w:val="bottom"/>
          </w:tcPr>
          <w:p w14:paraId="5F0D2E68">
            <w:pPr>
              <w:widowControl/>
              <w:rPr>
                <w:rFonts w:ascii="宋体"/>
                <w:b/>
                <w:bCs/>
                <w:kern w:val="0"/>
              </w:rPr>
            </w:pPr>
          </w:p>
        </w:tc>
        <w:tc>
          <w:tcPr>
            <w:tcW w:w="1194" w:type="dxa"/>
            <w:gridSpan w:val="2"/>
          </w:tcPr>
          <w:p w14:paraId="1973E479">
            <w:pPr>
              <w:widowControl/>
              <w:rPr>
                <w:rFonts w:ascii="宋体" w:cs="宋体"/>
                <w:b/>
                <w:bCs/>
                <w:kern w:val="0"/>
              </w:rPr>
            </w:pPr>
          </w:p>
        </w:tc>
        <w:tc>
          <w:tcPr>
            <w:tcW w:w="1330" w:type="dxa"/>
            <w:noWrap/>
            <w:vAlign w:val="bottom"/>
          </w:tcPr>
          <w:p w14:paraId="707BC1A7">
            <w:pPr>
              <w:widowControl/>
              <w:rPr>
                <w:rFonts w:ascii="宋体"/>
                <w:b/>
                <w:bCs/>
                <w:kern w:val="0"/>
              </w:rPr>
            </w:pPr>
          </w:p>
        </w:tc>
        <w:tc>
          <w:tcPr>
            <w:tcW w:w="1727" w:type="dxa"/>
            <w:noWrap/>
            <w:vAlign w:val="bottom"/>
          </w:tcPr>
          <w:p w14:paraId="03D440C8">
            <w:pPr>
              <w:widowControl/>
              <w:jc w:val="center"/>
              <w:rPr>
                <w:rFonts w:hint="eastAsia" w:eastAsiaTheme="minorEastAsia"/>
                <w:kern w:val="0"/>
                <w:lang w:val="en-US" w:eastAsia="zh-CN"/>
              </w:rPr>
            </w:pPr>
          </w:p>
        </w:tc>
        <w:tc>
          <w:tcPr>
            <w:tcW w:w="1859" w:type="dxa"/>
            <w:gridSpan w:val="3"/>
            <w:noWrap/>
            <w:vAlign w:val="bottom"/>
          </w:tcPr>
          <w:p w14:paraId="2C623B4F">
            <w:pPr>
              <w:widowControl/>
              <w:jc w:val="center"/>
              <w:rPr>
                <w:rFonts w:hint="eastAsia" w:ascii="宋体" w:eastAsiaTheme="minorEastAsia"/>
                <w:kern w:val="0"/>
                <w:lang w:val="en-US" w:eastAsia="zh-CN"/>
              </w:rPr>
            </w:pPr>
          </w:p>
        </w:tc>
        <w:tc>
          <w:tcPr>
            <w:tcW w:w="1859" w:type="dxa"/>
            <w:gridSpan w:val="2"/>
            <w:noWrap/>
            <w:vAlign w:val="bottom"/>
          </w:tcPr>
          <w:p w14:paraId="0378F761">
            <w:pPr>
              <w:widowControl/>
              <w:jc w:val="center"/>
              <w:rPr>
                <w:rFonts w:hint="eastAsia" w:ascii="宋体" w:eastAsiaTheme="minorEastAsia"/>
                <w:kern w:val="0"/>
                <w:lang w:val="en-US" w:eastAsia="zh-CN"/>
              </w:rPr>
            </w:pPr>
          </w:p>
        </w:tc>
        <w:tc>
          <w:tcPr>
            <w:tcW w:w="1823" w:type="dxa"/>
            <w:tcBorders>
              <w:right w:val="single" w:color="auto" w:sz="12" w:space="0"/>
            </w:tcBorders>
            <w:noWrap/>
            <w:vAlign w:val="bottom"/>
          </w:tcPr>
          <w:p w14:paraId="70240DDB">
            <w:pPr>
              <w:widowControl/>
              <w:rPr>
                <w:rFonts w:ascii="宋体"/>
                <w:kern w:val="0"/>
              </w:rPr>
            </w:pPr>
          </w:p>
        </w:tc>
      </w:tr>
      <w:tr w14:paraId="5FE40C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36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094A190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2964" w:type="dxa"/>
            <w:gridSpan w:val="13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vAlign w:val="bottom"/>
          </w:tcPr>
          <w:p w14:paraId="1998A622">
            <w:pPr>
              <w:widowControl/>
              <w:jc w:val="left"/>
              <w:rPr>
                <w:rFonts w:ascii="宋体"/>
                <w:kern w:val="0"/>
              </w:rPr>
            </w:pPr>
          </w:p>
        </w:tc>
      </w:tr>
    </w:tbl>
    <w:p w14:paraId="19C0A3AD">
      <w:pPr>
        <w:tabs>
          <w:tab w:val="left" w:pos="13006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单位负责人：  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 xml:space="preserve">                 审核人：               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  制表人：</w:t>
      </w:r>
    </w:p>
    <w:p w14:paraId="5AFE0BD4"/>
    <w:sectPr>
      <w:pgSz w:w="16157" w:h="11906" w:orient="landscape"/>
      <w:pgMar w:top="1746" w:right="1440" w:bottom="1746" w:left="144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9805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BB9F0B">
                          <w:pPr>
                            <w:pStyle w:val="4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BB9F0B">
                    <w:pPr>
                      <w:pStyle w:val="4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00BB6"/>
    <w:rsid w:val="08865274"/>
    <w:rsid w:val="0DB31D06"/>
    <w:rsid w:val="146771F5"/>
    <w:rsid w:val="21CA5B44"/>
    <w:rsid w:val="255D6CCF"/>
    <w:rsid w:val="25FE400E"/>
    <w:rsid w:val="26393298"/>
    <w:rsid w:val="2BA2121F"/>
    <w:rsid w:val="2BB1567F"/>
    <w:rsid w:val="35661288"/>
    <w:rsid w:val="37F25055"/>
    <w:rsid w:val="386D0B7F"/>
    <w:rsid w:val="3D515E31"/>
    <w:rsid w:val="3D850719"/>
    <w:rsid w:val="4A2562CB"/>
    <w:rsid w:val="4A952508"/>
    <w:rsid w:val="4CCA6634"/>
    <w:rsid w:val="4EDD6607"/>
    <w:rsid w:val="4EFA6E6F"/>
    <w:rsid w:val="52F263F9"/>
    <w:rsid w:val="53F54ADB"/>
    <w:rsid w:val="5415239F"/>
    <w:rsid w:val="56382375"/>
    <w:rsid w:val="57864DD5"/>
    <w:rsid w:val="57EE2B8E"/>
    <w:rsid w:val="5C7B0E92"/>
    <w:rsid w:val="5D0E3E30"/>
    <w:rsid w:val="5F9143F3"/>
    <w:rsid w:val="6A260536"/>
    <w:rsid w:val="742A559B"/>
    <w:rsid w:val="74934EEE"/>
    <w:rsid w:val="76C770D1"/>
    <w:rsid w:val="78A91184"/>
    <w:rsid w:val="78C87131"/>
    <w:rsid w:val="7E8137B3"/>
    <w:rsid w:val="7FB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2625</Words>
  <Characters>2869</Characters>
  <Lines>0</Lines>
  <Paragraphs>0</Paragraphs>
  <TotalTime>0</TotalTime>
  <ScaleCrop>false</ScaleCrop>
  <LinksUpToDate>false</LinksUpToDate>
  <CharactersWithSpaces>3374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2025-09-03T01:25:00Z</dcterms:created>
  <dc:creator>Administrator</dc:creator>
  <cp:lastModifiedBy>Administrator</cp:lastModifiedBy>
  <dcterms:modified xsi:type="dcterms:W3CDTF">2025-10-16T08:19:15Z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DE445400025E4332924E44889EB797C5_13</vt:lpwstr>
  </property>
</Properties>
</file>