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8EE8330" w14:textId="77777777" w:rsidR="007A4229" w:rsidRDefault="00112E49" w:rsidP="00762A5C">
      <w:pPr>
        <w:numPr>
          <w:ilvl w:val="0"/>
          <w:numId w:val="1"/>
        </w:numPr>
        <w:adjustRightInd w:val="0"/>
        <w:snapToGrid w:val="0"/>
        <w:spacing w:beforeLines="100" w:before="326" w:afterLines="100" w:after="326" w:line="440" w:lineRule="exact"/>
        <w:outlineLvl w:val="0"/>
        <w:rPr>
          <w:rFonts w:ascii="黑体" w:eastAsia="黑体" w:hAnsi="黑体" w:cs="黑体" w:hint="eastAsia"/>
          <w:b/>
          <w:sz w:val="28"/>
          <w:szCs w:val="28"/>
          <w:lang w:eastAsia="zh-CN"/>
        </w:rPr>
      </w:pPr>
      <w:r>
        <w:rPr>
          <w:rFonts w:ascii="黑体" w:eastAsia="黑体" w:hAnsi="黑体" w:cs="黑体" w:hint="eastAsia"/>
          <w:b/>
          <w:sz w:val="28"/>
          <w:szCs w:val="28"/>
          <w:lang w:eastAsia="zh-CN"/>
        </w:rPr>
        <w:t>目的</w:t>
      </w:r>
    </w:p>
    <w:p w14:paraId="212BC725" w14:textId="252F40EF" w:rsidR="007A4229" w:rsidRDefault="00112E49" w:rsidP="00762A5C">
      <w:pPr>
        <w:spacing w:line="440" w:lineRule="exact"/>
        <w:ind w:firstLineChars="200" w:firstLine="560"/>
        <w:rPr>
          <w:sz w:val="28"/>
          <w:lang w:eastAsia="zh-CN"/>
        </w:rPr>
      </w:pPr>
      <w:r>
        <w:rPr>
          <w:rFonts w:hint="eastAsia"/>
          <w:sz w:val="28"/>
          <w:lang w:eastAsia="zh-CN"/>
        </w:rPr>
        <w:t>为规范公司外</w:t>
      </w:r>
      <w:r w:rsidR="00EA58A7">
        <w:rPr>
          <w:rFonts w:hint="eastAsia"/>
          <w:sz w:val="28"/>
          <w:lang w:eastAsia="zh-CN"/>
        </w:rPr>
        <w:t>协</w:t>
      </w:r>
      <w:r>
        <w:rPr>
          <w:rFonts w:hint="eastAsia"/>
          <w:sz w:val="28"/>
          <w:lang w:eastAsia="zh-CN"/>
        </w:rPr>
        <w:t>加工业务，规范外</w:t>
      </w:r>
      <w:r w:rsidR="00EA58A7">
        <w:rPr>
          <w:rFonts w:hint="eastAsia"/>
          <w:sz w:val="28"/>
          <w:lang w:eastAsia="zh-CN"/>
        </w:rPr>
        <w:t>协</w:t>
      </w:r>
      <w:r>
        <w:rPr>
          <w:rFonts w:hint="eastAsia"/>
          <w:sz w:val="28"/>
          <w:lang w:eastAsia="zh-CN"/>
        </w:rPr>
        <w:t>加工全过程质量控制，确保交付产品满足技术要求与合同约定。提升管理效率，确保各项工作有序进行，特制定本管理规定。</w:t>
      </w:r>
    </w:p>
    <w:p w14:paraId="27838FD7" w14:textId="77777777" w:rsidR="007A4229" w:rsidRDefault="00112E49" w:rsidP="00762A5C">
      <w:pPr>
        <w:adjustRightInd w:val="0"/>
        <w:snapToGrid w:val="0"/>
        <w:spacing w:beforeLines="100" w:before="326" w:afterLines="100" w:after="326" w:line="440" w:lineRule="exact"/>
        <w:outlineLvl w:val="0"/>
        <w:rPr>
          <w:rFonts w:ascii="黑体" w:eastAsia="黑体" w:hAnsi="黑体" w:cs="黑体" w:hint="eastAsia"/>
          <w:b/>
          <w:sz w:val="28"/>
          <w:szCs w:val="28"/>
          <w:lang w:eastAsia="zh-CN"/>
        </w:rPr>
      </w:pPr>
      <w:r>
        <w:rPr>
          <w:rFonts w:ascii="黑体" w:eastAsia="黑体" w:hAnsi="黑体" w:cs="黑体" w:hint="eastAsia"/>
          <w:b/>
          <w:sz w:val="28"/>
          <w:szCs w:val="28"/>
          <w:lang w:eastAsia="zh-CN"/>
        </w:rPr>
        <w:t>2</w:t>
      </w:r>
      <w:r>
        <w:rPr>
          <w:rFonts w:ascii="黑体" w:eastAsia="黑体" w:hAnsi="黑体" w:cs="黑体" w:hint="eastAsia"/>
          <w:b/>
          <w:sz w:val="28"/>
          <w:szCs w:val="28"/>
          <w:lang w:eastAsia="zh-CN"/>
        </w:rPr>
        <w:t>、范围</w:t>
      </w:r>
    </w:p>
    <w:p w14:paraId="7D31E3D3" w14:textId="127455AA" w:rsidR="007A4229" w:rsidRDefault="00112E49" w:rsidP="00762A5C">
      <w:pPr>
        <w:spacing w:line="440" w:lineRule="exact"/>
        <w:ind w:firstLineChars="200" w:firstLine="560"/>
        <w:rPr>
          <w:rFonts w:ascii="宋体" w:hAnsi="宋体" w:cs="宋体" w:hint="eastAsia"/>
          <w:sz w:val="28"/>
          <w:szCs w:val="28"/>
          <w:lang w:eastAsia="zh-CN"/>
        </w:rPr>
      </w:pPr>
      <w:r>
        <w:rPr>
          <w:rFonts w:ascii="宋体" w:hAnsi="宋体" w:cs="宋体" w:hint="eastAsia"/>
          <w:sz w:val="28"/>
          <w:szCs w:val="28"/>
          <w:lang w:eastAsia="zh-CN"/>
        </w:rPr>
        <w:t>本管理规定适用于公司</w:t>
      </w:r>
      <w:r w:rsidR="006465FB">
        <w:rPr>
          <w:rFonts w:ascii="宋体" w:hAnsi="宋体" w:cs="宋体" w:hint="eastAsia"/>
          <w:sz w:val="28"/>
          <w:szCs w:val="28"/>
          <w:lang w:eastAsia="zh-CN"/>
        </w:rPr>
        <w:t>所有</w:t>
      </w:r>
      <w:r>
        <w:rPr>
          <w:rFonts w:ascii="宋体" w:hAnsi="宋体" w:cs="宋体" w:hint="eastAsia"/>
          <w:sz w:val="28"/>
          <w:szCs w:val="28"/>
          <w:lang w:eastAsia="zh-CN"/>
        </w:rPr>
        <w:t>外</w:t>
      </w:r>
      <w:r w:rsidR="0059764C">
        <w:rPr>
          <w:rFonts w:ascii="宋体" w:hAnsi="宋体" w:cs="宋体" w:hint="eastAsia"/>
          <w:sz w:val="28"/>
          <w:szCs w:val="28"/>
          <w:lang w:eastAsia="zh-CN"/>
        </w:rPr>
        <w:t>协</w:t>
      </w:r>
      <w:r w:rsidR="003B5E14">
        <w:rPr>
          <w:rFonts w:ascii="宋体" w:hAnsi="宋体" w:cs="宋体" w:hint="eastAsia"/>
          <w:sz w:val="28"/>
          <w:szCs w:val="28"/>
          <w:lang w:eastAsia="zh-CN"/>
        </w:rPr>
        <w:t>零件/工装</w:t>
      </w:r>
      <w:r>
        <w:rPr>
          <w:rFonts w:ascii="宋体" w:hAnsi="宋体" w:cs="宋体" w:hint="eastAsia"/>
          <w:sz w:val="28"/>
          <w:szCs w:val="28"/>
          <w:lang w:eastAsia="zh-CN"/>
        </w:rPr>
        <w:t>加工业务。</w:t>
      </w:r>
    </w:p>
    <w:p w14:paraId="7DFE02BF" w14:textId="77777777" w:rsidR="007A4229" w:rsidRDefault="00112E49">
      <w:pPr>
        <w:numPr>
          <w:ilvl w:val="0"/>
          <w:numId w:val="2"/>
        </w:numPr>
        <w:adjustRightInd w:val="0"/>
        <w:snapToGrid w:val="0"/>
        <w:spacing w:beforeLines="100" w:before="326" w:afterLines="100" w:after="326" w:line="440" w:lineRule="exact"/>
        <w:outlineLvl w:val="0"/>
        <w:rPr>
          <w:rFonts w:ascii="黑体" w:eastAsia="黑体" w:hAnsi="黑体" w:cs="黑体" w:hint="eastAsia"/>
          <w:b/>
          <w:sz w:val="28"/>
          <w:szCs w:val="28"/>
          <w:lang w:eastAsia="zh-CN"/>
        </w:rPr>
      </w:pPr>
      <w:r>
        <w:rPr>
          <w:rFonts w:ascii="黑体" w:eastAsia="黑体" w:hAnsi="黑体" w:cs="黑体" w:hint="eastAsia"/>
          <w:b/>
          <w:sz w:val="28"/>
          <w:szCs w:val="28"/>
          <w:lang w:eastAsia="zh-CN"/>
        </w:rPr>
        <w:t>术语和定义</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5"/>
        <w:gridCol w:w="1290"/>
        <w:gridCol w:w="6675"/>
      </w:tblGrid>
      <w:tr w:rsidR="007A4229" w14:paraId="3C7F264A" w14:textId="77777777">
        <w:trPr>
          <w:trHeight w:val="454"/>
        </w:trPr>
        <w:tc>
          <w:tcPr>
            <w:tcW w:w="855" w:type="dxa"/>
          </w:tcPr>
          <w:p w14:paraId="14BC4536" w14:textId="77777777" w:rsidR="007A4229" w:rsidRDefault="00112E49">
            <w:pPr>
              <w:widowControl w:val="0"/>
              <w:spacing w:line="360"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序号</w:t>
            </w:r>
          </w:p>
        </w:tc>
        <w:tc>
          <w:tcPr>
            <w:tcW w:w="1290" w:type="dxa"/>
          </w:tcPr>
          <w:p w14:paraId="15B7EAC8" w14:textId="77777777" w:rsidR="007A4229" w:rsidRDefault="00112E49">
            <w:pPr>
              <w:widowControl w:val="0"/>
              <w:spacing w:line="360"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术语</w:t>
            </w:r>
          </w:p>
        </w:tc>
        <w:tc>
          <w:tcPr>
            <w:tcW w:w="6675" w:type="dxa"/>
          </w:tcPr>
          <w:p w14:paraId="4BB6BD0B" w14:textId="77777777" w:rsidR="007A4229" w:rsidRDefault="00112E49">
            <w:pPr>
              <w:widowControl w:val="0"/>
              <w:spacing w:line="360" w:lineRule="auto"/>
              <w:jc w:val="center"/>
              <w:rPr>
                <w:rFonts w:ascii="黑体" w:eastAsia="黑体" w:hAnsi="黑体" w:cs="黑体" w:hint="eastAsia"/>
                <w:sz w:val="28"/>
                <w:szCs w:val="28"/>
                <w:lang w:eastAsia="zh-CN"/>
              </w:rPr>
            </w:pPr>
            <w:r>
              <w:rPr>
                <w:rFonts w:ascii="黑体" w:eastAsia="黑体" w:hAnsi="黑体" w:cs="黑体" w:hint="eastAsia"/>
                <w:sz w:val="28"/>
                <w:szCs w:val="28"/>
                <w:lang w:eastAsia="zh-CN"/>
              </w:rPr>
              <w:t>定</w:t>
            </w:r>
            <w:r>
              <w:rPr>
                <w:rFonts w:ascii="黑体" w:eastAsia="黑体" w:hAnsi="黑体" w:cs="黑体" w:hint="eastAsia"/>
                <w:sz w:val="28"/>
                <w:szCs w:val="28"/>
                <w:lang w:eastAsia="zh-CN"/>
              </w:rPr>
              <w:t xml:space="preserve">       </w:t>
            </w:r>
            <w:r>
              <w:rPr>
                <w:rFonts w:ascii="黑体" w:eastAsia="黑体" w:hAnsi="黑体" w:cs="黑体" w:hint="eastAsia"/>
                <w:sz w:val="28"/>
                <w:szCs w:val="28"/>
                <w:lang w:eastAsia="zh-CN"/>
              </w:rPr>
              <w:t>义</w:t>
            </w:r>
          </w:p>
        </w:tc>
      </w:tr>
      <w:tr w:rsidR="007A4229" w14:paraId="61F904BB" w14:textId="77777777">
        <w:trPr>
          <w:trHeight w:val="584"/>
        </w:trPr>
        <w:tc>
          <w:tcPr>
            <w:tcW w:w="855" w:type="dxa"/>
            <w:vAlign w:val="center"/>
          </w:tcPr>
          <w:p w14:paraId="74ECAFCF" w14:textId="77777777" w:rsidR="007A4229" w:rsidRDefault="00112E49">
            <w:pPr>
              <w:widowControl w:val="0"/>
              <w:spacing w:line="276" w:lineRule="auto"/>
              <w:jc w:val="center"/>
              <w:rPr>
                <w:rFonts w:ascii="宋体" w:hAnsi="宋体" w:cs="宋体" w:hint="eastAsia"/>
                <w:lang w:eastAsia="zh-CN"/>
              </w:rPr>
            </w:pPr>
            <w:r>
              <w:rPr>
                <w:rFonts w:ascii="宋体" w:hAnsi="宋体" w:cs="宋体" w:hint="eastAsia"/>
                <w:lang w:eastAsia="zh-CN"/>
              </w:rPr>
              <w:t>3.1</w:t>
            </w:r>
          </w:p>
        </w:tc>
        <w:tc>
          <w:tcPr>
            <w:tcW w:w="1290" w:type="dxa"/>
            <w:vAlign w:val="center"/>
          </w:tcPr>
          <w:p w14:paraId="37218A9E" w14:textId="0FCC2632" w:rsidR="007A4229" w:rsidRDefault="00112E49">
            <w:pPr>
              <w:pStyle w:val="af4"/>
              <w:adjustRightInd w:val="0"/>
              <w:snapToGrid w:val="0"/>
              <w:spacing w:line="440" w:lineRule="exact"/>
              <w:ind w:firstLineChars="0" w:firstLine="0"/>
              <w:jc w:val="center"/>
              <w:rPr>
                <w:rFonts w:ascii="宋体" w:hAnsi="宋体" w:cs="宋体" w:hint="eastAsia"/>
                <w:szCs w:val="24"/>
                <w:lang w:val="zh-CN" w:eastAsia="zh-CN" w:bidi="zh-CN"/>
              </w:rPr>
            </w:pPr>
            <w:r>
              <w:rPr>
                <w:rFonts w:hint="eastAsia"/>
              </w:rPr>
              <w:t>外</w:t>
            </w:r>
            <w:r w:rsidR="0059764C">
              <w:rPr>
                <w:rFonts w:hint="eastAsia"/>
                <w:lang w:eastAsia="zh-CN"/>
              </w:rPr>
              <w:t>协</w:t>
            </w:r>
            <w:r>
              <w:rPr>
                <w:rFonts w:hint="eastAsia"/>
              </w:rPr>
              <w:t>加工</w:t>
            </w:r>
          </w:p>
        </w:tc>
        <w:tc>
          <w:tcPr>
            <w:tcW w:w="6675" w:type="dxa"/>
            <w:vAlign w:val="center"/>
          </w:tcPr>
          <w:p w14:paraId="1CCF90F7" w14:textId="6ED0E8DE" w:rsidR="007A4229" w:rsidRDefault="00112E49">
            <w:pPr>
              <w:rPr>
                <w:rFonts w:ascii="宋体" w:hAnsi="宋体" w:cs="宋体" w:hint="eastAsia"/>
                <w:lang w:val="zh-CN" w:eastAsia="zh-CN" w:bidi="zh-CN"/>
              </w:rPr>
            </w:pPr>
            <w:r>
              <w:rPr>
                <w:rFonts w:hint="eastAsia"/>
                <w:lang w:eastAsia="zh-CN"/>
              </w:rPr>
              <w:t>将生产流程或特定工艺委托第三方厂商进行加工</w:t>
            </w:r>
            <w:r w:rsidR="008D1B47">
              <w:rPr>
                <w:rFonts w:hint="eastAsia"/>
                <w:lang w:eastAsia="zh-CN"/>
              </w:rPr>
              <w:t>。</w:t>
            </w:r>
          </w:p>
        </w:tc>
      </w:tr>
      <w:tr w:rsidR="007A4229" w14:paraId="6CEDC0CA" w14:textId="77777777">
        <w:trPr>
          <w:trHeight w:val="694"/>
        </w:trPr>
        <w:tc>
          <w:tcPr>
            <w:tcW w:w="855" w:type="dxa"/>
            <w:vAlign w:val="center"/>
          </w:tcPr>
          <w:p w14:paraId="29377232" w14:textId="77777777" w:rsidR="007A4229" w:rsidRDefault="00112E49">
            <w:pPr>
              <w:widowControl w:val="0"/>
              <w:spacing w:line="276" w:lineRule="auto"/>
              <w:jc w:val="center"/>
              <w:rPr>
                <w:rFonts w:ascii="宋体" w:hAnsi="宋体" w:cs="宋体" w:hint="eastAsia"/>
                <w:lang w:eastAsia="zh-CN"/>
              </w:rPr>
            </w:pPr>
            <w:r>
              <w:rPr>
                <w:rFonts w:ascii="宋体" w:hAnsi="宋体" w:cs="宋体" w:hint="eastAsia"/>
                <w:lang w:eastAsia="zh-CN"/>
              </w:rPr>
              <w:t>3.2</w:t>
            </w:r>
          </w:p>
        </w:tc>
        <w:tc>
          <w:tcPr>
            <w:tcW w:w="1290" w:type="dxa"/>
            <w:vAlign w:val="center"/>
          </w:tcPr>
          <w:p w14:paraId="4F24B018" w14:textId="77777777" w:rsidR="007A4229" w:rsidRDefault="00112E49">
            <w:pPr>
              <w:pStyle w:val="af4"/>
              <w:adjustRightInd w:val="0"/>
              <w:snapToGrid w:val="0"/>
              <w:spacing w:line="440" w:lineRule="exact"/>
              <w:ind w:firstLineChars="0" w:firstLine="0"/>
              <w:jc w:val="center"/>
              <w:rPr>
                <w:rFonts w:ascii="宋体" w:hAnsi="宋体" w:cs="宋体" w:hint="eastAsia"/>
                <w:szCs w:val="24"/>
                <w:lang w:val="zh-CN" w:eastAsia="zh-CN" w:bidi="zh-CN"/>
              </w:rPr>
            </w:pPr>
            <w:r w:rsidRPr="007C5253">
              <w:rPr>
                <w:rFonts w:hint="eastAsia"/>
              </w:rPr>
              <w:t>特殊过程</w:t>
            </w:r>
          </w:p>
        </w:tc>
        <w:tc>
          <w:tcPr>
            <w:tcW w:w="6675" w:type="dxa"/>
            <w:vAlign w:val="center"/>
          </w:tcPr>
          <w:p w14:paraId="4D8470F2" w14:textId="4096568A" w:rsidR="007A4229" w:rsidRDefault="007C5253">
            <w:pPr>
              <w:pStyle w:val="af4"/>
              <w:adjustRightInd w:val="0"/>
              <w:snapToGrid w:val="0"/>
              <w:spacing w:line="440" w:lineRule="exact"/>
              <w:ind w:firstLineChars="0" w:firstLine="0"/>
              <w:rPr>
                <w:rFonts w:ascii="宋体" w:hAnsi="宋体" w:cs="宋体" w:hint="eastAsia"/>
                <w:szCs w:val="24"/>
                <w:lang w:val="zh-CN" w:eastAsia="zh-CN" w:bidi="zh-CN"/>
              </w:rPr>
            </w:pPr>
            <w:r w:rsidRPr="00627E37">
              <w:rPr>
                <w:rFonts w:ascii="宋体" w:hAnsi="宋体" w:cs="宋体" w:hint="eastAsia"/>
                <w:szCs w:val="24"/>
                <w:lang w:val="zh-CN" w:eastAsia="zh-CN" w:bidi="zh-CN"/>
              </w:rPr>
              <w:t>当生产和服务提供过程的输出不能由后续的监视或测量加以验证，或仅在产品使用后或服务交付之后问题才显现的过程。</w:t>
            </w:r>
          </w:p>
        </w:tc>
      </w:tr>
    </w:tbl>
    <w:p w14:paraId="7809ED28" w14:textId="77777777" w:rsidR="007A4229" w:rsidRDefault="00112E49">
      <w:pPr>
        <w:adjustRightInd w:val="0"/>
        <w:snapToGrid w:val="0"/>
        <w:spacing w:beforeLines="100" w:before="326" w:afterLines="100" w:after="326" w:line="440" w:lineRule="exact"/>
        <w:outlineLvl w:val="0"/>
        <w:rPr>
          <w:lang w:eastAsia="zh-CN"/>
        </w:rPr>
      </w:pPr>
      <w:r>
        <w:rPr>
          <w:rFonts w:ascii="黑体" w:eastAsia="黑体" w:hAnsi="黑体" w:cs="黑体" w:hint="eastAsia"/>
          <w:b/>
          <w:sz w:val="28"/>
          <w:szCs w:val="28"/>
          <w:lang w:eastAsia="zh-CN"/>
        </w:rPr>
        <w:t>4</w:t>
      </w:r>
      <w:r>
        <w:rPr>
          <w:rFonts w:ascii="黑体" w:eastAsia="黑体" w:hAnsi="黑体" w:cs="黑体" w:hint="eastAsia"/>
          <w:b/>
          <w:sz w:val="28"/>
          <w:szCs w:val="28"/>
          <w:lang w:eastAsia="zh-CN"/>
        </w:rPr>
        <w:t>、职责和权限</w:t>
      </w:r>
    </w:p>
    <w:tbl>
      <w:tblPr>
        <w:tblW w:w="8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0"/>
        <w:gridCol w:w="5865"/>
        <w:gridCol w:w="1385"/>
      </w:tblGrid>
      <w:tr w:rsidR="007A4229" w14:paraId="3742AFF6" w14:textId="77777777">
        <w:trPr>
          <w:trHeight w:val="530"/>
          <w:tblHeader/>
          <w:jc w:val="center"/>
        </w:trPr>
        <w:tc>
          <w:tcPr>
            <w:tcW w:w="1680" w:type="dxa"/>
            <w:vAlign w:val="center"/>
          </w:tcPr>
          <w:p w14:paraId="2FDC0767" w14:textId="77777777" w:rsidR="007A4229" w:rsidRDefault="00112E49">
            <w:pPr>
              <w:adjustRightInd w:val="0"/>
              <w:snapToGrid w:val="0"/>
              <w:jc w:val="center"/>
              <w:rPr>
                <w:rFonts w:ascii="黑体" w:eastAsia="黑体" w:hAnsi="黑体" w:cs="黑体" w:hint="eastAsia"/>
                <w:bCs/>
                <w:color w:val="000000"/>
                <w:sz w:val="28"/>
                <w:szCs w:val="28"/>
              </w:rPr>
            </w:pPr>
            <w:r>
              <w:rPr>
                <w:rFonts w:ascii="黑体" w:eastAsia="黑体" w:hAnsi="黑体" w:cs="黑体" w:hint="eastAsia"/>
                <w:bCs/>
                <w:color w:val="000000"/>
                <w:sz w:val="28"/>
                <w:szCs w:val="28"/>
              </w:rPr>
              <w:t>部门</w:t>
            </w:r>
          </w:p>
        </w:tc>
        <w:tc>
          <w:tcPr>
            <w:tcW w:w="5865" w:type="dxa"/>
            <w:vAlign w:val="center"/>
          </w:tcPr>
          <w:p w14:paraId="2714B53D" w14:textId="77777777" w:rsidR="007A4229" w:rsidRDefault="00112E49">
            <w:pPr>
              <w:adjustRightInd w:val="0"/>
              <w:snapToGrid w:val="0"/>
              <w:jc w:val="center"/>
              <w:rPr>
                <w:rFonts w:ascii="黑体" w:eastAsia="黑体" w:hAnsi="黑体" w:cs="黑体" w:hint="eastAsia"/>
                <w:bCs/>
                <w:color w:val="000000"/>
                <w:sz w:val="28"/>
                <w:szCs w:val="28"/>
              </w:rPr>
            </w:pPr>
            <w:r>
              <w:rPr>
                <w:rFonts w:ascii="黑体" w:eastAsia="黑体" w:hAnsi="黑体" w:cs="黑体" w:hint="eastAsia"/>
                <w:bCs/>
                <w:color w:val="000000"/>
                <w:sz w:val="28"/>
                <w:szCs w:val="28"/>
              </w:rPr>
              <w:t>主</w:t>
            </w:r>
            <w:r>
              <w:rPr>
                <w:rFonts w:ascii="黑体" w:eastAsia="黑体" w:hAnsi="黑体" w:cs="黑体" w:hint="eastAsia"/>
                <w:bCs/>
                <w:color w:val="000000"/>
                <w:sz w:val="28"/>
                <w:szCs w:val="28"/>
                <w:lang w:eastAsia="zh-CN"/>
              </w:rPr>
              <w:t xml:space="preserve"> </w:t>
            </w:r>
            <w:r>
              <w:rPr>
                <w:rFonts w:ascii="黑体" w:eastAsia="黑体" w:hAnsi="黑体" w:cs="黑体" w:hint="eastAsia"/>
                <w:bCs/>
                <w:color w:val="000000"/>
                <w:sz w:val="28"/>
                <w:szCs w:val="28"/>
              </w:rPr>
              <w:t>要</w:t>
            </w:r>
            <w:r>
              <w:rPr>
                <w:rFonts w:ascii="黑体" w:eastAsia="黑体" w:hAnsi="黑体" w:cs="黑体" w:hint="eastAsia"/>
                <w:bCs/>
                <w:color w:val="000000"/>
                <w:sz w:val="28"/>
                <w:szCs w:val="28"/>
                <w:lang w:eastAsia="zh-CN"/>
              </w:rPr>
              <w:t xml:space="preserve"> </w:t>
            </w:r>
            <w:r>
              <w:rPr>
                <w:rFonts w:ascii="黑体" w:eastAsia="黑体" w:hAnsi="黑体" w:cs="黑体" w:hint="eastAsia"/>
                <w:bCs/>
                <w:color w:val="000000"/>
                <w:sz w:val="28"/>
                <w:szCs w:val="28"/>
              </w:rPr>
              <w:t>职</w:t>
            </w:r>
            <w:r>
              <w:rPr>
                <w:rFonts w:ascii="黑体" w:eastAsia="黑体" w:hAnsi="黑体" w:cs="黑体" w:hint="eastAsia"/>
                <w:bCs/>
                <w:color w:val="000000"/>
                <w:sz w:val="28"/>
                <w:szCs w:val="28"/>
                <w:lang w:eastAsia="zh-CN"/>
              </w:rPr>
              <w:t xml:space="preserve"> </w:t>
            </w:r>
            <w:r>
              <w:rPr>
                <w:rFonts w:ascii="黑体" w:eastAsia="黑体" w:hAnsi="黑体" w:cs="黑体" w:hint="eastAsia"/>
                <w:bCs/>
                <w:color w:val="000000"/>
                <w:sz w:val="28"/>
                <w:szCs w:val="28"/>
              </w:rPr>
              <w:t>责</w:t>
            </w:r>
            <w:r>
              <w:rPr>
                <w:rFonts w:ascii="黑体" w:eastAsia="黑体" w:hAnsi="黑体" w:cs="黑体" w:hint="eastAsia"/>
                <w:bCs/>
                <w:color w:val="000000"/>
                <w:sz w:val="28"/>
                <w:szCs w:val="28"/>
                <w:lang w:eastAsia="zh-CN"/>
              </w:rPr>
              <w:t xml:space="preserve"> </w:t>
            </w:r>
            <w:r>
              <w:rPr>
                <w:rFonts w:ascii="黑体" w:eastAsia="黑体" w:hAnsi="黑体" w:cs="黑体" w:hint="eastAsia"/>
                <w:bCs/>
                <w:color w:val="000000"/>
                <w:sz w:val="28"/>
                <w:szCs w:val="28"/>
              </w:rPr>
              <w:t>描</w:t>
            </w:r>
            <w:r>
              <w:rPr>
                <w:rFonts w:ascii="黑体" w:eastAsia="黑体" w:hAnsi="黑体" w:cs="黑体" w:hint="eastAsia"/>
                <w:bCs/>
                <w:color w:val="000000"/>
                <w:sz w:val="28"/>
                <w:szCs w:val="28"/>
                <w:lang w:eastAsia="zh-CN"/>
              </w:rPr>
              <w:t xml:space="preserve"> </w:t>
            </w:r>
            <w:r>
              <w:rPr>
                <w:rFonts w:ascii="黑体" w:eastAsia="黑体" w:hAnsi="黑体" w:cs="黑体" w:hint="eastAsia"/>
                <w:bCs/>
                <w:color w:val="000000"/>
                <w:sz w:val="28"/>
                <w:szCs w:val="28"/>
              </w:rPr>
              <w:t>述</w:t>
            </w:r>
          </w:p>
        </w:tc>
        <w:tc>
          <w:tcPr>
            <w:tcW w:w="1385" w:type="dxa"/>
            <w:vAlign w:val="center"/>
          </w:tcPr>
          <w:p w14:paraId="6079AF30" w14:textId="77777777" w:rsidR="007A4229" w:rsidRDefault="00112E49">
            <w:pPr>
              <w:adjustRightInd w:val="0"/>
              <w:snapToGrid w:val="0"/>
              <w:jc w:val="center"/>
              <w:rPr>
                <w:rFonts w:ascii="黑体" w:eastAsia="黑体" w:hAnsi="黑体" w:cs="黑体" w:hint="eastAsia"/>
                <w:bCs/>
                <w:color w:val="000000"/>
                <w:sz w:val="28"/>
                <w:szCs w:val="28"/>
              </w:rPr>
            </w:pPr>
            <w:r>
              <w:rPr>
                <w:rFonts w:ascii="黑体" w:eastAsia="黑体" w:hAnsi="黑体" w:cs="黑体" w:hint="eastAsia"/>
                <w:bCs/>
                <w:color w:val="000000"/>
                <w:sz w:val="28"/>
                <w:szCs w:val="28"/>
              </w:rPr>
              <w:t>对应活动</w:t>
            </w:r>
          </w:p>
        </w:tc>
      </w:tr>
      <w:tr w:rsidR="007A4229" w14:paraId="4BCC4EA8" w14:textId="77777777" w:rsidTr="00BA7E93">
        <w:trPr>
          <w:trHeight w:val="1388"/>
          <w:jc w:val="center"/>
        </w:trPr>
        <w:tc>
          <w:tcPr>
            <w:tcW w:w="1680" w:type="dxa"/>
            <w:vAlign w:val="center"/>
          </w:tcPr>
          <w:p w14:paraId="14653CF2" w14:textId="3C686D59" w:rsidR="007A4229" w:rsidRDefault="00487FD0" w:rsidP="00487FD0">
            <w:pPr>
              <w:pStyle w:val="af4"/>
              <w:adjustRightInd w:val="0"/>
              <w:snapToGrid w:val="0"/>
              <w:spacing w:line="440" w:lineRule="exact"/>
              <w:ind w:firstLineChars="0" w:firstLine="0"/>
              <w:jc w:val="center"/>
              <w:rPr>
                <w:rFonts w:ascii="宋体" w:hAnsi="宋体" w:cs="宋体" w:hint="eastAsia"/>
                <w:szCs w:val="24"/>
                <w:lang w:val="zh-CN" w:eastAsia="zh-CN" w:bidi="zh-CN"/>
              </w:rPr>
            </w:pPr>
            <w:r>
              <w:rPr>
                <w:rFonts w:hint="eastAsia"/>
                <w:lang w:eastAsia="zh-CN"/>
              </w:rPr>
              <w:t>项目管理部</w:t>
            </w:r>
          </w:p>
        </w:tc>
        <w:tc>
          <w:tcPr>
            <w:tcW w:w="5865" w:type="dxa"/>
            <w:vAlign w:val="center"/>
          </w:tcPr>
          <w:p w14:paraId="4900BAD7" w14:textId="138B0321" w:rsidR="007A4229" w:rsidRPr="00487FD0" w:rsidRDefault="006D009D" w:rsidP="00487FD0">
            <w:pPr>
              <w:spacing w:line="276" w:lineRule="auto"/>
              <w:rPr>
                <w:lang w:eastAsia="zh-CN"/>
              </w:rPr>
            </w:pPr>
            <w:r>
              <w:rPr>
                <w:rFonts w:hint="eastAsia"/>
                <w:lang w:eastAsia="zh-CN"/>
              </w:rPr>
              <w:t>负责在勤哲系统提出零件</w:t>
            </w:r>
            <w:r w:rsidR="00EA58A7">
              <w:rPr>
                <w:rFonts w:hint="eastAsia"/>
                <w:lang w:eastAsia="zh-CN"/>
              </w:rPr>
              <w:t>外协</w:t>
            </w:r>
            <w:r>
              <w:rPr>
                <w:rFonts w:hint="eastAsia"/>
                <w:lang w:eastAsia="zh-CN"/>
              </w:rPr>
              <w:t>需求，与工艺员进行技术对接。负责发运</w:t>
            </w:r>
            <w:r w:rsidRPr="00487FD0">
              <w:rPr>
                <w:rFonts w:hint="eastAsia"/>
                <w:lang w:eastAsia="zh-CN"/>
              </w:rPr>
              <w:t>加工零件</w:t>
            </w:r>
            <w:r w:rsidR="00487FD0">
              <w:rPr>
                <w:rFonts w:hint="eastAsia"/>
                <w:lang w:eastAsia="zh-CN"/>
              </w:rPr>
              <w:t>。</w:t>
            </w:r>
          </w:p>
        </w:tc>
        <w:tc>
          <w:tcPr>
            <w:tcW w:w="1385" w:type="dxa"/>
            <w:vAlign w:val="center"/>
          </w:tcPr>
          <w:p w14:paraId="3C0CA2BF" w14:textId="77777777" w:rsidR="007A4229" w:rsidRDefault="00112E49">
            <w:pPr>
              <w:widowControl w:val="0"/>
              <w:spacing w:line="276" w:lineRule="auto"/>
              <w:jc w:val="center"/>
              <w:rPr>
                <w:rFonts w:ascii="宋体" w:hAnsi="宋体" w:cs="宋体" w:hint="eastAsia"/>
                <w:lang w:eastAsia="zh-CN"/>
              </w:rPr>
            </w:pPr>
            <w:r>
              <w:rPr>
                <w:rFonts w:ascii="宋体" w:hAnsi="宋体" w:cs="宋体" w:hint="eastAsia"/>
                <w:lang w:eastAsia="zh-CN"/>
              </w:rPr>
              <w:t>5.1/5.3</w:t>
            </w:r>
          </w:p>
        </w:tc>
      </w:tr>
      <w:tr w:rsidR="007A4229" w14:paraId="178D458B" w14:textId="77777777" w:rsidTr="00BA7E93">
        <w:trPr>
          <w:trHeight w:val="2405"/>
          <w:jc w:val="center"/>
        </w:trPr>
        <w:tc>
          <w:tcPr>
            <w:tcW w:w="1680" w:type="dxa"/>
            <w:vAlign w:val="center"/>
          </w:tcPr>
          <w:p w14:paraId="77F251A1" w14:textId="77777777" w:rsidR="007A4229" w:rsidRDefault="00112E49">
            <w:pPr>
              <w:pStyle w:val="af4"/>
              <w:adjustRightInd w:val="0"/>
              <w:snapToGrid w:val="0"/>
              <w:spacing w:line="440" w:lineRule="exact"/>
              <w:ind w:firstLineChars="0" w:firstLine="0"/>
              <w:jc w:val="center"/>
              <w:rPr>
                <w:lang w:eastAsia="zh-CN"/>
              </w:rPr>
            </w:pPr>
            <w:r>
              <w:rPr>
                <w:rFonts w:ascii="宋体" w:hAnsi="宋体" w:cs="宋体" w:hint="eastAsia"/>
                <w:szCs w:val="24"/>
                <w:lang w:eastAsia="zh-CN" w:bidi="zh-CN"/>
              </w:rPr>
              <w:t>工程技术部</w:t>
            </w:r>
          </w:p>
        </w:tc>
        <w:tc>
          <w:tcPr>
            <w:tcW w:w="5865" w:type="dxa"/>
            <w:vAlign w:val="center"/>
          </w:tcPr>
          <w:p w14:paraId="1C1655D6" w14:textId="077523F0" w:rsidR="00B25B1A" w:rsidRDefault="0018120F" w:rsidP="006564A7">
            <w:pPr>
              <w:rPr>
                <w:rFonts w:eastAsiaTheme="minorEastAsia"/>
                <w:bCs/>
                <w:color w:val="000000"/>
                <w:lang w:eastAsia="zh-CN"/>
              </w:rPr>
            </w:pPr>
            <w:r>
              <w:rPr>
                <w:rFonts w:hint="eastAsia"/>
                <w:lang w:eastAsia="zh-CN"/>
              </w:rPr>
              <w:t>1</w:t>
            </w:r>
            <w:r>
              <w:rPr>
                <w:rFonts w:hint="eastAsia"/>
                <w:lang w:eastAsia="zh-CN"/>
              </w:rPr>
              <w:t>、</w:t>
            </w:r>
            <w:r w:rsidR="00DF108D">
              <w:rPr>
                <w:rFonts w:hint="eastAsia"/>
                <w:lang w:eastAsia="zh-CN"/>
              </w:rPr>
              <w:t>工装：</w:t>
            </w:r>
            <w:r w:rsidR="00B25B1A">
              <w:rPr>
                <w:rFonts w:hint="eastAsia"/>
                <w:lang w:eastAsia="zh-CN"/>
              </w:rPr>
              <w:t>负责确定工装新制、返修、定检工装的费用承担问题，明确成本归集。</w:t>
            </w:r>
            <w:r w:rsidR="003D0906" w:rsidRPr="000117D5">
              <w:rPr>
                <w:rFonts w:eastAsiaTheme="minorEastAsia" w:hint="eastAsia"/>
                <w:bCs/>
                <w:color w:val="000000"/>
                <w:lang w:eastAsia="zh-CN"/>
              </w:rPr>
              <w:t>负责</w:t>
            </w:r>
            <w:r w:rsidR="00917F07">
              <w:rPr>
                <w:rFonts w:eastAsiaTheme="minorEastAsia" w:hint="eastAsia"/>
                <w:bCs/>
                <w:color w:val="000000"/>
                <w:lang w:eastAsia="zh-CN"/>
              </w:rPr>
              <w:t>在</w:t>
            </w:r>
            <w:r w:rsidR="00917F07">
              <w:rPr>
                <w:rFonts w:eastAsiaTheme="minorEastAsia" w:hint="eastAsia"/>
                <w:bCs/>
                <w:color w:val="000000"/>
                <w:lang w:eastAsia="zh-CN"/>
              </w:rPr>
              <w:t>OA</w:t>
            </w:r>
            <w:r w:rsidR="00917F07">
              <w:rPr>
                <w:rFonts w:eastAsiaTheme="minorEastAsia" w:hint="eastAsia"/>
                <w:bCs/>
                <w:color w:val="000000"/>
                <w:lang w:eastAsia="zh-CN"/>
              </w:rPr>
              <w:t>系统</w:t>
            </w:r>
            <w:r w:rsidR="003D0906" w:rsidRPr="000117D5">
              <w:rPr>
                <w:rFonts w:eastAsiaTheme="minorEastAsia" w:hint="eastAsia"/>
                <w:bCs/>
                <w:color w:val="000000"/>
                <w:lang w:eastAsia="zh-CN"/>
              </w:rPr>
              <w:t>提出工装</w:t>
            </w:r>
            <w:r w:rsidR="001B4956">
              <w:rPr>
                <w:rFonts w:eastAsiaTheme="minorEastAsia" w:hint="eastAsia"/>
                <w:bCs/>
                <w:color w:val="000000"/>
                <w:lang w:eastAsia="zh-CN"/>
              </w:rPr>
              <w:t>新制</w:t>
            </w:r>
            <w:r w:rsidR="003D0906" w:rsidRPr="000117D5">
              <w:rPr>
                <w:rFonts w:eastAsiaTheme="minorEastAsia" w:hint="eastAsia"/>
                <w:bCs/>
                <w:color w:val="000000"/>
                <w:lang w:eastAsia="zh-CN"/>
              </w:rPr>
              <w:t>申请单、返</w:t>
            </w:r>
            <w:r w:rsidR="003E50A0">
              <w:rPr>
                <w:rFonts w:eastAsiaTheme="minorEastAsia" w:hint="eastAsia"/>
                <w:bCs/>
                <w:color w:val="000000"/>
                <w:lang w:eastAsia="zh-CN"/>
              </w:rPr>
              <w:t>工</w:t>
            </w:r>
            <w:r w:rsidR="003D0906" w:rsidRPr="000117D5">
              <w:rPr>
                <w:rFonts w:eastAsiaTheme="minorEastAsia" w:hint="eastAsia"/>
                <w:bCs/>
                <w:color w:val="000000"/>
                <w:lang w:eastAsia="zh-CN"/>
              </w:rPr>
              <w:t>申请单。</w:t>
            </w:r>
            <w:r w:rsidR="00524E54" w:rsidRPr="000117D5">
              <w:rPr>
                <w:rFonts w:eastAsiaTheme="minorEastAsia" w:hint="eastAsia"/>
                <w:bCs/>
                <w:color w:val="000000"/>
                <w:lang w:eastAsia="zh-CN"/>
              </w:rPr>
              <w:t>负责</w:t>
            </w:r>
            <w:r w:rsidR="00B25B1A">
              <w:rPr>
                <w:rFonts w:hint="eastAsia"/>
                <w:lang w:eastAsia="zh-CN"/>
              </w:rPr>
              <w:t>上传外</w:t>
            </w:r>
            <w:r w:rsidR="00EA58A7">
              <w:rPr>
                <w:rFonts w:hint="eastAsia"/>
                <w:lang w:eastAsia="zh-CN"/>
              </w:rPr>
              <w:t>协</w:t>
            </w:r>
            <w:r w:rsidR="00B25B1A">
              <w:rPr>
                <w:rFonts w:hint="eastAsia"/>
                <w:lang w:eastAsia="zh-CN"/>
              </w:rPr>
              <w:t>工装的加工技术条件和加工图纸。</w:t>
            </w:r>
          </w:p>
          <w:p w14:paraId="26327C16" w14:textId="44A9FB2E" w:rsidR="007A4229" w:rsidRDefault="0018120F" w:rsidP="006564A7">
            <w:pPr>
              <w:rPr>
                <w:lang w:eastAsia="zh-CN"/>
              </w:rPr>
            </w:pPr>
            <w:r>
              <w:rPr>
                <w:rFonts w:hint="eastAsia"/>
                <w:lang w:eastAsia="zh-CN"/>
              </w:rPr>
              <w:t>2</w:t>
            </w:r>
            <w:r>
              <w:rPr>
                <w:rFonts w:hint="eastAsia"/>
                <w:lang w:eastAsia="zh-CN"/>
              </w:rPr>
              <w:t>、</w:t>
            </w:r>
            <w:r w:rsidR="00DF108D">
              <w:rPr>
                <w:rFonts w:hint="eastAsia"/>
                <w:lang w:eastAsia="zh-CN"/>
              </w:rPr>
              <w:t>零件：</w:t>
            </w:r>
            <w:r w:rsidR="003D0906">
              <w:rPr>
                <w:rFonts w:hint="eastAsia"/>
                <w:lang w:eastAsia="zh-CN"/>
              </w:rPr>
              <w:t>根据项目助理提出的工序</w:t>
            </w:r>
            <w:r w:rsidR="00EA58A7">
              <w:rPr>
                <w:rFonts w:hint="eastAsia"/>
                <w:lang w:eastAsia="zh-CN"/>
              </w:rPr>
              <w:t>外协</w:t>
            </w:r>
            <w:r w:rsidR="003E50A0">
              <w:rPr>
                <w:rFonts w:hint="eastAsia"/>
                <w:lang w:eastAsia="zh-CN"/>
              </w:rPr>
              <w:t>需求</w:t>
            </w:r>
            <w:r w:rsidR="003D0906">
              <w:rPr>
                <w:rFonts w:hint="eastAsia"/>
                <w:lang w:eastAsia="zh-CN"/>
              </w:rPr>
              <w:t>，负责上传外</w:t>
            </w:r>
            <w:r w:rsidR="00EA58A7">
              <w:rPr>
                <w:rFonts w:hint="eastAsia"/>
                <w:lang w:eastAsia="zh-CN"/>
              </w:rPr>
              <w:t>协</w:t>
            </w:r>
            <w:r w:rsidR="003D0906">
              <w:rPr>
                <w:rFonts w:hint="eastAsia"/>
                <w:lang w:eastAsia="zh-CN"/>
              </w:rPr>
              <w:t>零件的加工技术条件</w:t>
            </w:r>
            <w:r w:rsidR="00CC1E0F">
              <w:rPr>
                <w:rFonts w:hint="eastAsia"/>
                <w:lang w:eastAsia="zh-CN"/>
              </w:rPr>
              <w:t>和</w:t>
            </w:r>
            <w:r w:rsidR="003D0906">
              <w:rPr>
                <w:rFonts w:hint="eastAsia"/>
                <w:lang w:eastAsia="zh-CN"/>
              </w:rPr>
              <w:t>加工图纸。</w:t>
            </w:r>
          </w:p>
        </w:tc>
        <w:tc>
          <w:tcPr>
            <w:tcW w:w="1385" w:type="dxa"/>
            <w:vAlign w:val="center"/>
          </w:tcPr>
          <w:p w14:paraId="79CF0F5C" w14:textId="77777777" w:rsidR="007A4229" w:rsidRDefault="00112E49">
            <w:pPr>
              <w:widowControl w:val="0"/>
              <w:spacing w:line="276" w:lineRule="auto"/>
              <w:jc w:val="center"/>
              <w:rPr>
                <w:rFonts w:ascii="宋体" w:hAnsi="宋体" w:cs="宋体" w:hint="eastAsia"/>
                <w:lang w:eastAsia="zh-CN"/>
              </w:rPr>
            </w:pPr>
            <w:r>
              <w:rPr>
                <w:rFonts w:ascii="宋体" w:hAnsi="宋体" w:cs="宋体" w:hint="eastAsia"/>
                <w:lang w:eastAsia="zh-CN"/>
              </w:rPr>
              <w:t>5.1</w:t>
            </w:r>
          </w:p>
        </w:tc>
      </w:tr>
      <w:tr w:rsidR="007A4229" w14:paraId="6D2D5DBC" w14:textId="77777777" w:rsidTr="00E116DE">
        <w:trPr>
          <w:trHeight w:val="1745"/>
          <w:jc w:val="center"/>
        </w:trPr>
        <w:tc>
          <w:tcPr>
            <w:tcW w:w="1680" w:type="dxa"/>
            <w:vAlign w:val="center"/>
          </w:tcPr>
          <w:p w14:paraId="21B1A88F" w14:textId="77777777" w:rsidR="007A4229" w:rsidRDefault="00112E49">
            <w:pPr>
              <w:pStyle w:val="af4"/>
              <w:adjustRightInd w:val="0"/>
              <w:snapToGrid w:val="0"/>
              <w:spacing w:line="440" w:lineRule="exact"/>
              <w:ind w:firstLineChars="0" w:firstLine="0"/>
              <w:jc w:val="center"/>
              <w:rPr>
                <w:rFonts w:ascii="宋体" w:hAnsi="宋体" w:cs="宋体" w:hint="eastAsia"/>
                <w:szCs w:val="24"/>
                <w:lang w:eastAsia="zh-CN" w:bidi="zh-CN"/>
              </w:rPr>
            </w:pPr>
            <w:r>
              <w:rPr>
                <w:rFonts w:ascii="宋体" w:hAnsi="宋体" w:cs="宋体" w:hint="eastAsia"/>
                <w:szCs w:val="24"/>
                <w:lang w:eastAsia="zh-CN" w:bidi="zh-CN"/>
              </w:rPr>
              <w:lastRenderedPageBreak/>
              <w:t>经营发展部</w:t>
            </w:r>
          </w:p>
        </w:tc>
        <w:tc>
          <w:tcPr>
            <w:tcW w:w="5865" w:type="dxa"/>
            <w:vAlign w:val="center"/>
          </w:tcPr>
          <w:p w14:paraId="003286A4" w14:textId="149393D3" w:rsidR="007A4229" w:rsidRPr="00E116DE" w:rsidRDefault="00112E49" w:rsidP="00E116DE">
            <w:pPr>
              <w:spacing w:line="276" w:lineRule="auto"/>
              <w:rPr>
                <w:lang w:eastAsia="zh-CN"/>
              </w:rPr>
            </w:pPr>
            <w:r>
              <w:rPr>
                <w:rFonts w:hint="eastAsia"/>
                <w:lang w:eastAsia="zh-CN"/>
              </w:rPr>
              <w:t>依据</w:t>
            </w:r>
            <w:r w:rsidR="00E81DA7">
              <w:rPr>
                <w:rFonts w:hint="eastAsia"/>
                <w:lang w:eastAsia="zh-CN"/>
              </w:rPr>
              <w:t>外协</w:t>
            </w:r>
            <w:r>
              <w:rPr>
                <w:rFonts w:hint="eastAsia"/>
                <w:lang w:eastAsia="zh-CN"/>
              </w:rPr>
              <w:t>零件</w:t>
            </w:r>
            <w:r w:rsidR="00F1763A">
              <w:rPr>
                <w:rFonts w:hint="eastAsia"/>
                <w:lang w:eastAsia="zh-CN"/>
              </w:rPr>
              <w:t>/</w:t>
            </w:r>
            <w:r w:rsidR="003017F9">
              <w:rPr>
                <w:rFonts w:hint="eastAsia"/>
                <w:lang w:eastAsia="zh-CN"/>
              </w:rPr>
              <w:t>工装</w:t>
            </w:r>
            <w:r>
              <w:rPr>
                <w:rFonts w:hint="eastAsia"/>
                <w:lang w:eastAsia="zh-CN"/>
              </w:rPr>
              <w:t>技术条件要求，负责与供应商进行报价及谈价、供应商筛选、合同签订</w:t>
            </w:r>
            <w:r w:rsidR="00243E1D">
              <w:rPr>
                <w:rFonts w:hint="eastAsia"/>
                <w:lang w:eastAsia="zh-CN"/>
              </w:rPr>
              <w:t>，与供应商</w:t>
            </w:r>
            <w:r>
              <w:rPr>
                <w:rFonts w:hint="eastAsia"/>
                <w:lang w:eastAsia="zh-CN"/>
              </w:rPr>
              <w:t>结算。负责跟踪零件</w:t>
            </w:r>
            <w:r w:rsidR="00F1763A">
              <w:rPr>
                <w:rFonts w:hint="eastAsia"/>
                <w:lang w:eastAsia="zh-CN"/>
              </w:rPr>
              <w:t>/</w:t>
            </w:r>
            <w:r w:rsidR="003017F9">
              <w:rPr>
                <w:rFonts w:hint="eastAsia"/>
                <w:lang w:eastAsia="zh-CN"/>
              </w:rPr>
              <w:t>工装</w:t>
            </w:r>
            <w:r>
              <w:rPr>
                <w:rFonts w:hint="eastAsia"/>
                <w:lang w:eastAsia="zh-CN"/>
              </w:rPr>
              <w:t>外</w:t>
            </w:r>
            <w:r w:rsidR="00EA58A7">
              <w:rPr>
                <w:rFonts w:hint="eastAsia"/>
                <w:lang w:eastAsia="zh-CN"/>
              </w:rPr>
              <w:t>协</w:t>
            </w:r>
            <w:r>
              <w:rPr>
                <w:rFonts w:hint="eastAsia"/>
                <w:lang w:eastAsia="zh-CN"/>
              </w:rPr>
              <w:t>进度、接收和落实零件</w:t>
            </w:r>
            <w:r w:rsidR="00F1763A">
              <w:rPr>
                <w:rFonts w:hint="eastAsia"/>
                <w:lang w:eastAsia="zh-CN"/>
              </w:rPr>
              <w:t>/</w:t>
            </w:r>
            <w:r w:rsidR="008C35AF">
              <w:rPr>
                <w:rFonts w:hint="eastAsia"/>
                <w:lang w:eastAsia="zh-CN"/>
              </w:rPr>
              <w:t>工装</w:t>
            </w:r>
            <w:r>
              <w:rPr>
                <w:rFonts w:hint="eastAsia"/>
                <w:lang w:eastAsia="zh-CN"/>
              </w:rPr>
              <w:t>质量情况。</w:t>
            </w:r>
          </w:p>
        </w:tc>
        <w:tc>
          <w:tcPr>
            <w:tcW w:w="1385" w:type="dxa"/>
            <w:vAlign w:val="center"/>
          </w:tcPr>
          <w:p w14:paraId="2D63EAA4" w14:textId="77777777" w:rsidR="007A4229" w:rsidRDefault="00112E49">
            <w:pPr>
              <w:widowControl w:val="0"/>
              <w:spacing w:line="276" w:lineRule="auto"/>
              <w:jc w:val="center"/>
              <w:rPr>
                <w:rFonts w:ascii="宋体" w:hAnsi="宋体" w:cs="宋体" w:hint="eastAsia"/>
                <w:lang w:eastAsia="zh-CN"/>
              </w:rPr>
            </w:pPr>
            <w:r>
              <w:rPr>
                <w:rFonts w:ascii="宋体" w:hAnsi="宋体" w:cs="宋体" w:hint="eastAsia"/>
              </w:rPr>
              <w:t>5.2-5.</w:t>
            </w:r>
            <w:r>
              <w:rPr>
                <w:rFonts w:ascii="宋体" w:hAnsi="宋体" w:cs="宋体" w:hint="eastAsia"/>
                <w:lang w:eastAsia="zh-CN"/>
              </w:rPr>
              <w:t>7</w:t>
            </w:r>
          </w:p>
        </w:tc>
      </w:tr>
      <w:tr w:rsidR="00487FD0" w14:paraId="6D75061F" w14:textId="77777777">
        <w:trPr>
          <w:trHeight w:val="785"/>
          <w:jc w:val="center"/>
        </w:trPr>
        <w:tc>
          <w:tcPr>
            <w:tcW w:w="1680" w:type="dxa"/>
            <w:vAlign w:val="center"/>
          </w:tcPr>
          <w:p w14:paraId="69862C8A" w14:textId="42CD09C2" w:rsidR="00487FD0" w:rsidRDefault="00487FD0">
            <w:pPr>
              <w:pStyle w:val="af4"/>
              <w:adjustRightInd w:val="0"/>
              <w:snapToGrid w:val="0"/>
              <w:spacing w:line="440" w:lineRule="exact"/>
              <w:ind w:firstLineChars="0" w:firstLine="0"/>
              <w:jc w:val="center"/>
              <w:rPr>
                <w:rFonts w:ascii="宋体" w:hAnsi="宋体" w:cs="宋体" w:hint="eastAsia"/>
                <w:szCs w:val="24"/>
                <w:lang w:eastAsia="zh-CN" w:bidi="zh-CN"/>
              </w:rPr>
            </w:pPr>
            <w:r w:rsidRPr="00487FD0">
              <w:rPr>
                <w:rFonts w:hint="eastAsia"/>
              </w:rPr>
              <w:t>复材车间</w:t>
            </w:r>
          </w:p>
        </w:tc>
        <w:tc>
          <w:tcPr>
            <w:tcW w:w="5865" w:type="dxa"/>
            <w:vAlign w:val="center"/>
          </w:tcPr>
          <w:p w14:paraId="5B679A13" w14:textId="45E8C622" w:rsidR="00487FD0" w:rsidRDefault="00487FD0">
            <w:pPr>
              <w:spacing w:line="276" w:lineRule="auto"/>
              <w:rPr>
                <w:lang w:eastAsia="zh-CN"/>
              </w:rPr>
            </w:pPr>
            <w:r>
              <w:rPr>
                <w:rFonts w:hint="eastAsia"/>
                <w:lang w:eastAsia="zh-CN"/>
              </w:rPr>
              <w:t>由对应工序</w:t>
            </w:r>
            <w:r w:rsidRPr="00487FD0">
              <w:rPr>
                <w:rFonts w:hint="eastAsia"/>
                <w:lang w:eastAsia="zh-CN"/>
              </w:rPr>
              <w:t>接</w:t>
            </w:r>
            <w:r>
              <w:rPr>
                <w:rFonts w:hint="eastAsia"/>
                <w:lang w:eastAsia="zh-CN"/>
              </w:rPr>
              <w:t>收已加工完成的外</w:t>
            </w:r>
            <w:r w:rsidR="00EA58A7">
              <w:rPr>
                <w:rFonts w:hint="eastAsia"/>
                <w:lang w:eastAsia="zh-CN"/>
              </w:rPr>
              <w:t>协</w:t>
            </w:r>
            <w:r>
              <w:rPr>
                <w:rFonts w:hint="eastAsia"/>
                <w:lang w:eastAsia="zh-CN"/>
              </w:rPr>
              <w:t>零件。</w:t>
            </w:r>
          </w:p>
        </w:tc>
        <w:tc>
          <w:tcPr>
            <w:tcW w:w="1385" w:type="dxa"/>
            <w:vAlign w:val="center"/>
          </w:tcPr>
          <w:p w14:paraId="308EB2FB" w14:textId="1E074850" w:rsidR="00487FD0" w:rsidRDefault="00E110D9">
            <w:pPr>
              <w:widowControl w:val="0"/>
              <w:spacing w:line="276" w:lineRule="auto"/>
              <w:jc w:val="center"/>
              <w:rPr>
                <w:rFonts w:ascii="宋体" w:hAnsi="宋体" w:cs="宋体" w:hint="eastAsia"/>
                <w:lang w:eastAsia="zh-CN"/>
              </w:rPr>
            </w:pPr>
            <w:r w:rsidRPr="00762A5C">
              <w:rPr>
                <w:rFonts w:ascii="宋体" w:hAnsi="宋体" w:cs="宋体" w:hint="eastAsia"/>
              </w:rPr>
              <w:t>5.3</w:t>
            </w:r>
          </w:p>
        </w:tc>
      </w:tr>
      <w:tr w:rsidR="00B572BD" w14:paraId="52BB4B32" w14:textId="77777777" w:rsidTr="006623CE">
        <w:trPr>
          <w:trHeight w:val="1058"/>
          <w:jc w:val="center"/>
        </w:trPr>
        <w:tc>
          <w:tcPr>
            <w:tcW w:w="1680" w:type="dxa"/>
            <w:vAlign w:val="center"/>
          </w:tcPr>
          <w:p w14:paraId="289B9016" w14:textId="59DB0891" w:rsidR="00B572BD" w:rsidRPr="00487FD0" w:rsidRDefault="00B572BD">
            <w:pPr>
              <w:pStyle w:val="af4"/>
              <w:adjustRightInd w:val="0"/>
              <w:snapToGrid w:val="0"/>
              <w:spacing w:line="440" w:lineRule="exact"/>
              <w:ind w:firstLineChars="0" w:firstLine="0"/>
              <w:jc w:val="center"/>
              <w:rPr>
                <w:lang w:eastAsia="zh-CN"/>
              </w:rPr>
            </w:pPr>
            <w:r>
              <w:rPr>
                <w:rFonts w:hint="eastAsia"/>
                <w:lang w:eastAsia="zh-CN"/>
              </w:rPr>
              <w:t>物资保障部</w:t>
            </w:r>
          </w:p>
        </w:tc>
        <w:tc>
          <w:tcPr>
            <w:tcW w:w="5865" w:type="dxa"/>
            <w:vAlign w:val="center"/>
          </w:tcPr>
          <w:p w14:paraId="72B7E6F2" w14:textId="15980D26" w:rsidR="008250F9" w:rsidRPr="003D0906" w:rsidRDefault="008250F9" w:rsidP="008250F9">
            <w:pPr>
              <w:pStyle w:val="12"/>
              <w:spacing w:line="240" w:lineRule="auto"/>
              <w:ind w:firstLineChars="0" w:firstLine="0"/>
              <w:rPr>
                <w:rFonts w:ascii="Calibri" w:hAnsi="Calibri"/>
                <w:sz w:val="24"/>
                <w:szCs w:val="22"/>
              </w:rPr>
            </w:pPr>
            <w:r w:rsidRPr="003D0906">
              <w:rPr>
                <w:rFonts w:ascii="Calibri" w:hAnsi="Calibri"/>
                <w:sz w:val="24"/>
                <w:szCs w:val="22"/>
              </w:rPr>
              <w:t>负责提出</w:t>
            </w:r>
            <w:r w:rsidR="00A66400" w:rsidRPr="00A66400">
              <w:rPr>
                <w:rFonts w:ascii="Calibri" w:hAnsi="Calibri" w:hint="eastAsia"/>
                <w:sz w:val="24"/>
                <w:szCs w:val="22"/>
              </w:rPr>
              <w:t>工装外协定价</w:t>
            </w:r>
            <w:r w:rsidR="00477316">
              <w:rPr>
                <w:rFonts w:ascii="Calibri" w:hAnsi="Calibri" w:hint="eastAsia"/>
                <w:sz w:val="24"/>
                <w:szCs w:val="22"/>
              </w:rPr>
              <w:t>申请</w:t>
            </w:r>
            <w:r w:rsidRPr="003D0906">
              <w:rPr>
                <w:rFonts w:ascii="Calibri" w:hAnsi="Calibri"/>
                <w:sz w:val="24"/>
                <w:szCs w:val="22"/>
              </w:rPr>
              <w:t>。</w:t>
            </w:r>
          </w:p>
          <w:p w14:paraId="72F361E6" w14:textId="10B61DA7" w:rsidR="00B572BD" w:rsidRDefault="00B2569A" w:rsidP="008250F9">
            <w:pPr>
              <w:spacing w:line="276" w:lineRule="auto"/>
              <w:rPr>
                <w:lang w:eastAsia="zh-CN"/>
              </w:rPr>
            </w:pPr>
            <w:r>
              <w:rPr>
                <w:rFonts w:hint="eastAsia"/>
                <w:lang w:eastAsia="zh-CN"/>
              </w:rPr>
              <w:t>负责接收外</w:t>
            </w:r>
            <w:r w:rsidR="00EA58A7">
              <w:rPr>
                <w:rFonts w:hint="eastAsia"/>
                <w:lang w:eastAsia="zh-CN"/>
              </w:rPr>
              <w:t>协</w:t>
            </w:r>
            <w:r>
              <w:rPr>
                <w:rFonts w:hint="eastAsia"/>
                <w:lang w:eastAsia="zh-CN"/>
              </w:rPr>
              <w:t>工装。</w:t>
            </w:r>
          </w:p>
        </w:tc>
        <w:tc>
          <w:tcPr>
            <w:tcW w:w="1385" w:type="dxa"/>
            <w:vAlign w:val="center"/>
          </w:tcPr>
          <w:p w14:paraId="7DFFA073" w14:textId="4250C9E8" w:rsidR="00B572BD" w:rsidRPr="00762A5C" w:rsidRDefault="00A00262">
            <w:pPr>
              <w:widowControl w:val="0"/>
              <w:spacing w:line="276" w:lineRule="auto"/>
              <w:jc w:val="center"/>
              <w:rPr>
                <w:rFonts w:ascii="宋体" w:hAnsi="宋体" w:cs="宋体" w:hint="eastAsia"/>
                <w:lang w:eastAsia="zh-CN"/>
              </w:rPr>
            </w:pPr>
            <w:r>
              <w:rPr>
                <w:rFonts w:ascii="宋体" w:hAnsi="宋体" w:cs="宋体" w:hint="eastAsia"/>
                <w:lang w:eastAsia="zh-CN"/>
              </w:rPr>
              <w:t>5.1/</w:t>
            </w:r>
            <w:r w:rsidR="004D6D5F">
              <w:rPr>
                <w:rFonts w:ascii="宋体" w:hAnsi="宋体" w:cs="宋体" w:hint="eastAsia"/>
                <w:lang w:eastAsia="zh-CN"/>
              </w:rPr>
              <w:t>5.3</w:t>
            </w:r>
          </w:p>
        </w:tc>
      </w:tr>
      <w:tr w:rsidR="007A4229" w14:paraId="6EA2CD2F" w14:textId="77777777" w:rsidTr="00BA7E93">
        <w:trPr>
          <w:trHeight w:val="833"/>
          <w:jc w:val="center"/>
        </w:trPr>
        <w:tc>
          <w:tcPr>
            <w:tcW w:w="1680" w:type="dxa"/>
            <w:vAlign w:val="center"/>
          </w:tcPr>
          <w:p w14:paraId="0071DA74" w14:textId="160BA1DD" w:rsidR="007A4229" w:rsidRDefault="00112E49">
            <w:pPr>
              <w:pStyle w:val="af4"/>
              <w:adjustRightInd w:val="0"/>
              <w:snapToGrid w:val="0"/>
              <w:spacing w:line="440" w:lineRule="exact"/>
              <w:ind w:firstLineChars="0" w:firstLine="0"/>
              <w:jc w:val="center"/>
              <w:rPr>
                <w:rFonts w:ascii="宋体" w:hAnsi="宋体" w:cs="宋体" w:hint="eastAsia"/>
                <w:szCs w:val="24"/>
                <w:lang w:eastAsia="zh-CN" w:bidi="zh-CN"/>
              </w:rPr>
            </w:pPr>
            <w:r>
              <w:rPr>
                <w:rFonts w:hint="eastAsia"/>
              </w:rPr>
              <w:t>质量</w:t>
            </w:r>
            <w:r w:rsidR="001138DF">
              <w:rPr>
                <w:rFonts w:hint="eastAsia"/>
                <w:lang w:eastAsia="zh-CN"/>
              </w:rPr>
              <w:t>安环</w:t>
            </w:r>
            <w:r>
              <w:rPr>
                <w:rFonts w:hint="eastAsia"/>
              </w:rPr>
              <w:t>部</w:t>
            </w:r>
          </w:p>
        </w:tc>
        <w:tc>
          <w:tcPr>
            <w:tcW w:w="5865" w:type="dxa"/>
            <w:vAlign w:val="center"/>
          </w:tcPr>
          <w:p w14:paraId="2AD65003" w14:textId="583E2754" w:rsidR="007A4229" w:rsidRDefault="00112E49">
            <w:pPr>
              <w:rPr>
                <w:rFonts w:ascii="宋体" w:hAnsi="宋体" w:cs="宋体" w:hint="eastAsia"/>
                <w:lang w:eastAsia="zh-CN" w:bidi="zh-CN"/>
              </w:rPr>
            </w:pPr>
            <w:r>
              <w:rPr>
                <w:rFonts w:hint="eastAsia"/>
                <w:lang w:eastAsia="zh-CN"/>
              </w:rPr>
              <w:t>负责对接收的</w:t>
            </w:r>
            <w:r w:rsidR="00E81DA7">
              <w:rPr>
                <w:rFonts w:hint="eastAsia"/>
                <w:lang w:eastAsia="zh-CN"/>
              </w:rPr>
              <w:t>外协</w:t>
            </w:r>
            <w:r>
              <w:rPr>
                <w:rFonts w:hint="eastAsia"/>
                <w:lang w:eastAsia="zh-CN"/>
              </w:rPr>
              <w:t>零件</w:t>
            </w:r>
            <w:r w:rsidR="0004267E">
              <w:rPr>
                <w:rFonts w:hint="eastAsia"/>
                <w:lang w:eastAsia="zh-CN"/>
              </w:rPr>
              <w:t>/</w:t>
            </w:r>
            <w:r w:rsidR="00B572BD">
              <w:rPr>
                <w:rFonts w:hint="eastAsia"/>
                <w:lang w:eastAsia="zh-CN"/>
              </w:rPr>
              <w:t>工装</w:t>
            </w:r>
            <w:r w:rsidR="00CC65D2">
              <w:rPr>
                <w:rFonts w:hint="eastAsia"/>
                <w:lang w:eastAsia="zh-CN"/>
              </w:rPr>
              <w:t>在规定时间内</w:t>
            </w:r>
            <w:r>
              <w:rPr>
                <w:rFonts w:hint="eastAsia"/>
                <w:lang w:eastAsia="zh-CN"/>
              </w:rPr>
              <w:t>进行数量与质量检验。</w:t>
            </w:r>
          </w:p>
        </w:tc>
        <w:tc>
          <w:tcPr>
            <w:tcW w:w="1385" w:type="dxa"/>
            <w:vAlign w:val="center"/>
          </w:tcPr>
          <w:p w14:paraId="7AC83B95" w14:textId="20FD3516" w:rsidR="007A4229" w:rsidRDefault="00D94D76">
            <w:pPr>
              <w:widowControl w:val="0"/>
              <w:spacing w:line="276" w:lineRule="auto"/>
              <w:jc w:val="center"/>
              <w:rPr>
                <w:rFonts w:ascii="宋体" w:hAnsi="宋体" w:cs="宋体" w:hint="eastAsia"/>
                <w:lang w:eastAsia="zh-CN"/>
              </w:rPr>
            </w:pPr>
            <w:r>
              <w:rPr>
                <w:rFonts w:ascii="宋体" w:hAnsi="宋体" w:cs="宋体" w:hint="eastAsia"/>
                <w:lang w:eastAsia="zh-CN"/>
              </w:rPr>
              <w:t>5.1/</w:t>
            </w:r>
            <w:r>
              <w:rPr>
                <w:rFonts w:ascii="宋体" w:hAnsi="宋体" w:cs="宋体" w:hint="eastAsia"/>
              </w:rPr>
              <w:t>5.3</w:t>
            </w:r>
          </w:p>
        </w:tc>
      </w:tr>
      <w:tr w:rsidR="007A4229" w14:paraId="17C75D2F" w14:textId="77777777" w:rsidTr="00BA7E93">
        <w:trPr>
          <w:trHeight w:val="898"/>
          <w:jc w:val="center"/>
        </w:trPr>
        <w:tc>
          <w:tcPr>
            <w:tcW w:w="1680" w:type="dxa"/>
            <w:vAlign w:val="center"/>
          </w:tcPr>
          <w:p w14:paraId="76A664A7" w14:textId="77777777" w:rsidR="007A4229" w:rsidRDefault="00112E49">
            <w:pPr>
              <w:pStyle w:val="af4"/>
              <w:adjustRightInd w:val="0"/>
              <w:snapToGrid w:val="0"/>
              <w:spacing w:line="440" w:lineRule="exact"/>
              <w:ind w:firstLineChars="0" w:firstLine="0"/>
              <w:jc w:val="center"/>
              <w:rPr>
                <w:rFonts w:ascii="宋体" w:hAnsi="宋体" w:cs="宋体" w:hint="eastAsia"/>
                <w:szCs w:val="24"/>
                <w:lang w:eastAsia="zh-CN" w:bidi="zh-CN"/>
              </w:rPr>
            </w:pPr>
            <w:r>
              <w:rPr>
                <w:rFonts w:hint="eastAsia"/>
              </w:rPr>
              <w:t>财务部</w:t>
            </w:r>
          </w:p>
        </w:tc>
        <w:tc>
          <w:tcPr>
            <w:tcW w:w="5865" w:type="dxa"/>
            <w:vAlign w:val="center"/>
          </w:tcPr>
          <w:p w14:paraId="6870601D" w14:textId="77777777" w:rsidR="007A4229" w:rsidRDefault="00112E49">
            <w:pPr>
              <w:pStyle w:val="af4"/>
              <w:adjustRightInd w:val="0"/>
              <w:snapToGrid w:val="0"/>
              <w:spacing w:line="276" w:lineRule="auto"/>
              <w:ind w:firstLineChars="0" w:firstLine="0"/>
              <w:rPr>
                <w:rFonts w:ascii="宋体" w:hAnsi="宋体" w:cs="宋体" w:hint="eastAsia"/>
                <w:szCs w:val="24"/>
                <w:lang w:eastAsia="zh-CN" w:bidi="zh-CN"/>
              </w:rPr>
            </w:pPr>
            <w:r>
              <w:rPr>
                <w:rFonts w:hint="eastAsia"/>
                <w:lang w:eastAsia="zh-CN"/>
              </w:rPr>
              <w:t>负责核算报废零件成本，根据结算材料进行付款。</w:t>
            </w:r>
          </w:p>
        </w:tc>
        <w:tc>
          <w:tcPr>
            <w:tcW w:w="1385" w:type="dxa"/>
            <w:vAlign w:val="center"/>
          </w:tcPr>
          <w:p w14:paraId="3A2425B5" w14:textId="3277E4E1" w:rsidR="007A4229" w:rsidRDefault="00112E49">
            <w:pPr>
              <w:widowControl w:val="0"/>
              <w:spacing w:line="276" w:lineRule="auto"/>
              <w:jc w:val="center"/>
              <w:rPr>
                <w:rFonts w:ascii="宋体" w:hAnsi="宋体" w:cs="宋体" w:hint="eastAsia"/>
                <w:lang w:eastAsia="zh-CN"/>
              </w:rPr>
            </w:pPr>
            <w:r>
              <w:rPr>
                <w:rFonts w:ascii="宋体" w:hAnsi="宋体" w:cs="宋体" w:hint="eastAsia"/>
                <w:lang w:eastAsia="zh-CN"/>
              </w:rPr>
              <w:t>5.</w:t>
            </w:r>
            <w:r w:rsidR="00BE69EB">
              <w:rPr>
                <w:rFonts w:ascii="宋体" w:hAnsi="宋体" w:cs="宋体" w:hint="eastAsia"/>
                <w:lang w:eastAsia="zh-CN"/>
              </w:rPr>
              <w:t>4</w:t>
            </w:r>
            <w:r>
              <w:rPr>
                <w:rFonts w:ascii="宋体" w:hAnsi="宋体" w:cs="宋体" w:hint="eastAsia"/>
                <w:lang w:eastAsia="zh-CN"/>
              </w:rPr>
              <w:t>/5.7</w:t>
            </w:r>
          </w:p>
        </w:tc>
      </w:tr>
    </w:tbl>
    <w:p w14:paraId="564E920A" w14:textId="77777777" w:rsidR="007A4229" w:rsidRDefault="007A4229">
      <w:pPr>
        <w:ind w:firstLineChars="200" w:firstLine="480"/>
        <w:rPr>
          <w:lang w:eastAsia="zh-CN"/>
        </w:rPr>
        <w:sectPr w:rsidR="007A4229">
          <w:headerReference w:type="even" r:id="rId12"/>
          <w:headerReference w:type="default" r:id="rId13"/>
          <w:footerReference w:type="default" r:id="rId14"/>
          <w:headerReference w:type="first" r:id="rId15"/>
          <w:pgSz w:w="11906" w:h="16838"/>
          <w:pgMar w:top="1418" w:right="1701" w:bottom="1418" w:left="1701" w:header="0" w:footer="805" w:gutter="0"/>
          <w:cols w:space="720"/>
          <w:docGrid w:type="lines" w:linePitch="326"/>
        </w:sectPr>
      </w:pPr>
    </w:p>
    <w:p w14:paraId="1F456BCB" w14:textId="77777777" w:rsidR="007A4229" w:rsidRDefault="00112E49" w:rsidP="001138DF">
      <w:pPr>
        <w:adjustRightInd w:val="0"/>
        <w:snapToGrid w:val="0"/>
        <w:spacing w:beforeLines="100" w:before="326" w:afterLines="100" w:after="326" w:line="440" w:lineRule="exact"/>
        <w:outlineLvl w:val="0"/>
        <w:rPr>
          <w:rFonts w:ascii="黑体" w:eastAsia="黑体" w:hAnsi="黑体" w:cs="黑体" w:hint="eastAsia"/>
          <w:b/>
          <w:sz w:val="28"/>
          <w:szCs w:val="28"/>
          <w:lang w:eastAsia="zh-CN"/>
        </w:rPr>
      </w:pPr>
      <w:r>
        <w:rPr>
          <w:rFonts w:ascii="黑体" w:eastAsia="黑体" w:hAnsi="黑体" w:cs="黑体" w:hint="eastAsia"/>
          <w:b/>
          <w:sz w:val="28"/>
          <w:szCs w:val="28"/>
          <w:lang w:eastAsia="zh-CN"/>
        </w:rPr>
        <w:t>5</w:t>
      </w:r>
      <w:r>
        <w:rPr>
          <w:rFonts w:ascii="黑体" w:eastAsia="黑体" w:hAnsi="黑体" w:cs="黑体" w:hint="eastAsia"/>
          <w:b/>
          <w:sz w:val="28"/>
          <w:szCs w:val="28"/>
          <w:lang w:eastAsia="zh-CN"/>
        </w:rPr>
        <w:t>、工作程序</w:t>
      </w:r>
    </w:p>
    <w:p w14:paraId="4544FC46" w14:textId="165BC137" w:rsidR="007A4229" w:rsidRDefault="00112E49" w:rsidP="00762A5C">
      <w:pPr>
        <w:pStyle w:val="af4"/>
        <w:adjustRightInd w:val="0"/>
        <w:snapToGrid w:val="0"/>
        <w:spacing w:beforeLines="50" w:before="163" w:afterLines="50" w:after="163"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5.1</w:t>
      </w:r>
      <w:r>
        <w:rPr>
          <w:rFonts w:ascii="Times New Roman" w:hAnsi="Times New Roman" w:cs="宋体" w:hint="eastAsia"/>
          <w:sz w:val="28"/>
          <w:szCs w:val="28"/>
          <w:lang w:eastAsia="zh-CN" w:bidi="zh-CN"/>
        </w:rPr>
        <w:t>外</w:t>
      </w:r>
      <w:r w:rsidR="00EA58A7" w:rsidRPr="00EA58A7">
        <w:rPr>
          <w:rFonts w:ascii="Times New Roman" w:hAnsi="Times New Roman" w:cs="宋体" w:hint="eastAsia"/>
          <w:sz w:val="28"/>
          <w:szCs w:val="28"/>
          <w:lang w:eastAsia="zh-CN" w:bidi="zh-CN"/>
        </w:rPr>
        <w:t>协</w:t>
      </w:r>
      <w:r>
        <w:rPr>
          <w:rFonts w:ascii="Times New Roman" w:hAnsi="Times New Roman" w:cs="宋体" w:hint="eastAsia"/>
          <w:sz w:val="28"/>
          <w:szCs w:val="28"/>
          <w:lang w:eastAsia="zh-CN" w:bidi="zh-CN"/>
        </w:rPr>
        <w:t>需求发起与审批</w:t>
      </w:r>
    </w:p>
    <w:p w14:paraId="028EE5BF" w14:textId="745B982A" w:rsidR="007A4229" w:rsidRDefault="00112E49" w:rsidP="001138DF">
      <w:pPr>
        <w:pStyle w:val="af4"/>
        <w:adjustRightInd w:val="0"/>
        <w:snapToGrid w:val="0"/>
        <w:spacing w:line="440" w:lineRule="exact"/>
        <w:ind w:firstLineChars="300" w:firstLine="840"/>
        <w:rPr>
          <w:rFonts w:ascii="Times New Roman" w:hAnsi="Times New Roman" w:cs="宋体"/>
          <w:sz w:val="28"/>
          <w:szCs w:val="28"/>
          <w:lang w:eastAsia="zh-CN" w:bidi="zh-CN"/>
        </w:rPr>
      </w:pPr>
      <w:r>
        <w:rPr>
          <w:rFonts w:ascii="Times New Roman" w:hAnsi="Times New Roman" w:cs="宋体" w:hint="eastAsia"/>
          <w:sz w:val="28"/>
          <w:szCs w:val="28"/>
          <w:lang w:eastAsia="zh-CN" w:bidi="zh-CN"/>
        </w:rPr>
        <w:t xml:space="preserve">5.1.1 </w:t>
      </w:r>
      <w:r w:rsidR="004D4A73">
        <w:rPr>
          <w:rFonts w:ascii="Times New Roman" w:hAnsi="Times New Roman" w:cs="宋体" w:hint="eastAsia"/>
          <w:sz w:val="28"/>
          <w:szCs w:val="28"/>
          <w:lang w:eastAsia="zh-CN" w:bidi="zh-CN"/>
        </w:rPr>
        <w:t>项目管理部</w:t>
      </w:r>
      <w:r>
        <w:rPr>
          <w:rFonts w:ascii="Times New Roman" w:hAnsi="Times New Roman" w:cs="宋体" w:hint="eastAsia"/>
          <w:sz w:val="28"/>
          <w:szCs w:val="28"/>
          <w:lang w:eastAsia="zh-CN" w:bidi="zh-CN"/>
        </w:rPr>
        <w:t>依据已提交的销售订单，结合生产需求在勤哲系统中提出</w:t>
      </w:r>
      <w:r w:rsidR="00E81DA7">
        <w:rPr>
          <w:rFonts w:ascii="Times New Roman" w:hAnsi="Times New Roman" w:cs="宋体" w:hint="eastAsia"/>
          <w:sz w:val="28"/>
          <w:szCs w:val="28"/>
          <w:lang w:eastAsia="zh-CN" w:bidi="zh-CN"/>
        </w:rPr>
        <w:t>外协</w:t>
      </w:r>
      <w:r>
        <w:rPr>
          <w:rFonts w:ascii="Times New Roman" w:hAnsi="Times New Roman" w:cs="宋体" w:hint="eastAsia"/>
          <w:sz w:val="28"/>
          <w:szCs w:val="28"/>
          <w:lang w:eastAsia="zh-CN" w:bidi="zh-CN"/>
        </w:rPr>
        <w:t>申请</w:t>
      </w:r>
      <w:r>
        <w:rPr>
          <w:rFonts w:ascii="宋体" w:hAnsi="宋体" w:cs="宋体" w:hint="eastAsia"/>
          <w:sz w:val="28"/>
          <w:szCs w:val="28"/>
          <w:lang w:eastAsia="zh-CN"/>
        </w:rPr>
        <w:t>，申请中包含以下内容：零件加工技术要求、零件数量、单机铣切数量、供应商收料日期、要求完成日期等信息，</w:t>
      </w:r>
      <w:r>
        <w:rPr>
          <w:rFonts w:ascii="Times New Roman" w:hAnsi="Times New Roman" w:cs="宋体" w:hint="eastAsia"/>
          <w:sz w:val="28"/>
          <w:szCs w:val="28"/>
          <w:lang w:eastAsia="zh-CN" w:bidi="zh-CN"/>
        </w:rPr>
        <w:t>提交进行流程审批</w:t>
      </w:r>
      <w:r>
        <w:rPr>
          <w:rFonts w:ascii="宋体" w:hAnsi="宋体" w:cs="宋体" w:hint="eastAsia"/>
          <w:sz w:val="28"/>
          <w:szCs w:val="28"/>
          <w:lang w:eastAsia="zh-CN"/>
        </w:rPr>
        <w:t>。</w:t>
      </w:r>
      <w:r>
        <w:rPr>
          <w:rFonts w:ascii="Times New Roman" w:hAnsi="Times New Roman" w:cs="宋体" w:hint="eastAsia"/>
          <w:sz w:val="28"/>
          <w:szCs w:val="28"/>
          <w:lang w:eastAsia="zh-CN" w:bidi="zh-CN"/>
        </w:rPr>
        <w:t>待工序委外</w:t>
      </w:r>
      <w:r w:rsidR="00E81DA7">
        <w:rPr>
          <w:rFonts w:ascii="Times New Roman" w:hAnsi="Times New Roman" w:cs="宋体" w:hint="eastAsia"/>
          <w:sz w:val="28"/>
          <w:szCs w:val="28"/>
          <w:lang w:eastAsia="zh-CN" w:bidi="zh-CN"/>
        </w:rPr>
        <w:t>申请</w:t>
      </w:r>
      <w:r>
        <w:rPr>
          <w:rFonts w:ascii="Times New Roman" w:hAnsi="Times New Roman" w:cs="宋体" w:hint="eastAsia"/>
          <w:sz w:val="28"/>
          <w:szCs w:val="28"/>
          <w:lang w:eastAsia="zh-CN" w:bidi="zh-CN"/>
        </w:rPr>
        <w:t>定价单流程完成，</w:t>
      </w:r>
      <w:r w:rsidR="00E81DA7">
        <w:rPr>
          <w:rFonts w:ascii="Times New Roman" w:hAnsi="Times New Roman" w:cs="宋体" w:hint="eastAsia"/>
          <w:sz w:val="28"/>
          <w:szCs w:val="28"/>
          <w:lang w:eastAsia="zh-CN" w:bidi="zh-CN"/>
        </w:rPr>
        <w:t>外协</w:t>
      </w:r>
      <w:r>
        <w:rPr>
          <w:rFonts w:ascii="Times New Roman" w:hAnsi="Times New Roman" w:cs="宋体" w:hint="eastAsia"/>
          <w:sz w:val="28"/>
          <w:szCs w:val="28"/>
          <w:lang w:eastAsia="zh-CN" w:bidi="zh-CN"/>
        </w:rPr>
        <w:t>加工零件才可寄出进行加工。</w:t>
      </w:r>
    </w:p>
    <w:p w14:paraId="10DCF0C8" w14:textId="21ACFBC5" w:rsidR="00756BF7" w:rsidRDefault="00A00262" w:rsidP="001138DF">
      <w:pPr>
        <w:pStyle w:val="af4"/>
        <w:adjustRightInd w:val="0"/>
        <w:snapToGrid w:val="0"/>
        <w:spacing w:line="440" w:lineRule="exact"/>
        <w:ind w:firstLineChars="300" w:firstLine="840"/>
        <w:rPr>
          <w:rFonts w:ascii="Times New Roman" w:hAnsi="Times New Roman" w:cs="宋体"/>
          <w:sz w:val="28"/>
          <w:szCs w:val="28"/>
          <w:lang w:eastAsia="zh-CN" w:bidi="zh-CN"/>
        </w:rPr>
      </w:pPr>
      <w:r>
        <w:rPr>
          <w:rFonts w:ascii="Times New Roman" w:hAnsi="Times New Roman" w:cs="宋体" w:hint="eastAsia"/>
          <w:sz w:val="28"/>
          <w:szCs w:val="28"/>
          <w:lang w:eastAsia="zh-CN" w:bidi="zh-CN"/>
        </w:rPr>
        <w:t xml:space="preserve">5.1.2 </w:t>
      </w:r>
      <w:r>
        <w:rPr>
          <w:rFonts w:ascii="Times New Roman" w:hAnsi="Times New Roman" w:cs="宋体" w:hint="eastAsia"/>
          <w:sz w:val="28"/>
          <w:szCs w:val="28"/>
          <w:lang w:eastAsia="zh-CN" w:bidi="zh-CN"/>
        </w:rPr>
        <w:t>返修工装应该由使用部门</w:t>
      </w:r>
      <w:r w:rsidR="00DE5B55">
        <w:rPr>
          <w:rFonts w:ascii="Times New Roman" w:hAnsi="Times New Roman" w:cs="宋体" w:hint="eastAsia"/>
          <w:sz w:val="28"/>
          <w:szCs w:val="28"/>
          <w:lang w:eastAsia="zh-CN" w:bidi="zh-CN"/>
        </w:rPr>
        <w:t>向工程技术部提出工装问题</w:t>
      </w:r>
      <w:r>
        <w:rPr>
          <w:rFonts w:ascii="Times New Roman" w:hAnsi="Times New Roman" w:cs="宋体" w:hint="eastAsia"/>
          <w:sz w:val="28"/>
          <w:szCs w:val="28"/>
          <w:lang w:eastAsia="zh-CN" w:bidi="zh-CN"/>
        </w:rPr>
        <w:t>，</w:t>
      </w:r>
      <w:r w:rsidR="001B4956">
        <w:rPr>
          <w:rFonts w:ascii="Times New Roman" w:hAnsi="Times New Roman" w:cs="宋体" w:hint="eastAsia"/>
          <w:sz w:val="28"/>
          <w:szCs w:val="28"/>
          <w:lang w:eastAsia="zh-CN" w:bidi="zh-CN"/>
        </w:rPr>
        <w:t>由</w:t>
      </w:r>
      <w:r w:rsidR="00DE5B55">
        <w:rPr>
          <w:rFonts w:ascii="Times New Roman" w:hAnsi="Times New Roman" w:cs="宋体" w:hint="eastAsia"/>
          <w:sz w:val="28"/>
          <w:szCs w:val="28"/>
          <w:lang w:eastAsia="zh-CN" w:bidi="zh-CN"/>
        </w:rPr>
        <w:t>工程技术部核实后</w:t>
      </w:r>
      <w:r w:rsidR="005170B2">
        <w:rPr>
          <w:rFonts w:ascii="Times New Roman" w:hAnsi="Times New Roman" w:cs="宋体" w:hint="eastAsia"/>
          <w:sz w:val="28"/>
          <w:szCs w:val="28"/>
          <w:lang w:eastAsia="zh-CN" w:bidi="zh-CN"/>
        </w:rPr>
        <w:t>在</w:t>
      </w:r>
      <w:r w:rsidR="005170B2">
        <w:rPr>
          <w:rFonts w:ascii="Times New Roman" w:hAnsi="Times New Roman" w:cs="宋体" w:hint="eastAsia"/>
          <w:sz w:val="28"/>
          <w:szCs w:val="28"/>
          <w:lang w:eastAsia="zh-CN" w:bidi="zh-CN"/>
        </w:rPr>
        <w:t>OA</w:t>
      </w:r>
      <w:r w:rsidR="005170B2">
        <w:rPr>
          <w:rFonts w:ascii="Times New Roman" w:hAnsi="Times New Roman" w:cs="宋体" w:hint="eastAsia"/>
          <w:sz w:val="28"/>
          <w:szCs w:val="28"/>
          <w:lang w:eastAsia="zh-CN" w:bidi="zh-CN"/>
        </w:rPr>
        <w:t>系统</w:t>
      </w:r>
      <w:r w:rsidR="00DE5B55">
        <w:rPr>
          <w:rFonts w:ascii="Times New Roman" w:hAnsi="Times New Roman" w:cs="宋体" w:hint="eastAsia"/>
          <w:sz w:val="28"/>
          <w:szCs w:val="28"/>
          <w:lang w:eastAsia="zh-CN" w:bidi="zh-CN"/>
        </w:rPr>
        <w:t>提出工装返修申请</w:t>
      </w:r>
      <w:r w:rsidR="006623CE">
        <w:rPr>
          <w:rFonts w:ascii="Times New Roman" w:hAnsi="Times New Roman" w:cs="宋体" w:hint="eastAsia"/>
          <w:sz w:val="28"/>
          <w:szCs w:val="28"/>
          <w:lang w:eastAsia="zh-CN" w:bidi="zh-CN"/>
        </w:rPr>
        <w:t>；</w:t>
      </w:r>
      <w:r>
        <w:rPr>
          <w:rFonts w:ascii="Times New Roman" w:hAnsi="Times New Roman" w:cs="宋体" w:hint="eastAsia"/>
          <w:sz w:val="28"/>
          <w:szCs w:val="28"/>
          <w:lang w:eastAsia="zh-CN" w:bidi="zh-CN"/>
        </w:rPr>
        <w:t>新制工装</w:t>
      </w:r>
      <w:r w:rsidR="00DE5B55">
        <w:rPr>
          <w:rFonts w:ascii="Times New Roman" w:hAnsi="Times New Roman" w:cs="宋体" w:hint="eastAsia"/>
          <w:sz w:val="28"/>
          <w:szCs w:val="28"/>
          <w:lang w:eastAsia="zh-CN" w:bidi="zh-CN"/>
        </w:rPr>
        <w:t>统一</w:t>
      </w:r>
      <w:r>
        <w:rPr>
          <w:rFonts w:ascii="Times New Roman" w:hAnsi="Times New Roman" w:cs="宋体" w:hint="eastAsia"/>
          <w:sz w:val="28"/>
          <w:szCs w:val="28"/>
          <w:lang w:eastAsia="zh-CN" w:bidi="zh-CN"/>
        </w:rPr>
        <w:t>由</w:t>
      </w:r>
      <w:r w:rsidR="00024F34">
        <w:rPr>
          <w:rFonts w:ascii="Times New Roman" w:hAnsi="Times New Roman" w:cs="宋体" w:hint="eastAsia"/>
          <w:sz w:val="28"/>
          <w:szCs w:val="28"/>
          <w:lang w:eastAsia="zh-CN" w:bidi="zh-CN"/>
        </w:rPr>
        <w:t>工程</w:t>
      </w:r>
      <w:r>
        <w:rPr>
          <w:rFonts w:ascii="Times New Roman" w:hAnsi="Times New Roman" w:cs="宋体" w:hint="eastAsia"/>
          <w:sz w:val="28"/>
          <w:szCs w:val="28"/>
          <w:lang w:eastAsia="zh-CN" w:bidi="zh-CN"/>
        </w:rPr>
        <w:t>技术部门在</w:t>
      </w:r>
      <w:r>
        <w:rPr>
          <w:rFonts w:ascii="Times New Roman" w:hAnsi="Times New Roman" w:cs="宋体" w:hint="eastAsia"/>
          <w:sz w:val="28"/>
          <w:szCs w:val="28"/>
          <w:lang w:eastAsia="zh-CN" w:bidi="zh-CN"/>
        </w:rPr>
        <w:t>OA</w:t>
      </w:r>
      <w:r>
        <w:rPr>
          <w:rFonts w:ascii="Times New Roman" w:hAnsi="Times New Roman" w:cs="宋体" w:hint="eastAsia"/>
          <w:sz w:val="28"/>
          <w:szCs w:val="28"/>
          <w:lang w:eastAsia="zh-CN" w:bidi="zh-CN"/>
        </w:rPr>
        <w:t>系统提出申请，</w:t>
      </w:r>
      <w:r w:rsidR="006623CE">
        <w:rPr>
          <w:rFonts w:ascii="Times New Roman" w:hAnsi="Times New Roman" w:cs="宋体" w:hint="eastAsia"/>
          <w:sz w:val="28"/>
          <w:szCs w:val="28"/>
          <w:lang w:eastAsia="zh-CN" w:bidi="zh-CN"/>
        </w:rPr>
        <w:t>将申请结果转入</w:t>
      </w:r>
      <w:r w:rsidR="009B137A">
        <w:rPr>
          <w:rFonts w:ascii="Times New Roman" w:hAnsi="Times New Roman" w:cs="宋体" w:hint="eastAsia"/>
          <w:sz w:val="28"/>
          <w:szCs w:val="28"/>
          <w:lang w:eastAsia="zh-CN" w:bidi="zh-CN"/>
        </w:rPr>
        <w:t>生产管理</w:t>
      </w:r>
      <w:r w:rsidR="006623CE">
        <w:rPr>
          <w:rFonts w:ascii="Times New Roman" w:hAnsi="Times New Roman" w:cs="宋体" w:hint="eastAsia"/>
          <w:sz w:val="28"/>
          <w:szCs w:val="28"/>
          <w:lang w:eastAsia="zh-CN" w:bidi="zh-CN"/>
        </w:rPr>
        <w:t>系统</w:t>
      </w:r>
      <w:r w:rsidR="00C64632">
        <w:rPr>
          <w:rFonts w:ascii="Times New Roman" w:hAnsi="Times New Roman" w:cs="宋体" w:hint="eastAsia"/>
          <w:sz w:val="28"/>
          <w:szCs w:val="28"/>
          <w:lang w:eastAsia="zh-CN" w:bidi="zh-CN"/>
        </w:rPr>
        <w:t>。</w:t>
      </w:r>
      <w:r>
        <w:rPr>
          <w:rFonts w:ascii="Times New Roman" w:hAnsi="Times New Roman" w:cs="宋体" w:hint="eastAsia"/>
          <w:sz w:val="28"/>
          <w:szCs w:val="28"/>
          <w:lang w:eastAsia="zh-CN" w:bidi="zh-CN"/>
        </w:rPr>
        <w:t>物资保障部</w:t>
      </w:r>
      <w:r w:rsidR="00C64632">
        <w:rPr>
          <w:rFonts w:ascii="Times New Roman" w:hAnsi="Times New Roman" w:cs="宋体" w:hint="eastAsia"/>
          <w:sz w:val="28"/>
          <w:szCs w:val="28"/>
          <w:lang w:eastAsia="zh-CN" w:bidi="zh-CN"/>
        </w:rPr>
        <w:t>根据转入结果</w:t>
      </w:r>
      <w:r>
        <w:rPr>
          <w:rFonts w:ascii="Times New Roman" w:hAnsi="Times New Roman" w:cs="宋体" w:hint="eastAsia"/>
          <w:sz w:val="28"/>
          <w:szCs w:val="28"/>
          <w:lang w:eastAsia="zh-CN" w:bidi="zh-CN"/>
        </w:rPr>
        <w:t>提出</w:t>
      </w:r>
      <w:r w:rsidR="003522BB">
        <w:rPr>
          <w:rFonts w:ascii="Times New Roman" w:hAnsi="Times New Roman" w:cs="宋体" w:hint="eastAsia"/>
          <w:sz w:val="28"/>
          <w:szCs w:val="28"/>
          <w:lang w:eastAsia="zh-CN" w:bidi="zh-CN"/>
        </w:rPr>
        <w:t>工装外协定价单</w:t>
      </w:r>
      <w:r>
        <w:rPr>
          <w:rFonts w:ascii="Times New Roman" w:hAnsi="Times New Roman" w:cs="宋体" w:hint="eastAsia"/>
          <w:sz w:val="28"/>
          <w:szCs w:val="28"/>
          <w:lang w:eastAsia="zh-CN" w:bidi="zh-CN"/>
        </w:rPr>
        <w:t>，</w:t>
      </w:r>
      <w:r w:rsidR="00161D1F">
        <w:rPr>
          <w:rFonts w:ascii="Times New Roman" w:hAnsi="Times New Roman" w:cs="宋体" w:hint="eastAsia"/>
          <w:sz w:val="28"/>
          <w:szCs w:val="28"/>
          <w:lang w:eastAsia="zh-CN" w:bidi="zh-CN"/>
        </w:rPr>
        <w:t>跟踪</w:t>
      </w:r>
      <w:r>
        <w:rPr>
          <w:rFonts w:ascii="Times New Roman" w:hAnsi="Times New Roman" w:cs="宋体" w:hint="eastAsia"/>
          <w:sz w:val="28"/>
          <w:szCs w:val="28"/>
          <w:lang w:eastAsia="zh-CN" w:bidi="zh-CN"/>
        </w:rPr>
        <w:t>工装</w:t>
      </w:r>
      <w:r w:rsidR="00DF108D">
        <w:rPr>
          <w:rFonts w:ascii="Times New Roman" w:hAnsi="Times New Roman" w:cs="宋体" w:hint="eastAsia"/>
          <w:sz w:val="28"/>
          <w:szCs w:val="28"/>
          <w:lang w:eastAsia="zh-CN" w:bidi="zh-CN"/>
        </w:rPr>
        <w:t>发运</w:t>
      </w:r>
      <w:r>
        <w:rPr>
          <w:rFonts w:ascii="Times New Roman" w:hAnsi="Times New Roman" w:cs="宋体" w:hint="eastAsia"/>
          <w:sz w:val="28"/>
          <w:szCs w:val="28"/>
          <w:lang w:eastAsia="zh-CN" w:bidi="zh-CN"/>
        </w:rPr>
        <w:t>进度。</w:t>
      </w:r>
    </w:p>
    <w:p w14:paraId="42F16068" w14:textId="386D6DA8" w:rsidR="00054C7B" w:rsidRDefault="00054C7B" w:rsidP="004F220E">
      <w:pPr>
        <w:pStyle w:val="af4"/>
        <w:adjustRightInd w:val="0"/>
        <w:snapToGrid w:val="0"/>
        <w:spacing w:line="440" w:lineRule="exact"/>
        <w:ind w:firstLineChars="300" w:firstLine="840"/>
        <w:rPr>
          <w:rFonts w:ascii="Times New Roman" w:hAnsi="Times New Roman" w:cs="宋体"/>
          <w:sz w:val="28"/>
          <w:szCs w:val="28"/>
          <w:lang w:eastAsia="zh-CN" w:bidi="zh-CN"/>
        </w:rPr>
      </w:pPr>
      <w:r>
        <w:rPr>
          <w:rFonts w:ascii="Times New Roman" w:hAnsi="Times New Roman" w:cs="宋体" w:hint="eastAsia"/>
          <w:sz w:val="28"/>
          <w:szCs w:val="28"/>
          <w:lang w:eastAsia="zh-CN" w:bidi="zh-CN"/>
        </w:rPr>
        <w:t xml:space="preserve">5.1.3 </w:t>
      </w:r>
      <w:r>
        <w:rPr>
          <w:rFonts w:ascii="Times New Roman" w:hAnsi="Times New Roman" w:cs="宋体" w:hint="eastAsia"/>
          <w:sz w:val="28"/>
          <w:szCs w:val="28"/>
          <w:lang w:eastAsia="zh-CN" w:bidi="zh-CN"/>
        </w:rPr>
        <w:t>工程技术部</w:t>
      </w:r>
      <w:r w:rsidR="00C749DC">
        <w:rPr>
          <w:rFonts w:ascii="Times New Roman" w:hAnsi="Times New Roman" w:cs="宋体" w:hint="eastAsia"/>
          <w:sz w:val="28"/>
          <w:szCs w:val="28"/>
          <w:lang w:eastAsia="zh-CN" w:bidi="zh-CN"/>
        </w:rPr>
        <w:t>应</w:t>
      </w:r>
      <w:r>
        <w:rPr>
          <w:rFonts w:ascii="Times New Roman" w:hAnsi="Times New Roman" w:cs="宋体" w:hint="eastAsia"/>
          <w:sz w:val="28"/>
          <w:szCs w:val="28"/>
          <w:lang w:eastAsia="zh-CN" w:bidi="zh-CN"/>
        </w:rPr>
        <w:t>根据科研、生产需求，规范</w:t>
      </w:r>
      <w:r w:rsidR="004F220E" w:rsidRPr="004F220E">
        <w:rPr>
          <w:rFonts w:ascii="Times New Roman" w:hAnsi="Times New Roman" w:cs="宋体" w:hint="eastAsia"/>
          <w:sz w:val="28"/>
          <w:szCs w:val="28"/>
          <w:lang w:eastAsia="zh-CN"/>
        </w:rPr>
        <w:t>FM-S5-01-07</w:t>
      </w:r>
      <w:r>
        <w:rPr>
          <w:rFonts w:ascii="Times New Roman" w:hAnsi="Times New Roman" w:cs="宋体" w:hint="eastAsia"/>
          <w:sz w:val="28"/>
          <w:szCs w:val="28"/>
          <w:lang w:eastAsia="zh-CN" w:bidi="zh-CN"/>
        </w:rPr>
        <w:t>工艺装备申请单和</w:t>
      </w:r>
      <w:r w:rsidR="004F220E" w:rsidRPr="004F220E">
        <w:rPr>
          <w:rFonts w:ascii="Times New Roman" w:hAnsi="Times New Roman" w:cs="宋体"/>
          <w:sz w:val="28"/>
          <w:szCs w:val="28"/>
          <w:lang w:eastAsia="zh-CN" w:bidi="zh-CN"/>
        </w:rPr>
        <w:t>FM</w:t>
      </w:r>
      <w:r w:rsidR="007C524A" w:rsidRPr="004F220E">
        <w:rPr>
          <w:rFonts w:ascii="Times New Roman" w:hAnsi="Times New Roman" w:cs="宋体" w:hint="eastAsia"/>
          <w:sz w:val="28"/>
          <w:szCs w:val="28"/>
          <w:lang w:eastAsia="zh-CN"/>
        </w:rPr>
        <w:t>-</w:t>
      </w:r>
      <w:r w:rsidR="004F220E" w:rsidRPr="004F220E">
        <w:rPr>
          <w:rFonts w:ascii="Times New Roman" w:hAnsi="Times New Roman" w:cs="宋体"/>
          <w:sz w:val="28"/>
          <w:szCs w:val="28"/>
          <w:lang w:eastAsia="zh-CN" w:bidi="zh-CN"/>
        </w:rPr>
        <w:t>S5-03-01</w:t>
      </w:r>
      <w:r>
        <w:rPr>
          <w:rFonts w:ascii="Times New Roman" w:hAnsi="Times New Roman" w:cs="宋体" w:hint="eastAsia"/>
          <w:sz w:val="28"/>
          <w:szCs w:val="28"/>
          <w:lang w:eastAsia="zh-CN" w:bidi="zh-CN"/>
        </w:rPr>
        <w:t>工艺装备返工申请单，对于装配工装，注明制造完成后需进行功能性分析。</w:t>
      </w:r>
    </w:p>
    <w:p w14:paraId="78458229" w14:textId="65B9ED5D" w:rsidR="00A4544E" w:rsidRPr="00627E37" w:rsidRDefault="00112E49" w:rsidP="001138DF">
      <w:pPr>
        <w:pStyle w:val="af4"/>
        <w:adjustRightInd w:val="0"/>
        <w:snapToGrid w:val="0"/>
        <w:spacing w:line="440" w:lineRule="exact"/>
        <w:ind w:firstLineChars="300" w:firstLine="840"/>
        <w:rPr>
          <w:rFonts w:ascii="Times New Roman" w:hAnsi="Times New Roman" w:cs="宋体"/>
          <w:sz w:val="28"/>
          <w:szCs w:val="28"/>
          <w:lang w:eastAsia="zh-CN" w:bidi="zh-CN"/>
        </w:rPr>
      </w:pPr>
      <w:r w:rsidRPr="00627E37">
        <w:rPr>
          <w:rFonts w:ascii="Times New Roman" w:hAnsi="Times New Roman" w:cs="宋体" w:hint="eastAsia"/>
          <w:sz w:val="28"/>
          <w:szCs w:val="28"/>
          <w:lang w:eastAsia="zh-CN" w:bidi="zh-CN"/>
        </w:rPr>
        <w:lastRenderedPageBreak/>
        <w:t>5.1.</w:t>
      </w:r>
      <w:r w:rsidR="005C7D3A">
        <w:rPr>
          <w:rFonts w:ascii="Times New Roman" w:hAnsi="Times New Roman" w:cs="宋体" w:hint="eastAsia"/>
          <w:sz w:val="28"/>
          <w:szCs w:val="28"/>
          <w:lang w:eastAsia="zh-CN" w:bidi="zh-CN"/>
        </w:rPr>
        <w:t>4</w:t>
      </w:r>
      <w:r w:rsidR="005C7D3A" w:rsidRPr="00627E37">
        <w:rPr>
          <w:rFonts w:ascii="Times New Roman" w:hAnsi="Times New Roman" w:cs="宋体" w:hint="eastAsia"/>
          <w:sz w:val="28"/>
          <w:szCs w:val="28"/>
          <w:lang w:eastAsia="zh-CN" w:bidi="zh-CN"/>
        </w:rPr>
        <w:t xml:space="preserve"> </w:t>
      </w:r>
      <w:r w:rsidRPr="00627E37">
        <w:rPr>
          <w:rFonts w:ascii="Times New Roman" w:hAnsi="Times New Roman" w:cs="宋体" w:hint="eastAsia"/>
          <w:sz w:val="28"/>
          <w:szCs w:val="28"/>
          <w:lang w:eastAsia="zh-CN" w:bidi="zh-CN"/>
        </w:rPr>
        <w:t>首次外</w:t>
      </w:r>
      <w:r w:rsidR="00EA58A7" w:rsidRPr="00EA58A7">
        <w:rPr>
          <w:rFonts w:ascii="Times New Roman" w:hAnsi="Times New Roman" w:cs="宋体" w:hint="eastAsia"/>
          <w:sz w:val="28"/>
          <w:szCs w:val="28"/>
          <w:lang w:eastAsia="zh-CN" w:bidi="zh-CN"/>
        </w:rPr>
        <w:t>协</w:t>
      </w:r>
      <w:r w:rsidRPr="00627E37">
        <w:rPr>
          <w:rFonts w:ascii="Times New Roman" w:hAnsi="Times New Roman" w:cs="宋体" w:hint="eastAsia"/>
          <w:sz w:val="28"/>
          <w:szCs w:val="28"/>
          <w:lang w:eastAsia="zh-CN" w:bidi="zh-CN"/>
        </w:rPr>
        <w:t>加工的零件，</w:t>
      </w:r>
      <w:r w:rsidR="007A40E1" w:rsidRPr="00627E37">
        <w:rPr>
          <w:rFonts w:ascii="Times New Roman" w:hAnsi="Times New Roman" w:cs="宋体" w:hint="eastAsia"/>
          <w:sz w:val="28"/>
          <w:szCs w:val="28"/>
          <w:lang w:eastAsia="zh-CN" w:bidi="zh-CN"/>
        </w:rPr>
        <w:t>实行首检制度。</w:t>
      </w:r>
    </w:p>
    <w:p w14:paraId="0649913F" w14:textId="3A6323E7" w:rsidR="00A4544E" w:rsidRPr="00627E37" w:rsidRDefault="00D36EC4" w:rsidP="001138DF">
      <w:pPr>
        <w:pStyle w:val="af4"/>
        <w:adjustRightInd w:val="0"/>
        <w:snapToGrid w:val="0"/>
        <w:spacing w:line="440" w:lineRule="exact"/>
        <w:ind w:firstLineChars="300" w:firstLine="840"/>
        <w:rPr>
          <w:rFonts w:ascii="Times New Roman" w:hAnsi="Times New Roman" w:cs="宋体"/>
          <w:sz w:val="28"/>
          <w:szCs w:val="28"/>
          <w:lang w:eastAsia="zh-CN" w:bidi="zh-CN"/>
        </w:rPr>
      </w:pPr>
      <w:r w:rsidRPr="00627E37">
        <w:rPr>
          <w:rFonts w:ascii="Times New Roman" w:hAnsi="Times New Roman" w:cs="宋体" w:hint="eastAsia"/>
          <w:sz w:val="28"/>
          <w:szCs w:val="28"/>
          <w:lang w:eastAsia="zh-CN" w:bidi="zh-CN"/>
        </w:rPr>
        <w:t>经营发展部向供应商传达首检要求，协调首检样品送达计划和时间</w:t>
      </w:r>
      <w:r w:rsidR="00A6282C">
        <w:rPr>
          <w:rFonts w:ascii="Times New Roman" w:hAnsi="Times New Roman" w:cs="宋体" w:hint="eastAsia"/>
          <w:sz w:val="28"/>
          <w:szCs w:val="28"/>
          <w:lang w:eastAsia="zh-CN" w:bidi="zh-CN"/>
        </w:rPr>
        <w:t>；</w:t>
      </w:r>
      <w:r w:rsidR="003D2FFC" w:rsidRPr="00627E37">
        <w:rPr>
          <w:rFonts w:ascii="Times New Roman" w:hAnsi="Times New Roman" w:cs="宋体" w:hint="eastAsia"/>
          <w:sz w:val="28"/>
          <w:szCs w:val="28"/>
          <w:lang w:eastAsia="zh-CN" w:bidi="zh-CN"/>
        </w:rPr>
        <w:t>将</w:t>
      </w:r>
      <w:r w:rsidR="00A6282C">
        <w:rPr>
          <w:rFonts w:ascii="Times New Roman" w:hAnsi="Times New Roman" w:cs="宋体" w:hint="eastAsia"/>
          <w:sz w:val="28"/>
          <w:szCs w:val="28"/>
          <w:lang w:eastAsia="zh-CN" w:bidi="zh-CN"/>
        </w:rPr>
        <w:t>首检</w:t>
      </w:r>
      <w:r w:rsidR="003D2FFC" w:rsidRPr="00627E37">
        <w:rPr>
          <w:rFonts w:ascii="Times New Roman" w:hAnsi="Times New Roman" w:cs="宋体" w:hint="eastAsia"/>
          <w:sz w:val="28"/>
          <w:szCs w:val="28"/>
          <w:lang w:eastAsia="zh-CN" w:bidi="zh-CN"/>
        </w:rPr>
        <w:t>结果</w:t>
      </w:r>
      <w:r w:rsidR="00A6282C">
        <w:rPr>
          <w:rFonts w:ascii="Times New Roman" w:hAnsi="Times New Roman" w:cs="宋体" w:hint="eastAsia"/>
          <w:sz w:val="28"/>
          <w:szCs w:val="28"/>
          <w:lang w:eastAsia="zh-CN" w:bidi="zh-CN"/>
        </w:rPr>
        <w:t>提交质量</w:t>
      </w:r>
      <w:r w:rsidR="003D2FFC" w:rsidRPr="00627E37">
        <w:rPr>
          <w:rFonts w:ascii="Times New Roman" w:hAnsi="Times New Roman" w:cs="宋体" w:hint="eastAsia"/>
          <w:sz w:val="28"/>
          <w:szCs w:val="28"/>
          <w:lang w:eastAsia="zh-CN" w:bidi="zh-CN"/>
        </w:rPr>
        <w:t>，</w:t>
      </w:r>
      <w:r w:rsidR="008E37EC">
        <w:rPr>
          <w:rFonts w:ascii="Times New Roman" w:hAnsi="Times New Roman" w:cs="宋体" w:hint="eastAsia"/>
          <w:sz w:val="28"/>
          <w:szCs w:val="28"/>
          <w:lang w:eastAsia="zh-CN" w:bidi="zh-CN"/>
        </w:rPr>
        <w:t>并</w:t>
      </w:r>
      <w:r w:rsidR="003D2FFC" w:rsidRPr="00627E37">
        <w:rPr>
          <w:rFonts w:ascii="Times New Roman" w:hAnsi="Times New Roman" w:cs="宋体" w:hint="eastAsia"/>
          <w:sz w:val="28"/>
          <w:szCs w:val="28"/>
          <w:lang w:eastAsia="zh-CN" w:bidi="zh-CN"/>
        </w:rPr>
        <w:t>跟踪其整改措施</w:t>
      </w:r>
      <w:r w:rsidR="00FF5B8A">
        <w:rPr>
          <w:rFonts w:ascii="Times New Roman" w:hAnsi="Times New Roman" w:cs="宋体" w:hint="eastAsia"/>
          <w:sz w:val="28"/>
          <w:szCs w:val="28"/>
          <w:lang w:eastAsia="zh-CN" w:bidi="zh-CN"/>
        </w:rPr>
        <w:t>；</w:t>
      </w:r>
    </w:p>
    <w:p w14:paraId="33F5256D" w14:textId="1A421C00" w:rsidR="00692EE4" w:rsidRDefault="00D36EC4" w:rsidP="00692EE4">
      <w:pPr>
        <w:pStyle w:val="af4"/>
        <w:adjustRightInd w:val="0"/>
        <w:snapToGrid w:val="0"/>
        <w:spacing w:line="440" w:lineRule="exact"/>
        <w:ind w:firstLineChars="300" w:firstLine="840"/>
        <w:rPr>
          <w:rFonts w:ascii="Times New Roman" w:hAnsi="Times New Roman" w:cs="宋体"/>
          <w:sz w:val="28"/>
          <w:szCs w:val="28"/>
          <w:lang w:eastAsia="zh-CN" w:bidi="zh-CN"/>
        </w:rPr>
      </w:pPr>
      <w:r w:rsidRPr="00627E37">
        <w:rPr>
          <w:rFonts w:ascii="Times New Roman" w:hAnsi="Times New Roman" w:cs="宋体" w:hint="eastAsia"/>
          <w:sz w:val="28"/>
          <w:szCs w:val="28"/>
          <w:lang w:eastAsia="zh-CN" w:bidi="zh-CN"/>
        </w:rPr>
        <w:t>质量安环部是首检制度的主导和执行部门，检验、测量、测试</w:t>
      </w:r>
      <w:r w:rsidR="00FF5B8A">
        <w:rPr>
          <w:rFonts w:ascii="Times New Roman" w:hAnsi="Times New Roman" w:cs="宋体" w:hint="eastAsia"/>
          <w:sz w:val="28"/>
          <w:szCs w:val="28"/>
          <w:lang w:eastAsia="zh-CN" w:bidi="zh-CN"/>
        </w:rPr>
        <w:t>零件</w:t>
      </w:r>
      <w:r w:rsidRPr="00627E37">
        <w:rPr>
          <w:rFonts w:ascii="Times New Roman" w:hAnsi="Times New Roman" w:cs="宋体" w:hint="eastAsia"/>
          <w:sz w:val="28"/>
          <w:szCs w:val="28"/>
          <w:lang w:eastAsia="zh-CN" w:bidi="zh-CN"/>
        </w:rPr>
        <w:t>，出具</w:t>
      </w:r>
      <w:r w:rsidR="00057D79" w:rsidRPr="00057D79">
        <w:rPr>
          <w:rFonts w:ascii="Times New Roman" w:hAnsi="Times New Roman" w:cs="宋体" w:hint="eastAsia"/>
          <w:sz w:val="28"/>
          <w:szCs w:val="28"/>
          <w:lang w:eastAsia="zh-CN" w:bidi="zh-CN"/>
        </w:rPr>
        <w:t>FM1404-66</w:t>
      </w:r>
      <w:r w:rsidR="00057D79" w:rsidRPr="00057D79">
        <w:rPr>
          <w:rFonts w:ascii="Times New Roman" w:hAnsi="Times New Roman" w:cs="宋体" w:hint="eastAsia"/>
          <w:sz w:val="28"/>
          <w:szCs w:val="28"/>
          <w:lang w:eastAsia="zh-CN" w:bidi="zh-CN"/>
        </w:rPr>
        <w:t>首件检验报告</w:t>
      </w:r>
      <w:r w:rsidRPr="00627E37">
        <w:rPr>
          <w:rFonts w:ascii="Times New Roman" w:hAnsi="Times New Roman" w:cs="宋体" w:hint="eastAsia"/>
          <w:sz w:val="28"/>
          <w:szCs w:val="28"/>
          <w:lang w:eastAsia="zh-CN" w:bidi="zh-CN"/>
        </w:rPr>
        <w:t>，做出合格与否的判定；</w:t>
      </w:r>
    </w:p>
    <w:p w14:paraId="0543A1E9" w14:textId="7C200FB5" w:rsidR="0061150B" w:rsidRDefault="007A40E1" w:rsidP="00692EE4">
      <w:pPr>
        <w:pStyle w:val="af4"/>
        <w:adjustRightInd w:val="0"/>
        <w:snapToGrid w:val="0"/>
        <w:spacing w:line="440" w:lineRule="exact"/>
        <w:ind w:firstLineChars="300" w:firstLine="840"/>
        <w:rPr>
          <w:ins w:id="0" w:author="K75" w:date="2025-09-03T11:18:00Z" w16du:dateUtc="2025-09-03T03:18:00Z"/>
          <w:rFonts w:ascii="Times New Roman" w:hAnsi="Times New Roman" w:cs="宋体"/>
          <w:sz w:val="28"/>
          <w:szCs w:val="28"/>
          <w:lang w:eastAsia="zh-CN" w:bidi="zh-CN"/>
        </w:rPr>
      </w:pPr>
      <w:r w:rsidRPr="00627E37">
        <w:rPr>
          <w:rFonts w:ascii="Times New Roman" w:hAnsi="Times New Roman" w:cs="宋体" w:hint="eastAsia"/>
          <w:sz w:val="28"/>
          <w:szCs w:val="28"/>
          <w:lang w:eastAsia="zh-CN" w:bidi="zh-CN"/>
        </w:rPr>
        <w:t>工程技术部</w:t>
      </w:r>
      <w:r w:rsidR="001A6C55">
        <w:rPr>
          <w:rFonts w:ascii="Times New Roman" w:hAnsi="Times New Roman" w:cs="宋体" w:hint="eastAsia"/>
          <w:sz w:val="28"/>
          <w:szCs w:val="28"/>
          <w:lang w:eastAsia="zh-CN" w:bidi="zh-CN"/>
        </w:rPr>
        <w:t>对首检零件进行识别，</w:t>
      </w:r>
      <w:r w:rsidRPr="00627E37">
        <w:rPr>
          <w:rFonts w:ascii="Times New Roman" w:hAnsi="Times New Roman" w:cs="宋体" w:hint="eastAsia"/>
          <w:sz w:val="28"/>
          <w:szCs w:val="28"/>
          <w:lang w:eastAsia="zh-CN" w:bidi="zh-CN"/>
        </w:rPr>
        <w:t>需上传外</w:t>
      </w:r>
      <w:r w:rsidR="00EA58A7" w:rsidRPr="00E46BAD">
        <w:rPr>
          <w:rFonts w:ascii="Times New Roman" w:hAnsi="Times New Roman" w:cs="宋体" w:hint="eastAsia"/>
          <w:sz w:val="28"/>
          <w:szCs w:val="28"/>
          <w:lang w:eastAsia="zh-CN" w:bidi="zh-CN"/>
        </w:rPr>
        <w:t>协</w:t>
      </w:r>
      <w:r w:rsidRPr="00627E37">
        <w:rPr>
          <w:rFonts w:ascii="Times New Roman" w:hAnsi="Times New Roman" w:cs="宋体" w:hint="eastAsia"/>
          <w:sz w:val="28"/>
          <w:szCs w:val="28"/>
          <w:lang w:eastAsia="zh-CN" w:bidi="zh-CN"/>
        </w:rPr>
        <w:t>零件的加工技术条件；提供外</w:t>
      </w:r>
      <w:r w:rsidR="00EA58A7" w:rsidRPr="00E46BAD">
        <w:rPr>
          <w:rFonts w:ascii="Times New Roman" w:hAnsi="Times New Roman" w:cs="宋体" w:hint="eastAsia"/>
          <w:sz w:val="28"/>
          <w:szCs w:val="28"/>
          <w:lang w:eastAsia="zh-CN" w:bidi="zh-CN"/>
        </w:rPr>
        <w:t>协</w:t>
      </w:r>
      <w:r w:rsidRPr="00627E37">
        <w:rPr>
          <w:rFonts w:ascii="Times New Roman" w:hAnsi="Times New Roman" w:cs="宋体" w:hint="eastAsia"/>
          <w:sz w:val="28"/>
          <w:szCs w:val="28"/>
          <w:lang w:eastAsia="zh-CN" w:bidi="zh-CN"/>
        </w:rPr>
        <w:t>零件详细加工图纸</w:t>
      </w:r>
      <w:r w:rsidR="00D94D76" w:rsidRPr="00627E37">
        <w:rPr>
          <w:rFonts w:ascii="Times New Roman" w:hAnsi="Times New Roman" w:cs="宋体" w:hint="eastAsia"/>
          <w:sz w:val="28"/>
          <w:szCs w:val="28"/>
          <w:lang w:eastAsia="zh-CN" w:bidi="zh-CN"/>
        </w:rPr>
        <w:t>，参与对首检结果中技术性问题的分析与评审</w:t>
      </w:r>
      <w:r w:rsidR="00A31382" w:rsidRPr="00627E37">
        <w:rPr>
          <w:rFonts w:ascii="Times New Roman" w:hAnsi="Times New Roman" w:cs="宋体" w:hint="eastAsia"/>
          <w:sz w:val="28"/>
          <w:szCs w:val="28"/>
          <w:lang w:eastAsia="zh-CN" w:bidi="zh-CN"/>
        </w:rPr>
        <w:t>，确认样品是否满足设计意图和使用要求</w:t>
      </w:r>
      <w:r w:rsidR="00D94D76" w:rsidRPr="00627E37">
        <w:rPr>
          <w:rFonts w:ascii="Times New Roman" w:hAnsi="Times New Roman" w:cs="宋体" w:hint="eastAsia"/>
          <w:sz w:val="28"/>
          <w:szCs w:val="28"/>
          <w:lang w:eastAsia="zh-CN" w:bidi="zh-CN"/>
        </w:rPr>
        <w:t>。</w:t>
      </w:r>
    </w:p>
    <w:p w14:paraId="765D9571" w14:textId="65BFAC58" w:rsidR="007A4229" w:rsidRDefault="00112E49" w:rsidP="00762A5C">
      <w:pPr>
        <w:pStyle w:val="af4"/>
        <w:adjustRightInd w:val="0"/>
        <w:snapToGrid w:val="0"/>
        <w:spacing w:beforeLines="50" w:before="163" w:afterLines="50" w:after="163"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 xml:space="preserve">5.2 </w:t>
      </w:r>
      <w:r>
        <w:rPr>
          <w:rFonts w:ascii="宋体" w:hAnsi="宋体" w:cs="宋体" w:hint="eastAsia"/>
          <w:sz w:val="28"/>
          <w:szCs w:val="28"/>
          <w:lang w:eastAsia="zh-CN"/>
        </w:rPr>
        <w:t>供应商报价与签订合同</w:t>
      </w:r>
    </w:p>
    <w:p w14:paraId="3DAABF28" w14:textId="44E8B69F" w:rsidR="005806FA" w:rsidRPr="00F831B1" w:rsidRDefault="00112E49" w:rsidP="0049497C">
      <w:pPr>
        <w:pStyle w:val="af4"/>
        <w:adjustRightInd w:val="0"/>
        <w:snapToGrid w:val="0"/>
        <w:spacing w:line="440" w:lineRule="exact"/>
        <w:ind w:firstLineChars="300" w:firstLine="840"/>
        <w:rPr>
          <w:rFonts w:ascii="Times New Roman" w:hAnsi="Times New Roman" w:cs="宋体"/>
          <w:sz w:val="28"/>
          <w:szCs w:val="28"/>
          <w:lang w:eastAsia="zh-CN" w:bidi="zh-CN"/>
        </w:rPr>
      </w:pPr>
      <w:r>
        <w:rPr>
          <w:rFonts w:ascii="Times New Roman" w:hAnsi="Times New Roman" w:cs="宋体" w:hint="eastAsia"/>
          <w:sz w:val="28"/>
          <w:szCs w:val="28"/>
          <w:lang w:eastAsia="zh-CN" w:bidi="zh-CN"/>
        </w:rPr>
        <w:t xml:space="preserve">5.2.1 </w:t>
      </w:r>
      <w:r w:rsidRPr="00F831B1">
        <w:rPr>
          <w:rFonts w:ascii="Times New Roman" w:hAnsi="Times New Roman" w:cs="宋体" w:hint="eastAsia"/>
          <w:sz w:val="28"/>
          <w:szCs w:val="28"/>
          <w:lang w:eastAsia="zh-CN" w:bidi="zh-CN"/>
        </w:rPr>
        <w:t>经营发展部定额员</w:t>
      </w:r>
      <w:r w:rsidRPr="00F831B1">
        <w:rPr>
          <w:rFonts w:ascii="宋体" w:hAnsi="宋体" w:cs="宋体" w:hint="eastAsia"/>
          <w:sz w:val="28"/>
          <w:szCs w:val="28"/>
          <w:lang w:eastAsia="zh-CN"/>
        </w:rPr>
        <w:t>在收到</w:t>
      </w:r>
      <w:r w:rsidR="004D4A73" w:rsidRPr="00F831B1">
        <w:rPr>
          <w:rFonts w:ascii="Times New Roman" w:hAnsi="Times New Roman" w:cs="宋体" w:hint="eastAsia"/>
          <w:sz w:val="28"/>
          <w:szCs w:val="28"/>
          <w:lang w:eastAsia="zh-CN" w:bidi="zh-CN"/>
        </w:rPr>
        <w:t>项目管理部</w:t>
      </w:r>
      <w:r w:rsidRPr="00F831B1">
        <w:rPr>
          <w:rFonts w:ascii="宋体" w:hAnsi="宋体" w:cs="宋体" w:hint="eastAsia"/>
          <w:sz w:val="28"/>
          <w:szCs w:val="28"/>
          <w:lang w:eastAsia="zh-CN"/>
        </w:rPr>
        <w:t>提出</w:t>
      </w:r>
      <w:r w:rsidR="005C0789">
        <w:rPr>
          <w:rFonts w:ascii="宋体" w:hAnsi="宋体" w:cs="宋体" w:hint="eastAsia"/>
          <w:sz w:val="28"/>
          <w:szCs w:val="28"/>
          <w:lang w:eastAsia="zh-CN"/>
        </w:rPr>
        <w:t>的</w:t>
      </w:r>
      <w:r w:rsidRPr="00F831B1">
        <w:rPr>
          <w:rFonts w:ascii="宋体" w:hAnsi="宋体" w:cs="宋体" w:hint="eastAsia"/>
          <w:sz w:val="28"/>
          <w:szCs w:val="28"/>
          <w:lang w:eastAsia="zh-CN"/>
        </w:rPr>
        <w:t>工序</w:t>
      </w:r>
      <w:r w:rsidR="00E46BAD">
        <w:rPr>
          <w:rFonts w:ascii="Times New Roman" w:hAnsi="Times New Roman" w:cs="宋体" w:hint="eastAsia"/>
          <w:sz w:val="28"/>
          <w:szCs w:val="28"/>
          <w:lang w:eastAsia="zh-CN" w:bidi="zh-CN"/>
        </w:rPr>
        <w:t>外协</w:t>
      </w:r>
      <w:r w:rsidRPr="00F831B1">
        <w:rPr>
          <w:rFonts w:ascii="宋体" w:hAnsi="宋体" w:cs="宋体" w:hint="eastAsia"/>
          <w:sz w:val="28"/>
          <w:szCs w:val="28"/>
          <w:lang w:eastAsia="zh-CN"/>
        </w:rPr>
        <w:t>定价单</w:t>
      </w:r>
      <w:r w:rsidR="005C0789">
        <w:rPr>
          <w:rFonts w:ascii="宋体" w:hAnsi="宋体" w:cs="宋体" w:hint="eastAsia"/>
          <w:sz w:val="28"/>
          <w:szCs w:val="28"/>
          <w:lang w:eastAsia="zh-CN"/>
        </w:rPr>
        <w:t>或</w:t>
      </w:r>
      <w:r w:rsidR="005C0789">
        <w:rPr>
          <w:rFonts w:ascii="Times New Roman" w:hAnsi="Times New Roman" w:cs="宋体" w:hint="eastAsia"/>
          <w:sz w:val="28"/>
          <w:szCs w:val="28"/>
          <w:lang w:eastAsia="zh-CN" w:bidi="zh-CN"/>
        </w:rPr>
        <w:t>物资保障部提出的工装外协定价单</w:t>
      </w:r>
      <w:r w:rsidR="005C0789">
        <w:rPr>
          <w:rFonts w:ascii="宋体" w:hAnsi="宋体" w:cs="宋体" w:hint="eastAsia"/>
          <w:sz w:val="28"/>
          <w:szCs w:val="28"/>
          <w:lang w:eastAsia="zh-CN"/>
        </w:rPr>
        <w:t>后</w:t>
      </w:r>
      <w:r w:rsidRPr="00F831B1">
        <w:rPr>
          <w:rFonts w:ascii="宋体" w:hAnsi="宋体" w:cs="宋体" w:hint="eastAsia"/>
          <w:sz w:val="28"/>
          <w:szCs w:val="28"/>
          <w:lang w:eastAsia="zh-CN"/>
        </w:rPr>
        <w:t>，</w:t>
      </w:r>
      <w:r w:rsidR="00781FCF" w:rsidRPr="00F831B1">
        <w:rPr>
          <w:rFonts w:ascii="宋体" w:hAnsi="宋体" w:cs="宋体" w:hint="eastAsia"/>
          <w:sz w:val="28"/>
          <w:szCs w:val="28"/>
          <w:lang w:eastAsia="zh-CN"/>
        </w:rPr>
        <w:t>应基于自身成本分析和市场行情，预先设定理想目标价，</w:t>
      </w:r>
      <w:r w:rsidR="005C0789">
        <w:rPr>
          <w:rFonts w:ascii="宋体" w:hAnsi="宋体" w:cs="宋体" w:hint="eastAsia"/>
          <w:sz w:val="28"/>
          <w:szCs w:val="28"/>
          <w:lang w:eastAsia="zh-CN"/>
        </w:rPr>
        <w:t>制定</w:t>
      </w:r>
      <w:r w:rsidR="00750E44" w:rsidRPr="00750E44">
        <w:rPr>
          <w:rFonts w:ascii="Times New Roman" w:hAnsi="Times New Roman" w:cs="宋体"/>
          <w:sz w:val="28"/>
          <w:szCs w:val="28"/>
          <w:lang w:eastAsia="zh-CN" w:bidi="zh-CN"/>
        </w:rPr>
        <w:t>FM-P3-07-0</w:t>
      </w:r>
      <w:r w:rsidR="00D268DA">
        <w:rPr>
          <w:rFonts w:ascii="Times New Roman" w:hAnsi="Times New Roman" w:cs="宋体" w:hint="eastAsia"/>
          <w:sz w:val="28"/>
          <w:szCs w:val="28"/>
          <w:lang w:eastAsia="zh-CN" w:bidi="zh-CN"/>
        </w:rPr>
        <w:t>1</w:t>
      </w:r>
      <w:r w:rsidR="00D268DA">
        <w:rPr>
          <w:rFonts w:ascii="Times New Roman" w:hAnsi="Times New Roman" w:cs="宋体" w:hint="eastAsia"/>
          <w:sz w:val="28"/>
          <w:szCs w:val="28"/>
          <w:lang w:eastAsia="zh-CN" w:bidi="zh-CN"/>
        </w:rPr>
        <w:t>外协</w:t>
      </w:r>
      <w:r w:rsidR="005C0789">
        <w:rPr>
          <w:rFonts w:ascii="宋体" w:hAnsi="宋体" w:cs="宋体" w:hint="eastAsia"/>
          <w:sz w:val="28"/>
          <w:szCs w:val="28"/>
          <w:lang w:eastAsia="zh-CN"/>
        </w:rPr>
        <w:t>零件</w:t>
      </w:r>
      <w:r w:rsidR="00750E44">
        <w:rPr>
          <w:rFonts w:ascii="宋体" w:hAnsi="宋体" w:cs="宋体" w:hint="eastAsia"/>
          <w:sz w:val="28"/>
          <w:szCs w:val="28"/>
          <w:lang w:eastAsia="zh-CN"/>
        </w:rPr>
        <w:t>目标价表</w:t>
      </w:r>
      <w:r w:rsidR="005C0789">
        <w:rPr>
          <w:rFonts w:ascii="宋体" w:hAnsi="宋体" w:cs="宋体" w:hint="eastAsia"/>
          <w:sz w:val="28"/>
          <w:szCs w:val="28"/>
          <w:lang w:eastAsia="zh-CN"/>
        </w:rPr>
        <w:t>/</w:t>
      </w:r>
      <w:r w:rsidR="00750E44" w:rsidRPr="00750E44">
        <w:rPr>
          <w:rFonts w:ascii="Times New Roman" w:hAnsi="Times New Roman" w:cs="宋体"/>
          <w:sz w:val="28"/>
          <w:szCs w:val="28"/>
          <w:lang w:eastAsia="zh-CN" w:bidi="zh-CN"/>
        </w:rPr>
        <w:t>FM-P3-07-0</w:t>
      </w:r>
      <w:r w:rsidR="00D268DA">
        <w:rPr>
          <w:rFonts w:ascii="Times New Roman" w:hAnsi="Times New Roman" w:cs="宋体" w:hint="eastAsia"/>
          <w:sz w:val="28"/>
          <w:szCs w:val="28"/>
          <w:lang w:eastAsia="zh-CN" w:bidi="zh-CN"/>
        </w:rPr>
        <w:t>2</w:t>
      </w:r>
      <w:r w:rsidR="00750E44">
        <w:rPr>
          <w:rFonts w:ascii="Times New Roman" w:hAnsi="Times New Roman" w:cs="宋体" w:hint="eastAsia"/>
          <w:sz w:val="28"/>
          <w:szCs w:val="28"/>
          <w:lang w:eastAsia="zh-CN" w:bidi="zh-CN"/>
        </w:rPr>
        <w:t>外协</w:t>
      </w:r>
      <w:r w:rsidR="005C0789">
        <w:rPr>
          <w:rFonts w:ascii="宋体" w:hAnsi="宋体" w:cs="宋体" w:hint="eastAsia"/>
          <w:sz w:val="28"/>
          <w:szCs w:val="28"/>
          <w:lang w:eastAsia="zh-CN"/>
        </w:rPr>
        <w:t>工装目标价表，</w:t>
      </w:r>
      <w:r w:rsidR="00781FCF" w:rsidRPr="00F831B1">
        <w:rPr>
          <w:rFonts w:ascii="宋体" w:hAnsi="宋体" w:cs="宋体" w:hint="eastAsia"/>
          <w:sz w:val="28"/>
          <w:szCs w:val="28"/>
          <w:lang w:eastAsia="zh-CN"/>
        </w:rPr>
        <w:t>目标价的设定应考虑材料成本、加工成本、合理的利润率</w:t>
      </w:r>
      <w:r w:rsidR="000D750A" w:rsidRPr="00F831B1">
        <w:rPr>
          <w:rFonts w:ascii="宋体" w:hAnsi="宋体" w:cs="宋体" w:hint="eastAsia"/>
          <w:sz w:val="28"/>
          <w:szCs w:val="28"/>
          <w:lang w:eastAsia="zh-CN"/>
        </w:rPr>
        <w:t>，</w:t>
      </w:r>
      <w:r w:rsidR="00D268DA" w:rsidRPr="00CC7C0C">
        <w:rPr>
          <w:rFonts w:ascii="Times New Roman" w:hAnsi="Times New Roman" w:cs="宋体" w:hint="eastAsia"/>
          <w:sz w:val="28"/>
          <w:szCs w:val="28"/>
          <w:lang w:eastAsia="zh-CN" w:bidi="zh-CN"/>
        </w:rPr>
        <w:t>进行流程审签，总经理</w:t>
      </w:r>
      <w:r w:rsidR="00D268DA">
        <w:rPr>
          <w:rFonts w:ascii="Times New Roman" w:hAnsi="Times New Roman" w:cs="宋体" w:hint="eastAsia"/>
          <w:sz w:val="28"/>
          <w:szCs w:val="28"/>
          <w:lang w:eastAsia="zh-CN" w:bidi="zh-CN"/>
        </w:rPr>
        <w:t>批准</w:t>
      </w:r>
      <w:r w:rsidR="005806FA" w:rsidRPr="00F831B1">
        <w:rPr>
          <w:rFonts w:ascii="Times New Roman" w:hAnsi="Times New Roman" w:cs="宋体" w:hint="eastAsia"/>
          <w:sz w:val="28"/>
          <w:szCs w:val="28"/>
          <w:lang w:eastAsia="zh-CN" w:bidi="zh-CN"/>
        </w:rPr>
        <w:t>。</w:t>
      </w:r>
    </w:p>
    <w:p w14:paraId="4E07C4A2" w14:textId="3350F9AB" w:rsidR="005826A4" w:rsidRDefault="0064313D" w:rsidP="0049497C">
      <w:pPr>
        <w:pStyle w:val="af4"/>
        <w:adjustRightInd w:val="0"/>
        <w:snapToGrid w:val="0"/>
        <w:spacing w:line="440" w:lineRule="exact"/>
        <w:ind w:firstLineChars="300" w:firstLine="840"/>
        <w:rPr>
          <w:rFonts w:ascii="Times New Roman" w:hAnsi="Times New Roman" w:cs="宋体"/>
          <w:sz w:val="28"/>
          <w:szCs w:val="28"/>
          <w:lang w:eastAsia="zh-CN" w:bidi="zh-CN"/>
        </w:rPr>
      </w:pPr>
      <w:r>
        <w:rPr>
          <w:rFonts w:ascii="Times New Roman" w:hAnsi="Times New Roman" w:cs="宋体" w:hint="eastAsia"/>
          <w:sz w:val="28"/>
          <w:szCs w:val="28"/>
          <w:lang w:eastAsia="zh-CN" w:bidi="zh-CN"/>
        </w:rPr>
        <w:t xml:space="preserve">5.2.2 </w:t>
      </w:r>
      <w:r w:rsidR="000D750A" w:rsidRPr="00706145">
        <w:rPr>
          <w:rFonts w:ascii="宋体" w:hAnsi="宋体" w:cs="宋体" w:hint="eastAsia"/>
          <w:sz w:val="28"/>
          <w:szCs w:val="28"/>
          <w:lang w:eastAsia="zh-CN"/>
        </w:rPr>
        <w:t>在目标价审批通过后</w:t>
      </w:r>
      <w:r w:rsidRPr="00706145">
        <w:rPr>
          <w:rFonts w:ascii="宋体" w:hAnsi="宋体" w:cs="宋体" w:hint="eastAsia"/>
          <w:sz w:val="28"/>
          <w:szCs w:val="28"/>
          <w:lang w:eastAsia="zh-CN"/>
        </w:rPr>
        <w:t>依据申请单中</w:t>
      </w:r>
      <w:r w:rsidR="005C0789">
        <w:rPr>
          <w:rFonts w:ascii="宋体" w:hAnsi="宋体" w:cs="宋体" w:hint="eastAsia"/>
          <w:sz w:val="28"/>
          <w:szCs w:val="28"/>
          <w:lang w:eastAsia="zh-CN"/>
        </w:rPr>
        <w:t>的</w:t>
      </w:r>
      <w:r w:rsidRPr="00706145">
        <w:rPr>
          <w:rFonts w:ascii="宋体" w:hAnsi="宋体" w:cs="宋体" w:hint="eastAsia"/>
          <w:sz w:val="28"/>
          <w:szCs w:val="28"/>
          <w:lang w:eastAsia="zh-CN"/>
        </w:rPr>
        <w:t>技术条件在</w:t>
      </w:r>
      <w:r w:rsidRPr="00706145">
        <w:rPr>
          <w:rFonts w:ascii="Times New Roman" w:hAnsi="Times New Roman" w:cs="宋体" w:hint="eastAsia"/>
          <w:sz w:val="28"/>
          <w:szCs w:val="28"/>
          <w:lang w:eastAsia="zh-CN" w:bidi="zh-CN"/>
        </w:rPr>
        <w:t>3</w:t>
      </w:r>
      <w:r w:rsidRPr="00706145">
        <w:rPr>
          <w:rFonts w:ascii="宋体" w:hAnsi="宋体" w:cs="宋体" w:hint="eastAsia"/>
          <w:sz w:val="28"/>
          <w:szCs w:val="28"/>
          <w:lang w:eastAsia="zh-CN"/>
        </w:rPr>
        <w:t>个工作日</w:t>
      </w:r>
      <w:r w:rsidR="000D750A" w:rsidRPr="00706145">
        <w:rPr>
          <w:rFonts w:ascii="宋体" w:hAnsi="宋体" w:cs="宋体" w:hint="eastAsia"/>
          <w:sz w:val="28"/>
          <w:szCs w:val="28"/>
          <w:lang w:eastAsia="zh-CN"/>
        </w:rPr>
        <w:t>参照</w:t>
      </w:r>
      <w:r w:rsidR="00706145" w:rsidRPr="00706145">
        <w:rPr>
          <w:rFonts w:ascii="Times New Roman" w:hAnsi="Times New Roman" w:cs="宋体"/>
          <w:sz w:val="28"/>
          <w:szCs w:val="28"/>
          <w:lang w:eastAsia="zh-CN" w:bidi="zh-CN"/>
        </w:rPr>
        <w:t>FM-P3-02-02</w:t>
      </w:r>
      <w:r w:rsidR="000D750A" w:rsidRPr="00706145">
        <w:rPr>
          <w:rFonts w:ascii="宋体" w:hAnsi="宋体" w:cs="宋体" w:hint="eastAsia"/>
          <w:sz w:val="28"/>
          <w:szCs w:val="28"/>
          <w:lang w:eastAsia="zh-CN"/>
        </w:rPr>
        <w:t>《合格供应商目录》选择</w:t>
      </w:r>
      <w:r w:rsidRPr="00706145">
        <w:rPr>
          <w:rFonts w:ascii="宋体" w:hAnsi="宋体" w:cs="宋体" w:hint="eastAsia"/>
          <w:sz w:val="28"/>
          <w:szCs w:val="28"/>
          <w:lang w:eastAsia="zh-CN"/>
        </w:rPr>
        <w:t>供应商</w:t>
      </w:r>
      <w:r w:rsidR="0049497C" w:rsidRPr="00706145">
        <w:rPr>
          <w:rFonts w:ascii="宋体" w:hAnsi="宋体" w:cs="宋体" w:hint="eastAsia"/>
          <w:sz w:val="28"/>
          <w:szCs w:val="28"/>
          <w:lang w:eastAsia="zh-CN"/>
        </w:rPr>
        <w:t>并</w:t>
      </w:r>
      <w:r w:rsidRPr="00706145">
        <w:rPr>
          <w:rFonts w:ascii="Times New Roman" w:hAnsi="Times New Roman" w:cs="宋体" w:hint="eastAsia"/>
          <w:sz w:val="28"/>
          <w:szCs w:val="28"/>
          <w:lang w:eastAsia="zh-CN" w:bidi="zh-CN"/>
        </w:rPr>
        <w:t>组织供应商</w:t>
      </w:r>
      <w:r w:rsidR="00D268DA">
        <w:rPr>
          <w:rFonts w:ascii="Times New Roman" w:hAnsi="Times New Roman" w:cs="宋体" w:hint="eastAsia"/>
          <w:sz w:val="28"/>
          <w:szCs w:val="28"/>
          <w:lang w:eastAsia="zh-CN" w:bidi="zh-CN"/>
        </w:rPr>
        <w:t>填写</w:t>
      </w:r>
      <w:r w:rsidR="00D268DA" w:rsidRPr="00D268DA">
        <w:rPr>
          <w:rFonts w:ascii="Times New Roman" w:hAnsi="Times New Roman" w:cs="宋体"/>
          <w:sz w:val="28"/>
          <w:szCs w:val="28"/>
          <w:lang w:eastAsia="zh-CN" w:bidi="zh-CN"/>
        </w:rPr>
        <w:t>FM-P3-07-03</w:t>
      </w:r>
      <w:r w:rsidR="00D268DA" w:rsidRPr="00D268DA">
        <w:rPr>
          <w:rFonts w:ascii="Times New Roman" w:hAnsi="Times New Roman" w:cs="宋体" w:hint="eastAsia"/>
          <w:sz w:val="28"/>
          <w:szCs w:val="28"/>
          <w:lang w:eastAsia="zh-CN" w:bidi="zh-CN"/>
        </w:rPr>
        <w:t>外协</w:t>
      </w:r>
      <w:r w:rsidR="00D268DA">
        <w:rPr>
          <w:rFonts w:ascii="Times New Roman" w:hAnsi="Times New Roman" w:cs="宋体" w:hint="eastAsia"/>
          <w:sz w:val="28"/>
          <w:szCs w:val="28"/>
          <w:lang w:eastAsia="zh-CN" w:bidi="zh-CN"/>
        </w:rPr>
        <w:t>加工</w:t>
      </w:r>
      <w:r w:rsidR="00D268DA" w:rsidRPr="00CC7C0C">
        <w:rPr>
          <w:rFonts w:ascii="Times New Roman" w:hAnsi="Times New Roman" w:cs="宋体" w:hint="eastAsia"/>
          <w:sz w:val="28"/>
          <w:szCs w:val="28"/>
          <w:lang w:eastAsia="zh-CN" w:bidi="zh-CN"/>
        </w:rPr>
        <w:t>报价单</w:t>
      </w:r>
      <w:r w:rsidR="005806FA" w:rsidRPr="00706145">
        <w:rPr>
          <w:rFonts w:ascii="Times New Roman" w:hAnsi="Times New Roman" w:cs="宋体" w:hint="eastAsia"/>
          <w:sz w:val="28"/>
          <w:szCs w:val="28"/>
          <w:lang w:eastAsia="zh-CN" w:bidi="zh-CN"/>
        </w:rPr>
        <w:t>，</w:t>
      </w:r>
      <w:r w:rsidR="0049497C" w:rsidRPr="00706145">
        <w:rPr>
          <w:rFonts w:ascii="Times New Roman" w:hAnsi="Times New Roman" w:cs="宋体" w:hint="eastAsia"/>
          <w:sz w:val="28"/>
          <w:szCs w:val="28"/>
          <w:lang w:eastAsia="zh-CN" w:bidi="zh-CN"/>
        </w:rPr>
        <w:t>报价应控制在已批准的目标价内</w:t>
      </w:r>
      <w:r w:rsidR="00CC7C0C" w:rsidRPr="00706145">
        <w:rPr>
          <w:rFonts w:ascii="Times New Roman" w:hAnsi="Times New Roman" w:cs="宋体" w:hint="eastAsia"/>
          <w:sz w:val="28"/>
          <w:szCs w:val="28"/>
          <w:lang w:eastAsia="zh-CN" w:bidi="zh-CN"/>
        </w:rPr>
        <w:t>。</w:t>
      </w:r>
    </w:p>
    <w:p w14:paraId="15BAD882" w14:textId="78711987" w:rsidR="007A4229" w:rsidRPr="005826A4" w:rsidRDefault="005826A4" w:rsidP="005826A4">
      <w:pPr>
        <w:pStyle w:val="af4"/>
        <w:adjustRightInd w:val="0"/>
        <w:snapToGrid w:val="0"/>
        <w:spacing w:line="440" w:lineRule="exact"/>
        <w:ind w:firstLineChars="300" w:firstLine="840"/>
        <w:rPr>
          <w:rFonts w:ascii="Times New Roman" w:hAnsi="Times New Roman" w:cs="宋体"/>
          <w:sz w:val="28"/>
          <w:szCs w:val="28"/>
          <w:lang w:eastAsia="zh-CN" w:bidi="zh-CN"/>
        </w:rPr>
      </w:pPr>
      <w:r>
        <w:rPr>
          <w:rFonts w:ascii="Times New Roman" w:hAnsi="Times New Roman" w:cs="宋体" w:hint="eastAsia"/>
          <w:sz w:val="28"/>
          <w:szCs w:val="28"/>
          <w:lang w:eastAsia="zh-CN" w:bidi="zh-CN"/>
        </w:rPr>
        <w:t xml:space="preserve">5.2.3 </w:t>
      </w:r>
      <w:r w:rsidRPr="00CC7C0C">
        <w:rPr>
          <w:rFonts w:ascii="Times New Roman" w:hAnsi="Times New Roman" w:cs="宋体" w:hint="eastAsia"/>
          <w:sz w:val="28"/>
          <w:szCs w:val="28"/>
          <w:lang w:eastAsia="zh-CN" w:bidi="zh-CN"/>
        </w:rPr>
        <w:t>报价结束后，</w:t>
      </w:r>
      <w:r w:rsidR="001F3722" w:rsidRPr="00CC7C0C">
        <w:rPr>
          <w:rFonts w:ascii="宋体" w:hAnsi="宋体" w:cs="宋体" w:hint="eastAsia"/>
          <w:sz w:val="28"/>
          <w:szCs w:val="28"/>
          <w:lang w:eastAsia="zh-CN"/>
        </w:rPr>
        <w:t>与选定的供应商签订合作协议</w:t>
      </w:r>
      <w:r w:rsidR="00C97C9B">
        <w:rPr>
          <w:rFonts w:ascii="宋体" w:hAnsi="宋体" w:cs="宋体" w:hint="eastAsia"/>
          <w:sz w:val="28"/>
          <w:szCs w:val="28"/>
          <w:lang w:eastAsia="zh-CN"/>
        </w:rPr>
        <w:t>，明确</w:t>
      </w:r>
      <w:r w:rsidR="00D268DA">
        <w:rPr>
          <w:rFonts w:ascii="宋体" w:hAnsi="宋体" w:cs="宋体" w:hint="eastAsia"/>
          <w:sz w:val="28"/>
          <w:szCs w:val="28"/>
          <w:lang w:eastAsia="zh-CN"/>
        </w:rPr>
        <w:t>价格、</w:t>
      </w:r>
      <w:r w:rsidR="001F3722" w:rsidRPr="00CC7C0C">
        <w:rPr>
          <w:rFonts w:ascii="宋体" w:hAnsi="宋体" w:cs="宋体" w:hint="eastAsia"/>
          <w:sz w:val="28"/>
          <w:szCs w:val="28"/>
          <w:lang w:eastAsia="zh-CN"/>
        </w:rPr>
        <w:t>加工要求</w:t>
      </w:r>
      <w:r w:rsidR="00D268DA">
        <w:rPr>
          <w:rFonts w:ascii="宋体" w:hAnsi="宋体" w:cs="宋体" w:hint="eastAsia"/>
          <w:sz w:val="28"/>
          <w:szCs w:val="28"/>
          <w:lang w:eastAsia="zh-CN"/>
        </w:rPr>
        <w:t>、交付期限、违约处理等条款</w:t>
      </w:r>
      <w:r w:rsidRPr="00CC7C0C">
        <w:rPr>
          <w:rFonts w:ascii="Times New Roman" w:hAnsi="Times New Roman" w:cs="宋体" w:hint="eastAsia"/>
          <w:sz w:val="28"/>
          <w:szCs w:val="28"/>
          <w:lang w:eastAsia="zh-CN" w:bidi="zh-CN"/>
        </w:rPr>
        <w:t>。</w:t>
      </w:r>
      <w:r>
        <w:rPr>
          <w:rFonts w:ascii="Times New Roman" w:hAnsi="Times New Roman" w:cs="宋体" w:hint="eastAsia"/>
          <w:sz w:val="28"/>
          <w:szCs w:val="28"/>
          <w:lang w:eastAsia="zh-CN" w:bidi="zh-CN"/>
        </w:rPr>
        <w:t>勤哲流程进行上传合同</w:t>
      </w:r>
      <w:r>
        <w:rPr>
          <w:rFonts w:ascii="Times New Roman" w:hAnsi="Times New Roman" w:cs="宋体" w:hint="eastAsia"/>
          <w:sz w:val="28"/>
          <w:szCs w:val="28"/>
          <w:lang w:eastAsia="zh-CN" w:bidi="zh-CN"/>
        </w:rPr>
        <w:t>/</w:t>
      </w:r>
      <w:r>
        <w:rPr>
          <w:rFonts w:ascii="Times New Roman" w:hAnsi="Times New Roman" w:cs="宋体" w:hint="eastAsia"/>
          <w:sz w:val="28"/>
          <w:szCs w:val="28"/>
          <w:lang w:eastAsia="zh-CN" w:bidi="zh-CN"/>
        </w:rPr>
        <w:t>签字版报价单，由领导审批上传附件、价格是否准确。系统中应存档供应商合同</w:t>
      </w:r>
      <w:r>
        <w:rPr>
          <w:rFonts w:ascii="Times New Roman" w:hAnsi="Times New Roman" w:cs="宋体" w:hint="eastAsia"/>
          <w:sz w:val="28"/>
          <w:szCs w:val="28"/>
          <w:lang w:eastAsia="zh-CN" w:bidi="zh-CN"/>
        </w:rPr>
        <w:t>/</w:t>
      </w:r>
      <w:r>
        <w:rPr>
          <w:rFonts w:ascii="Times New Roman" w:hAnsi="Times New Roman" w:cs="宋体" w:hint="eastAsia"/>
          <w:sz w:val="28"/>
          <w:szCs w:val="28"/>
          <w:lang w:eastAsia="zh-CN" w:bidi="zh-CN"/>
        </w:rPr>
        <w:t>签字版报价单。</w:t>
      </w:r>
    </w:p>
    <w:p w14:paraId="3C10A44E" w14:textId="401061FE" w:rsidR="007A4229" w:rsidRDefault="00112E49" w:rsidP="00762A5C">
      <w:pPr>
        <w:pStyle w:val="af4"/>
        <w:adjustRightInd w:val="0"/>
        <w:snapToGrid w:val="0"/>
        <w:spacing w:beforeLines="50" w:before="163" w:afterLines="50" w:after="163"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 xml:space="preserve">5.3 </w:t>
      </w:r>
      <w:r>
        <w:rPr>
          <w:rFonts w:ascii="宋体" w:hAnsi="宋体" w:cs="宋体" w:hint="eastAsia"/>
          <w:sz w:val="28"/>
          <w:szCs w:val="28"/>
          <w:lang w:eastAsia="zh-CN"/>
        </w:rPr>
        <w:t>零件</w:t>
      </w:r>
      <w:r w:rsidR="00C97C9B">
        <w:rPr>
          <w:rFonts w:ascii="宋体" w:hAnsi="宋体" w:cs="宋体" w:hint="eastAsia"/>
          <w:sz w:val="28"/>
          <w:szCs w:val="28"/>
          <w:lang w:eastAsia="zh-CN"/>
        </w:rPr>
        <w:t>/工装</w:t>
      </w:r>
      <w:r>
        <w:rPr>
          <w:rFonts w:ascii="宋体" w:hAnsi="宋体" w:cs="宋体" w:hint="eastAsia"/>
          <w:sz w:val="28"/>
          <w:szCs w:val="28"/>
          <w:lang w:eastAsia="zh-CN"/>
        </w:rPr>
        <w:t>外</w:t>
      </w:r>
      <w:r w:rsidR="00EA58A7" w:rsidRPr="00EA58A7">
        <w:rPr>
          <w:rFonts w:ascii="宋体" w:hAnsi="宋体" w:cs="宋体" w:hint="eastAsia"/>
          <w:sz w:val="28"/>
          <w:szCs w:val="28"/>
          <w:lang w:eastAsia="zh-CN"/>
        </w:rPr>
        <w:t>协</w:t>
      </w:r>
      <w:r>
        <w:rPr>
          <w:rFonts w:ascii="宋体" w:hAnsi="宋体" w:cs="宋体" w:hint="eastAsia"/>
          <w:sz w:val="28"/>
          <w:szCs w:val="28"/>
          <w:lang w:eastAsia="zh-CN"/>
        </w:rPr>
        <w:t>加工</w:t>
      </w:r>
    </w:p>
    <w:p w14:paraId="657C1D33" w14:textId="5BA4F4F4" w:rsidR="007A4229" w:rsidRDefault="00112E49" w:rsidP="001138DF">
      <w:pPr>
        <w:pStyle w:val="af4"/>
        <w:adjustRightInd w:val="0"/>
        <w:snapToGrid w:val="0"/>
        <w:spacing w:line="440" w:lineRule="exact"/>
        <w:ind w:firstLineChars="300" w:firstLine="840"/>
        <w:rPr>
          <w:rFonts w:ascii="Times New Roman" w:hAnsi="Times New Roman" w:cs="宋体"/>
          <w:sz w:val="28"/>
          <w:szCs w:val="28"/>
          <w:lang w:eastAsia="zh-CN" w:bidi="zh-CN"/>
        </w:rPr>
      </w:pPr>
      <w:r>
        <w:rPr>
          <w:rFonts w:ascii="Times New Roman" w:hAnsi="Times New Roman" w:cs="宋体" w:hint="eastAsia"/>
          <w:sz w:val="28"/>
          <w:szCs w:val="28"/>
          <w:lang w:eastAsia="zh-CN" w:bidi="zh-CN"/>
        </w:rPr>
        <w:t xml:space="preserve">5.3.1 </w:t>
      </w:r>
      <w:r w:rsidR="004D4A73">
        <w:rPr>
          <w:rFonts w:ascii="Times New Roman" w:hAnsi="Times New Roman" w:cs="宋体" w:hint="eastAsia"/>
          <w:sz w:val="28"/>
          <w:szCs w:val="28"/>
          <w:lang w:eastAsia="zh-CN" w:bidi="zh-CN"/>
        </w:rPr>
        <w:t>项目管理部</w:t>
      </w:r>
      <w:r>
        <w:rPr>
          <w:rFonts w:ascii="Times New Roman" w:hAnsi="Times New Roman" w:cs="宋体" w:hint="eastAsia"/>
          <w:sz w:val="28"/>
          <w:szCs w:val="28"/>
          <w:lang w:eastAsia="zh-CN" w:bidi="zh-CN"/>
        </w:rPr>
        <w:t>在收到经营发展部</w:t>
      </w:r>
      <w:r>
        <w:rPr>
          <w:rFonts w:ascii="宋体" w:hAnsi="宋体" w:cs="宋体" w:hint="eastAsia"/>
          <w:sz w:val="28"/>
          <w:szCs w:val="28"/>
          <w:lang w:eastAsia="zh-CN"/>
        </w:rPr>
        <w:t>提供的供应商的收货地址及联系方式后邮寄</w:t>
      </w:r>
      <w:r w:rsidR="00C97C9B">
        <w:rPr>
          <w:rFonts w:ascii="宋体" w:hAnsi="宋体" w:cs="宋体" w:hint="eastAsia"/>
          <w:sz w:val="28"/>
          <w:szCs w:val="28"/>
          <w:lang w:eastAsia="zh-CN"/>
        </w:rPr>
        <w:t>外</w:t>
      </w:r>
      <w:r w:rsidR="00EA58A7" w:rsidRPr="00E46BAD">
        <w:rPr>
          <w:rFonts w:ascii="宋体" w:hAnsi="宋体" w:cs="宋体" w:hint="eastAsia"/>
          <w:sz w:val="28"/>
          <w:szCs w:val="28"/>
          <w:lang w:eastAsia="zh-CN"/>
        </w:rPr>
        <w:t>协</w:t>
      </w:r>
      <w:r>
        <w:rPr>
          <w:rFonts w:ascii="宋体" w:hAnsi="宋体" w:cs="宋体" w:hint="eastAsia"/>
          <w:sz w:val="28"/>
          <w:szCs w:val="28"/>
          <w:lang w:eastAsia="zh-CN"/>
        </w:rPr>
        <w:t>零件。</w:t>
      </w:r>
      <w:r w:rsidR="00C97C9B">
        <w:rPr>
          <w:rFonts w:ascii="宋体" w:hAnsi="宋体" w:cs="宋体" w:hint="eastAsia"/>
          <w:sz w:val="28"/>
          <w:szCs w:val="28"/>
          <w:lang w:eastAsia="zh-CN"/>
        </w:rPr>
        <w:t>返修工装则应由物资保障部</w:t>
      </w:r>
      <w:r w:rsidR="00D707C0">
        <w:rPr>
          <w:rFonts w:ascii="宋体" w:hAnsi="宋体" w:cs="宋体" w:hint="eastAsia"/>
          <w:sz w:val="28"/>
          <w:szCs w:val="28"/>
          <w:lang w:eastAsia="zh-CN"/>
        </w:rPr>
        <w:t>按照合同规定发运</w:t>
      </w:r>
      <w:r w:rsidR="00C97C9B">
        <w:rPr>
          <w:rFonts w:ascii="宋体" w:hAnsi="宋体" w:cs="宋体" w:hint="eastAsia"/>
          <w:sz w:val="28"/>
          <w:szCs w:val="28"/>
          <w:lang w:eastAsia="zh-CN"/>
        </w:rPr>
        <w:t>。</w:t>
      </w:r>
      <w:r>
        <w:rPr>
          <w:rFonts w:ascii="Times New Roman" w:hAnsi="Times New Roman" w:cs="宋体" w:hint="eastAsia"/>
          <w:sz w:val="28"/>
          <w:szCs w:val="28"/>
          <w:lang w:eastAsia="zh-CN" w:bidi="zh-CN"/>
        </w:rPr>
        <w:t>经营发展部应持续追踪</w:t>
      </w:r>
      <w:r w:rsidR="00861E1E">
        <w:rPr>
          <w:rFonts w:ascii="Times New Roman" w:hAnsi="Times New Roman" w:cs="宋体" w:hint="eastAsia"/>
          <w:sz w:val="28"/>
          <w:szCs w:val="28"/>
          <w:lang w:eastAsia="zh-CN" w:bidi="zh-CN"/>
        </w:rPr>
        <w:t>外</w:t>
      </w:r>
      <w:r w:rsidR="00EA58A7" w:rsidRPr="00E46BAD">
        <w:rPr>
          <w:rFonts w:ascii="Times New Roman" w:hAnsi="Times New Roman" w:cs="宋体" w:hint="eastAsia"/>
          <w:sz w:val="28"/>
          <w:szCs w:val="28"/>
          <w:lang w:eastAsia="zh-CN" w:bidi="zh-CN"/>
        </w:rPr>
        <w:t>协</w:t>
      </w:r>
      <w:r>
        <w:rPr>
          <w:rFonts w:ascii="Times New Roman" w:hAnsi="Times New Roman" w:cs="宋体" w:hint="eastAsia"/>
          <w:sz w:val="28"/>
          <w:szCs w:val="28"/>
          <w:lang w:eastAsia="zh-CN" w:bidi="zh-CN"/>
        </w:rPr>
        <w:t>加工进度，若有供应商存在突发情况，应紧急联系</w:t>
      </w:r>
      <w:r w:rsidR="004D4A73">
        <w:rPr>
          <w:rFonts w:ascii="Times New Roman" w:hAnsi="Times New Roman" w:cs="宋体" w:hint="eastAsia"/>
          <w:sz w:val="28"/>
          <w:szCs w:val="28"/>
          <w:lang w:eastAsia="zh-CN" w:bidi="zh-CN"/>
        </w:rPr>
        <w:t>项目管理部</w:t>
      </w:r>
      <w:r>
        <w:rPr>
          <w:rFonts w:ascii="Times New Roman" w:hAnsi="Times New Roman" w:cs="宋体" w:hint="eastAsia"/>
          <w:sz w:val="28"/>
          <w:szCs w:val="28"/>
          <w:lang w:eastAsia="zh-CN" w:bidi="zh-CN"/>
        </w:rPr>
        <w:t>项目助理，进行解决。</w:t>
      </w:r>
    </w:p>
    <w:p w14:paraId="657917B3" w14:textId="009FDF9B" w:rsidR="007A4229" w:rsidRDefault="00112E49" w:rsidP="001138DF">
      <w:pPr>
        <w:pStyle w:val="af4"/>
        <w:adjustRightInd w:val="0"/>
        <w:snapToGrid w:val="0"/>
        <w:spacing w:line="440" w:lineRule="exact"/>
        <w:ind w:firstLineChars="300" w:firstLine="840"/>
        <w:rPr>
          <w:rFonts w:ascii="宋体" w:hAnsi="宋体" w:cs="宋体" w:hint="eastAsia"/>
          <w:sz w:val="28"/>
          <w:szCs w:val="28"/>
          <w:lang w:eastAsia="zh-CN"/>
        </w:rPr>
      </w:pPr>
      <w:r>
        <w:rPr>
          <w:rFonts w:ascii="Times New Roman" w:hAnsi="Times New Roman" w:cs="宋体" w:hint="eastAsia"/>
          <w:sz w:val="28"/>
          <w:szCs w:val="28"/>
          <w:lang w:eastAsia="zh-CN" w:bidi="zh-CN"/>
        </w:rPr>
        <w:lastRenderedPageBreak/>
        <w:t xml:space="preserve">5.3.2 </w:t>
      </w:r>
      <w:r w:rsidRPr="008A1233">
        <w:rPr>
          <w:rFonts w:ascii="宋体" w:hAnsi="宋体" w:cs="宋体" w:hint="eastAsia"/>
          <w:sz w:val="28"/>
          <w:szCs w:val="28"/>
          <w:lang w:eastAsia="zh-CN"/>
        </w:rPr>
        <w:t>零件加工完成后，</w:t>
      </w:r>
      <w:r w:rsidR="008A1233">
        <w:rPr>
          <w:rFonts w:ascii="宋体" w:hAnsi="宋体" w:cs="宋体" w:hint="eastAsia"/>
          <w:sz w:val="28"/>
          <w:szCs w:val="28"/>
          <w:lang w:eastAsia="zh-CN"/>
        </w:rPr>
        <w:t>由</w:t>
      </w:r>
      <w:r w:rsidR="008A1233" w:rsidRPr="008A1233">
        <w:rPr>
          <w:rFonts w:ascii="宋体" w:hAnsi="宋体" w:cs="宋体" w:hint="eastAsia"/>
          <w:sz w:val="28"/>
          <w:szCs w:val="28"/>
          <w:lang w:eastAsia="zh-CN"/>
        </w:rPr>
        <w:t>复材车间对应工序接收零件</w:t>
      </w:r>
      <w:r w:rsidR="008A1233">
        <w:rPr>
          <w:rFonts w:ascii="宋体" w:hAnsi="宋体" w:cs="宋体" w:hint="eastAsia"/>
          <w:sz w:val="28"/>
          <w:szCs w:val="28"/>
          <w:lang w:eastAsia="zh-CN"/>
        </w:rPr>
        <w:t>、</w:t>
      </w:r>
      <w:r w:rsidRPr="008A1233">
        <w:rPr>
          <w:rFonts w:ascii="宋体" w:hAnsi="宋体" w:cs="宋体" w:hint="eastAsia"/>
          <w:sz w:val="28"/>
          <w:szCs w:val="28"/>
          <w:lang w:eastAsia="zh-CN"/>
        </w:rPr>
        <w:t>与供应商签署</w:t>
      </w:r>
      <w:r w:rsidR="00D268DA" w:rsidRPr="00D268DA">
        <w:rPr>
          <w:rFonts w:ascii="Times New Roman" w:hAnsi="Times New Roman" w:cs="宋体" w:hint="eastAsia"/>
          <w:sz w:val="28"/>
          <w:szCs w:val="28"/>
          <w:lang w:eastAsia="zh-CN" w:bidi="zh-CN"/>
        </w:rPr>
        <w:t>FM-P3-07-05</w:t>
      </w:r>
      <w:r w:rsidR="00D268DA" w:rsidRPr="00D268DA">
        <w:rPr>
          <w:rFonts w:ascii="宋体" w:hAnsi="宋体" w:cs="宋体" w:hint="eastAsia"/>
          <w:sz w:val="28"/>
          <w:szCs w:val="28"/>
          <w:lang w:eastAsia="zh-CN"/>
        </w:rPr>
        <w:t>零件对账单</w:t>
      </w:r>
      <w:r w:rsidRPr="008A1233">
        <w:rPr>
          <w:rFonts w:ascii="宋体" w:hAnsi="宋体" w:cs="宋体" w:hint="eastAsia"/>
          <w:sz w:val="28"/>
          <w:szCs w:val="28"/>
          <w:lang w:eastAsia="zh-CN"/>
        </w:rPr>
        <w:t>，并提交到质量安环部门。</w:t>
      </w:r>
    </w:p>
    <w:p w14:paraId="15AB7083" w14:textId="381ED702" w:rsidR="004D6D5F" w:rsidRPr="004D6D5F" w:rsidRDefault="004D6D5F" w:rsidP="001138DF">
      <w:pPr>
        <w:pStyle w:val="af4"/>
        <w:adjustRightInd w:val="0"/>
        <w:snapToGrid w:val="0"/>
        <w:spacing w:line="440" w:lineRule="exact"/>
        <w:ind w:firstLineChars="300" w:firstLine="840"/>
        <w:rPr>
          <w:rFonts w:ascii="宋体" w:hAnsi="宋体" w:cs="宋体" w:hint="eastAsia"/>
          <w:sz w:val="28"/>
          <w:szCs w:val="28"/>
          <w:highlight w:val="yellow"/>
          <w:lang w:eastAsia="zh-CN"/>
        </w:rPr>
      </w:pPr>
      <w:r>
        <w:rPr>
          <w:rFonts w:ascii="Times New Roman" w:hAnsi="Times New Roman" w:cs="宋体" w:hint="eastAsia"/>
          <w:sz w:val="28"/>
          <w:szCs w:val="28"/>
          <w:lang w:eastAsia="zh-CN" w:bidi="zh-CN"/>
        </w:rPr>
        <w:t>5.3.3</w:t>
      </w:r>
      <w:r>
        <w:rPr>
          <w:rFonts w:ascii="宋体" w:hAnsi="宋体" w:cs="宋体" w:hint="eastAsia"/>
          <w:sz w:val="28"/>
          <w:szCs w:val="28"/>
          <w:lang w:eastAsia="zh-CN"/>
        </w:rPr>
        <w:t xml:space="preserve"> 工装新制或返修完成后，由物资保障部负责接收，</w:t>
      </w:r>
      <w:r w:rsidR="009B137A">
        <w:rPr>
          <w:rFonts w:ascii="宋体" w:hAnsi="宋体" w:cs="宋体" w:hint="eastAsia"/>
          <w:sz w:val="28"/>
          <w:szCs w:val="28"/>
          <w:lang w:eastAsia="zh-CN"/>
        </w:rPr>
        <w:t>在生产管理系统中</w:t>
      </w:r>
      <w:r w:rsidR="004D7F05" w:rsidRPr="004D7F05">
        <w:rPr>
          <w:rFonts w:ascii="宋体" w:hAnsi="宋体" w:cs="宋体" w:hint="eastAsia"/>
          <w:sz w:val="28"/>
          <w:szCs w:val="28"/>
          <w:lang w:eastAsia="zh-CN"/>
        </w:rPr>
        <w:t>提</w:t>
      </w:r>
      <w:r w:rsidR="009B137A">
        <w:rPr>
          <w:rFonts w:ascii="宋体" w:hAnsi="宋体" w:cs="宋体" w:hint="eastAsia"/>
          <w:sz w:val="28"/>
          <w:szCs w:val="28"/>
          <w:lang w:eastAsia="zh-CN"/>
        </w:rPr>
        <w:t>检</w:t>
      </w:r>
      <w:r w:rsidR="004D7F05" w:rsidRPr="004D7F05">
        <w:rPr>
          <w:rFonts w:ascii="宋体" w:hAnsi="宋体" w:cs="宋体" w:hint="eastAsia"/>
          <w:sz w:val="28"/>
          <w:szCs w:val="28"/>
          <w:lang w:eastAsia="zh-CN"/>
        </w:rPr>
        <w:t>到质量安环部门。</w:t>
      </w:r>
    </w:p>
    <w:p w14:paraId="4AEC8C0F" w14:textId="797715AE" w:rsidR="003F6E31" w:rsidRDefault="00112E49" w:rsidP="004D7F05">
      <w:pPr>
        <w:pStyle w:val="af4"/>
        <w:adjustRightInd w:val="0"/>
        <w:snapToGrid w:val="0"/>
        <w:spacing w:line="440" w:lineRule="exact"/>
        <w:ind w:firstLineChars="300" w:firstLine="840"/>
        <w:rPr>
          <w:rFonts w:ascii="Times New Roman" w:hAnsi="Times New Roman" w:cs="宋体"/>
          <w:sz w:val="28"/>
          <w:szCs w:val="28"/>
          <w:lang w:eastAsia="zh-CN" w:bidi="zh-CN"/>
        </w:rPr>
      </w:pPr>
      <w:r>
        <w:rPr>
          <w:rFonts w:ascii="Times New Roman" w:hAnsi="Times New Roman" w:cs="宋体" w:hint="eastAsia"/>
          <w:sz w:val="28"/>
          <w:szCs w:val="28"/>
          <w:lang w:eastAsia="zh-CN" w:bidi="zh-CN"/>
        </w:rPr>
        <w:t>5.3.</w:t>
      </w:r>
      <w:r w:rsidR="00940214">
        <w:rPr>
          <w:rFonts w:ascii="Times New Roman" w:hAnsi="Times New Roman" w:cs="宋体" w:hint="eastAsia"/>
          <w:sz w:val="28"/>
          <w:szCs w:val="28"/>
          <w:lang w:eastAsia="zh-CN" w:bidi="zh-CN"/>
        </w:rPr>
        <w:t xml:space="preserve">4 </w:t>
      </w:r>
      <w:r w:rsidR="005C6F18" w:rsidRPr="008A1233">
        <w:rPr>
          <w:rFonts w:ascii="宋体" w:hAnsi="宋体" w:cs="宋体" w:hint="eastAsia"/>
          <w:sz w:val="28"/>
          <w:szCs w:val="28"/>
          <w:lang w:eastAsia="zh-CN"/>
        </w:rPr>
        <w:t>质量安环部</w:t>
      </w:r>
      <w:r>
        <w:rPr>
          <w:rFonts w:ascii="Times New Roman" w:hAnsi="Times New Roman" w:cs="宋体" w:hint="eastAsia"/>
          <w:sz w:val="28"/>
          <w:szCs w:val="28"/>
          <w:lang w:eastAsia="zh-CN" w:bidi="zh-CN"/>
        </w:rPr>
        <w:t>依据检验标准给出判定结果</w:t>
      </w:r>
      <w:r w:rsidR="00173E4B">
        <w:rPr>
          <w:rFonts w:ascii="Times New Roman" w:hAnsi="Times New Roman" w:cs="宋体" w:hint="eastAsia"/>
          <w:sz w:val="28"/>
          <w:szCs w:val="28"/>
          <w:lang w:eastAsia="zh-CN" w:bidi="zh-CN"/>
        </w:rPr>
        <w:t>。</w:t>
      </w:r>
    </w:p>
    <w:p w14:paraId="709B95FA" w14:textId="0635588F" w:rsidR="004D460A" w:rsidRDefault="00D249BB" w:rsidP="00D249BB">
      <w:pPr>
        <w:pStyle w:val="af4"/>
        <w:adjustRightInd w:val="0"/>
        <w:snapToGrid w:val="0"/>
        <w:spacing w:line="440" w:lineRule="exact"/>
        <w:ind w:firstLineChars="400" w:firstLine="1120"/>
        <w:rPr>
          <w:rFonts w:ascii="Times New Roman" w:hAnsi="Times New Roman" w:cs="宋体"/>
          <w:sz w:val="28"/>
          <w:szCs w:val="28"/>
          <w:lang w:eastAsia="zh-CN" w:bidi="zh-CN"/>
        </w:rPr>
      </w:pPr>
      <w:r>
        <w:rPr>
          <w:rFonts w:ascii="Times New Roman" w:hAnsi="Times New Roman" w:cs="宋体" w:hint="eastAsia"/>
          <w:sz w:val="28"/>
          <w:szCs w:val="28"/>
          <w:lang w:eastAsia="zh-CN" w:bidi="zh-CN"/>
        </w:rPr>
        <w:t xml:space="preserve">5.3.4.1 </w:t>
      </w:r>
      <w:r w:rsidR="00305BBC">
        <w:rPr>
          <w:rFonts w:ascii="Times New Roman" w:hAnsi="Times New Roman" w:cs="宋体" w:hint="eastAsia"/>
          <w:sz w:val="28"/>
          <w:szCs w:val="28"/>
          <w:lang w:eastAsia="zh-CN" w:bidi="zh-CN"/>
        </w:rPr>
        <w:t>外</w:t>
      </w:r>
      <w:r w:rsidR="00EA58A7">
        <w:rPr>
          <w:rFonts w:ascii="Times New Roman" w:hAnsi="Times New Roman" w:cs="宋体" w:hint="eastAsia"/>
          <w:sz w:val="28"/>
          <w:szCs w:val="28"/>
          <w:lang w:eastAsia="zh-CN" w:bidi="zh-CN"/>
        </w:rPr>
        <w:t>协</w:t>
      </w:r>
      <w:r w:rsidR="00305BBC">
        <w:rPr>
          <w:rFonts w:ascii="Times New Roman" w:hAnsi="Times New Roman" w:cs="宋体" w:hint="eastAsia"/>
          <w:sz w:val="28"/>
          <w:szCs w:val="28"/>
          <w:lang w:eastAsia="zh-CN" w:bidi="zh-CN"/>
        </w:rPr>
        <w:t>零件合格→签收、入库</w:t>
      </w:r>
      <w:r w:rsidR="002D1CBA">
        <w:rPr>
          <w:rFonts w:ascii="Times New Roman" w:hAnsi="Times New Roman" w:cs="宋体" w:hint="eastAsia"/>
          <w:sz w:val="28"/>
          <w:szCs w:val="28"/>
          <w:lang w:eastAsia="zh-CN" w:bidi="zh-CN"/>
        </w:rPr>
        <w:t>。</w:t>
      </w:r>
    </w:p>
    <w:p w14:paraId="08303DCC" w14:textId="7A8BEE31" w:rsidR="00D249BB" w:rsidRDefault="004D460A" w:rsidP="00D249BB">
      <w:pPr>
        <w:pStyle w:val="af4"/>
        <w:adjustRightInd w:val="0"/>
        <w:snapToGrid w:val="0"/>
        <w:spacing w:line="440" w:lineRule="exact"/>
        <w:ind w:firstLineChars="400" w:firstLine="1120"/>
        <w:rPr>
          <w:rFonts w:ascii="宋体" w:hAnsi="宋体" w:cs="宋体" w:hint="eastAsia"/>
          <w:sz w:val="28"/>
          <w:szCs w:val="28"/>
          <w:lang w:eastAsia="zh-CN"/>
        </w:rPr>
      </w:pPr>
      <w:r>
        <w:rPr>
          <w:rFonts w:ascii="Times New Roman" w:hAnsi="Times New Roman" w:cs="宋体" w:hint="eastAsia"/>
          <w:sz w:val="28"/>
          <w:szCs w:val="28"/>
          <w:lang w:eastAsia="zh-CN" w:bidi="zh-CN"/>
        </w:rPr>
        <w:t xml:space="preserve">5.3.4.2 </w:t>
      </w:r>
      <w:r w:rsidR="004D7F05">
        <w:rPr>
          <w:rFonts w:ascii="Times New Roman" w:hAnsi="Times New Roman" w:cs="宋体" w:hint="eastAsia"/>
          <w:sz w:val="28"/>
          <w:szCs w:val="28"/>
          <w:lang w:eastAsia="zh-CN" w:bidi="zh-CN"/>
        </w:rPr>
        <w:t>外</w:t>
      </w:r>
      <w:r w:rsidR="00EA58A7">
        <w:rPr>
          <w:rFonts w:ascii="Times New Roman" w:hAnsi="Times New Roman" w:cs="宋体" w:hint="eastAsia"/>
          <w:sz w:val="28"/>
          <w:szCs w:val="28"/>
          <w:lang w:eastAsia="zh-CN" w:bidi="zh-CN"/>
        </w:rPr>
        <w:t>协</w:t>
      </w:r>
      <w:r w:rsidR="004D7F05">
        <w:rPr>
          <w:rFonts w:ascii="Times New Roman" w:hAnsi="Times New Roman" w:cs="宋体" w:hint="eastAsia"/>
          <w:sz w:val="28"/>
          <w:szCs w:val="28"/>
          <w:lang w:eastAsia="zh-CN" w:bidi="zh-CN"/>
        </w:rPr>
        <w:t>零件</w:t>
      </w:r>
      <w:r w:rsidR="00305BBC">
        <w:rPr>
          <w:rFonts w:ascii="Times New Roman" w:hAnsi="Times New Roman" w:cs="宋体" w:hint="eastAsia"/>
          <w:sz w:val="28"/>
          <w:szCs w:val="28"/>
          <w:lang w:eastAsia="zh-CN" w:bidi="zh-CN"/>
        </w:rPr>
        <w:t>不合格→</w:t>
      </w:r>
      <w:r w:rsidR="00305BBC">
        <w:rPr>
          <w:rFonts w:ascii="宋体" w:hAnsi="宋体" w:cs="宋体" w:hint="eastAsia"/>
          <w:sz w:val="28"/>
          <w:szCs w:val="28"/>
          <w:lang w:eastAsia="zh-CN"/>
        </w:rPr>
        <w:t>质量安环部门</w:t>
      </w:r>
      <w:r w:rsidR="00305BBC">
        <w:rPr>
          <w:rFonts w:ascii="Times New Roman" w:hAnsi="Times New Roman" w:cs="宋体" w:hint="eastAsia"/>
          <w:sz w:val="28"/>
          <w:szCs w:val="28"/>
          <w:lang w:eastAsia="zh-CN" w:bidi="zh-CN"/>
        </w:rPr>
        <w:t>开具</w:t>
      </w:r>
      <w:r w:rsidR="0069312F" w:rsidRPr="00181008">
        <w:rPr>
          <w:rFonts w:ascii="Times New Roman" w:hAnsi="Times New Roman" w:cs="宋体" w:hint="eastAsia"/>
          <w:sz w:val="28"/>
          <w:szCs w:val="28"/>
          <w:lang w:eastAsia="zh-CN" w:bidi="zh-CN"/>
        </w:rPr>
        <w:t>FM1404-09A</w:t>
      </w:r>
      <w:r w:rsidR="0069312F">
        <w:rPr>
          <w:rFonts w:ascii="Times New Roman" w:hAnsi="Times New Roman" w:cs="宋体" w:hint="eastAsia"/>
          <w:sz w:val="28"/>
          <w:szCs w:val="28"/>
          <w:lang w:eastAsia="zh-CN" w:bidi="zh-CN"/>
        </w:rPr>
        <w:t>《</w:t>
      </w:r>
      <w:r w:rsidR="0069312F">
        <w:rPr>
          <w:rFonts w:ascii="宋体" w:hAnsi="宋体" w:cs="宋体" w:hint="eastAsia"/>
          <w:sz w:val="28"/>
          <w:szCs w:val="28"/>
          <w:lang w:eastAsia="zh-CN"/>
        </w:rPr>
        <w:t>废品卡片</w:t>
      </w:r>
      <w:r w:rsidR="0069312F">
        <w:rPr>
          <w:rFonts w:ascii="Times New Roman" w:hAnsi="Times New Roman" w:cs="宋体" w:hint="eastAsia"/>
          <w:sz w:val="28"/>
          <w:szCs w:val="28"/>
          <w:lang w:eastAsia="zh-CN" w:bidi="zh-CN"/>
        </w:rPr>
        <w:t>》</w:t>
      </w:r>
      <w:r w:rsidR="005D4115">
        <w:rPr>
          <w:rFonts w:ascii="Times New Roman" w:hAnsi="Times New Roman" w:cs="宋体" w:hint="eastAsia"/>
          <w:sz w:val="28"/>
          <w:szCs w:val="28"/>
          <w:lang w:eastAsia="zh-CN" w:bidi="zh-CN"/>
        </w:rPr>
        <w:t>，</w:t>
      </w:r>
      <w:r w:rsidR="00305BBC">
        <w:rPr>
          <w:rFonts w:ascii="宋体" w:hAnsi="宋体" w:cs="宋体" w:hint="eastAsia"/>
          <w:sz w:val="28"/>
          <w:szCs w:val="28"/>
          <w:lang w:eastAsia="zh-CN"/>
        </w:rPr>
        <w:t>并将废品卡片交由财务部门进行成本核算。</w:t>
      </w:r>
      <w:r w:rsidR="00CC65D2">
        <w:rPr>
          <w:rFonts w:ascii="宋体" w:hAnsi="宋体" w:cs="宋体" w:hint="eastAsia"/>
          <w:sz w:val="28"/>
          <w:szCs w:val="28"/>
          <w:lang w:eastAsia="zh-CN"/>
        </w:rPr>
        <w:t>质量安环部应在自收到零件起7个工作日内</w:t>
      </w:r>
      <w:r w:rsidR="00305BBC">
        <w:rPr>
          <w:rFonts w:ascii="宋体" w:hAnsi="宋体" w:cs="宋体" w:hint="eastAsia"/>
          <w:sz w:val="28"/>
          <w:szCs w:val="28"/>
          <w:lang w:eastAsia="zh-CN"/>
        </w:rPr>
        <w:t>将签字完成的对账单交给经营发展部定额员进行签字结算。</w:t>
      </w:r>
    </w:p>
    <w:p w14:paraId="1CAAE64F" w14:textId="100EE2F0" w:rsidR="007B09EE" w:rsidRDefault="00394C8A" w:rsidP="00173E4B">
      <w:pPr>
        <w:pStyle w:val="af4"/>
        <w:adjustRightInd w:val="0"/>
        <w:snapToGrid w:val="0"/>
        <w:spacing w:line="440" w:lineRule="exact"/>
        <w:ind w:firstLineChars="400" w:firstLine="1120"/>
        <w:rPr>
          <w:rFonts w:ascii="宋体" w:hAnsi="宋体" w:cs="宋体" w:hint="eastAsia"/>
          <w:color w:val="EE0000"/>
          <w:sz w:val="28"/>
          <w:szCs w:val="28"/>
          <w:lang w:eastAsia="zh-CN"/>
        </w:rPr>
      </w:pPr>
      <w:r>
        <w:rPr>
          <w:rFonts w:ascii="Times New Roman" w:hAnsi="Times New Roman" w:cs="宋体" w:hint="eastAsia"/>
          <w:sz w:val="28"/>
          <w:szCs w:val="28"/>
          <w:lang w:eastAsia="zh-CN" w:bidi="zh-CN"/>
        </w:rPr>
        <w:t>5.3.4.</w:t>
      </w:r>
      <w:r w:rsidR="004D460A">
        <w:rPr>
          <w:rFonts w:ascii="Times New Roman" w:hAnsi="Times New Roman" w:cs="宋体" w:hint="eastAsia"/>
          <w:sz w:val="28"/>
          <w:szCs w:val="28"/>
          <w:lang w:eastAsia="zh-CN" w:bidi="zh-CN"/>
        </w:rPr>
        <w:t>3</w:t>
      </w:r>
      <w:r>
        <w:rPr>
          <w:rFonts w:ascii="Times New Roman" w:hAnsi="Times New Roman" w:cs="宋体" w:hint="eastAsia"/>
          <w:sz w:val="28"/>
          <w:szCs w:val="28"/>
          <w:lang w:eastAsia="zh-CN" w:bidi="zh-CN"/>
        </w:rPr>
        <w:t xml:space="preserve"> </w:t>
      </w:r>
      <w:r w:rsidR="00305BBC" w:rsidRPr="00807481">
        <w:rPr>
          <w:rFonts w:ascii="Times New Roman" w:hAnsi="Times New Roman" w:cs="宋体" w:hint="eastAsia"/>
          <w:sz w:val="28"/>
          <w:szCs w:val="28"/>
          <w:lang w:eastAsia="zh-CN" w:bidi="zh-CN"/>
        </w:rPr>
        <w:t>外</w:t>
      </w:r>
      <w:r w:rsidR="00EA58A7">
        <w:rPr>
          <w:rFonts w:ascii="Times New Roman" w:hAnsi="Times New Roman" w:cs="宋体" w:hint="eastAsia"/>
          <w:sz w:val="28"/>
          <w:szCs w:val="28"/>
          <w:lang w:eastAsia="zh-CN" w:bidi="zh-CN"/>
        </w:rPr>
        <w:t>协</w:t>
      </w:r>
      <w:r w:rsidR="00305BBC" w:rsidRPr="00807481">
        <w:rPr>
          <w:rFonts w:ascii="Times New Roman" w:hAnsi="Times New Roman" w:cs="宋体" w:hint="eastAsia"/>
          <w:sz w:val="28"/>
          <w:szCs w:val="28"/>
          <w:lang w:eastAsia="zh-CN" w:bidi="zh-CN"/>
        </w:rPr>
        <w:t>工装合格→质量安环部</w:t>
      </w:r>
      <w:r w:rsidR="00807481" w:rsidRPr="00807481">
        <w:rPr>
          <w:rFonts w:ascii="Times New Roman" w:hAnsi="Times New Roman" w:cs="宋体" w:hint="eastAsia"/>
          <w:sz w:val="28"/>
          <w:szCs w:val="28"/>
          <w:lang w:eastAsia="zh-CN" w:bidi="zh-CN"/>
        </w:rPr>
        <w:t>应</w:t>
      </w:r>
      <w:r w:rsidR="00951733" w:rsidRPr="00807481">
        <w:rPr>
          <w:rFonts w:ascii="Times New Roman" w:hAnsi="Times New Roman" w:cs="宋体" w:hint="eastAsia"/>
          <w:sz w:val="28"/>
          <w:szCs w:val="28"/>
          <w:lang w:eastAsia="zh-CN" w:bidi="zh-CN"/>
        </w:rPr>
        <w:t>记录</w:t>
      </w:r>
      <w:r w:rsidR="004E696F" w:rsidRPr="00807481">
        <w:rPr>
          <w:rFonts w:ascii="Times New Roman" w:hAnsi="Times New Roman" w:cs="宋体" w:hint="eastAsia"/>
          <w:sz w:val="28"/>
          <w:szCs w:val="28"/>
          <w:lang w:eastAsia="zh-CN" w:bidi="zh-CN"/>
        </w:rPr>
        <w:t>有效</w:t>
      </w:r>
      <w:r w:rsidR="00951733" w:rsidRPr="00807481">
        <w:rPr>
          <w:rFonts w:ascii="Times New Roman" w:hAnsi="Times New Roman" w:cs="宋体" w:hint="eastAsia"/>
          <w:sz w:val="28"/>
          <w:szCs w:val="28"/>
          <w:lang w:eastAsia="zh-CN" w:bidi="zh-CN"/>
        </w:rPr>
        <w:t>信息</w:t>
      </w:r>
      <w:r w:rsidR="00305BBC" w:rsidRPr="00807481">
        <w:rPr>
          <w:rFonts w:ascii="Times New Roman" w:hAnsi="Times New Roman" w:cs="宋体" w:hint="eastAsia"/>
          <w:sz w:val="28"/>
          <w:szCs w:val="28"/>
          <w:lang w:eastAsia="zh-CN" w:bidi="zh-CN"/>
        </w:rPr>
        <w:t>，</w:t>
      </w:r>
      <w:r w:rsidR="004E696F" w:rsidRPr="00807481">
        <w:rPr>
          <w:rFonts w:ascii="Times New Roman" w:hAnsi="Times New Roman" w:cs="宋体" w:hint="eastAsia"/>
          <w:sz w:val="28"/>
          <w:szCs w:val="28"/>
          <w:lang w:eastAsia="zh-CN" w:bidi="zh-CN"/>
        </w:rPr>
        <w:t>确保工装返修可追溯，</w:t>
      </w:r>
      <w:r w:rsidR="00877235" w:rsidRPr="00807481">
        <w:rPr>
          <w:rFonts w:ascii="Times New Roman" w:hAnsi="Times New Roman" w:cs="宋体" w:hint="eastAsia"/>
          <w:sz w:val="28"/>
          <w:szCs w:val="28"/>
          <w:lang w:eastAsia="zh-CN" w:bidi="zh-CN"/>
        </w:rPr>
        <w:t>物资保障部</w:t>
      </w:r>
      <w:r w:rsidR="00EA78DD" w:rsidRPr="00807481">
        <w:rPr>
          <w:rFonts w:ascii="Times New Roman" w:hAnsi="Times New Roman" w:cs="宋体" w:hint="eastAsia"/>
          <w:sz w:val="28"/>
          <w:szCs w:val="28"/>
          <w:lang w:eastAsia="zh-CN" w:bidi="zh-CN"/>
        </w:rPr>
        <w:t>应</w:t>
      </w:r>
      <w:r w:rsidR="00877235" w:rsidRPr="00807481">
        <w:rPr>
          <w:rFonts w:ascii="Times New Roman" w:hAnsi="Times New Roman" w:cs="宋体" w:hint="eastAsia"/>
          <w:sz w:val="28"/>
          <w:szCs w:val="28"/>
          <w:lang w:eastAsia="zh-CN" w:bidi="zh-CN"/>
        </w:rPr>
        <w:t>在质量安环部</w:t>
      </w:r>
      <w:r w:rsidR="006A4FAC" w:rsidRPr="00807481">
        <w:rPr>
          <w:rFonts w:ascii="Times New Roman" w:hAnsi="Times New Roman" w:cs="宋体" w:hint="eastAsia"/>
          <w:sz w:val="28"/>
          <w:szCs w:val="28"/>
          <w:lang w:eastAsia="zh-CN" w:bidi="zh-CN"/>
        </w:rPr>
        <w:t>检验合格</w:t>
      </w:r>
      <w:r w:rsidR="00877235" w:rsidRPr="00807481">
        <w:rPr>
          <w:rFonts w:ascii="Times New Roman" w:hAnsi="Times New Roman" w:cs="宋体" w:hint="eastAsia"/>
          <w:sz w:val="28"/>
          <w:szCs w:val="28"/>
          <w:lang w:eastAsia="zh-CN" w:bidi="zh-CN"/>
        </w:rPr>
        <w:t>后签</w:t>
      </w:r>
      <w:r w:rsidR="00AC09B8" w:rsidRPr="001C45BD">
        <w:rPr>
          <w:rFonts w:ascii="Times New Roman" w:hAnsi="Times New Roman" w:hint="eastAsia"/>
          <w:sz w:val="28"/>
          <w:lang w:eastAsia="zh-CN" w:bidi="ar-SA"/>
        </w:rPr>
        <w:t>FM-P3-07-0</w:t>
      </w:r>
      <w:r w:rsidR="00AC09B8">
        <w:rPr>
          <w:rFonts w:ascii="Times New Roman" w:hAnsi="Times New Roman" w:hint="eastAsia"/>
          <w:sz w:val="28"/>
          <w:lang w:eastAsia="zh-CN" w:bidi="ar-SA"/>
        </w:rPr>
        <w:t>7</w:t>
      </w:r>
      <w:r w:rsidR="00AC09B8">
        <w:rPr>
          <w:rFonts w:ascii="Times New Roman" w:hAnsi="Times New Roman" w:hint="eastAsia"/>
          <w:sz w:val="28"/>
          <w:lang w:eastAsia="zh-CN" w:bidi="ar-SA"/>
        </w:rPr>
        <w:t>工装</w:t>
      </w:r>
      <w:r w:rsidR="00877235" w:rsidRPr="00807481">
        <w:rPr>
          <w:rFonts w:ascii="Times New Roman" w:hAnsi="Times New Roman" w:cs="宋体" w:hint="eastAsia"/>
          <w:sz w:val="28"/>
          <w:szCs w:val="28"/>
          <w:lang w:eastAsia="zh-CN" w:bidi="zh-CN"/>
        </w:rPr>
        <w:t>接收确认单，并交由</w:t>
      </w:r>
      <w:r w:rsidR="00877235" w:rsidRPr="00807481">
        <w:rPr>
          <w:rFonts w:ascii="宋体" w:hAnsi="宋体" w:cs="宋体" w:hint="eastAsia"/>
          <w:sz w:val="28"/>
          <w:szCs w:val="28"/>
          <w:lang w:eastAsia="zh-CN"/>
        </w:rPr>
        <w:t>经营发展部进行签字结算。</w:t>
      </w:r>
    </w:p>
    <w:p w14:paraId="6D78DB58" w14:textId="5C91A71B" w:rsidR="00C639E0" w:rsidRPr="00AE49A3" w:rsidRDefault="00EA0DE9" w:rsidP="00AE49A3">
      <w:pPr>
        <w:pStyle w:val="af4"/>
        <w:adjustRightInd w:val="0"/>
        <w:snapToGrid w:val="0"/>
        <w:spacing w:line="440" w:lineRule="exact"/>
        <w:ind w:firstLineChars="400" w:firstLine="1120"/>
        <w:rPr>
          <w:ins w:id="1" w:author="K75" w:date="2025-09-03T11:18:00Z" w16du:dateUtc="2025-09-03T03:18:00Z"/>
          <w:rFonts w:ascii="Times New Roman" w:hAnsi="Times New Roman" w:cs="宋体"/>
          <w:sz w:val="28"/>
          <w:szCs w:val="28"/>
          <w:lang w:eastAsia="zh-CN" w:bidi="zh-CN"/>
        </w:rPr>
      </w:pPr>
      <w:r>
        <w:rPr>
          <w:rFonts w:ascii="Times New Roman" w:hAnsi="Times New Roman" w:cs="宋体" w:hint="eastAsia"/>
          <w:sz w:val="28"/>
          <w:szCs w:val="28"/>
          <w:lang w:eastAsia="zh-CN" w:bidi="zh-CN"/>
        </w:rPr>
        <w:t>5.3.4.</w:t>
      </w:r>
      <w:r w:rsidR="004D460A">
        <w:rPr>
          <w:rFonts w:ascii="Times New Roman" w:hAnsi="Times New Roman" w:cs="宋体" w:hint="eastAsia"/>
          <w:sz w:val="28"/>
          <w:szCs w:val="28"/>
          <w:lang w:eastAsia="zh-CN" w:bidi="zh-CN"/>
        </w:rPr>
        <w:t>4</w:t>
      </w:r>
      <w:r>
        <w:rPr>
          <w:rFonts w:ascii="Times New Roman" w:hAnsi="Times New Roman" w:cs="宋体" w:hint="eastAsia"/>
          <w:sz w:val="28"/>
          <w:szCs w:val="28"/>
          <w:lang w:eastAsia="zh-CN" w:bidi="zh-CN"/>
        </w:rPr>
        <w:t xml:space="preserve"> </w:t>
      </w:r>
      <w:r w:rsidR="005D4115" w:rsidRPr="00807481">
        <w:rPr>
          <w:rFonts w:ascii="Times New Roman" w:hAnsi="Times New Roman" w:cs="宋体" w:hint="eastAsia"/>
          <w:sz w:val="28"/>
          <w:szCs w:val="28"/>
          <w:lang w:eastAsia="zh-CN" w:bidi="zh-CN"/>
        </w:rPr>
        <w:t>外</w:t>
      </w:r>
      <w:r w:rsidR="00EA58A7">
        <w:rPr>
          <w:rFonts w:ascii="Times New Roman" w:hAnsi="Times New Roman" w:cs="宋体" w:hint="eastAsia"/>
          <w:sz w:val="28"/>
          <w:szCs w:val="28"/>
          <w:lang w:eastAsia="zh-CN" w:bidi="zh-CN"/>
        </w:rPr>
        <w:t>协</w:t>
      </w:r>
      <w:r w:rsidR="005D4115" w:rsidRPr="00807481">
        <w:rPr>
          <w:rFonts w:ascii="Times New Roman" w:hAnsi="Times New Roman" w:cs="宋体" w:hint="eastAsia"/>
          <w:sz w:val="28"/>
          <w:szCs w:val="28"/>
          <w:lang w:eastAsia="zh-CN" w:bidi="zh-CN"/>
        </w:rPr>
        <w:t>工装不合格</w:t>
      </w:r>
      <w:r w:rsidR="00305BBC" w:rsidRPr="00807481">
        <w:rPr>
          <w:rFonts w:ascii="Times New Roman" w:hAnsi="Times New Roman" w:cs="宋体" w:hint="eastAsia"/>
          <w:sz w:val="28"/>
          <w:szCs w:val="28"/>
          <w:lang w:eastAsia="zh-CN" w:bidi="zh-CN"/>
        </w:rPr>
        <w:t>→</w:t>
      </w:r>
      <w:r w:rsidR="00807481" w:rsidRPr="00807481">
        <w:rPr>
          <w:rFonts w:ascii="Times New Roman" w:hAnsi="Times New Roman" w:cs="宋体" w:hint="eastAsia"/>
          <w:sz w:val="28"/>
          <w:szCs w:val="28"/>
          <w:lang w:eastAsia="zh-CN" w:bidi="zh-CN"/>
        </w:rPr>
        <w:t>质量安环部</w:t>
      </w:r>
      <w:r w:rsidR="005D4115" w:rsidRPr="00807481">
        <w:rPr>
          <w:rFonts w:ascii="宋体" w:hAnsi="宋体" w:cs="宋体" w:hint="eastAsia"/>
          <w:sz w:val="28"/>
          <w:szCs w:val="28"/>
          <w:lang w:eastAsia="zh-CN"/>
        </w:rPr>
        <w:t>应</w:t>
      </w:r>
      <w:r w:rsidR="00807481" w:rsidRPr="00807481">
        <w:rPr>
          <w:rFonts w:ascii="宋体" w:hAnsi="宋体" w:cs="宋体" w:hint="eastAsia"/>
          <w:sz w:val="28"/>
          <w:szCs w:val="28"/>
          <w:lang w:eastAsia="zh-CN"/>
        </w:rPr>
        <w:t>开具</w:t>
      </w:r>
      <w:r w:rsidR="00807481" w:rsidRPr="00807481">
        <w:rPr>
          <w:rFonts w:ascii="Times New Roman" w:hAnsi="Times New Roman" w:cs="宋体" w:hint="eastAsia"/>
          <w:sz w:val="28"/>
          <w:szCs w:val="28"/>
          <w:lang w:eastAsia="zh-CN" w:bidi="zh-CN"/>
        </w:rPr>
        <w:t>FM-S5-05-05</w:t>
      </w:r>
      <w:r w:rsidR="00807481" w:rsidRPr="00807481">
        <w:rPr>
          <w:rFonts w:ascii="宋体" w:hAnsi="宋体" w:cs="宋体" w:hint="eastAsia"/>
          <w:sz w:val="28"/>
          <w:szCs w:val="28"/>
          <w:lang w:eastAsia="zh-CN"/>
        </w:rPr>
        <w:t>不合格工装通知单，将工装</w:t>
      </w:r>
      <w:r w:rsidR="005D4115" w:rsidRPr="00807481">
        <w:rPr>
          <w:rFonts w:ascii="宋体" w:hAnsi="宋体" w:cs="宋体" w:hint="eastAsia"/>
          <w:sz w:val="28"/>
          <w:szCs w:val="28"/>
          <w:lang w:eastAsia="zh-CN"/>
        </w:rPr>
        <w:t>退回</w:t>
      </w:r>
      <w:r w:rsidR="00807481" w:rsidRPr="00807481">
        <w:rPr>
          <w:rFonts w:ascii="宋体" w:hAnsi="宋体" w:cs="宋体" w:hint="eastAsia"/>
          <w:sz w:val="28"/>
          <w:szCs w:val="28"/>
          <w:lang w:eastAsia="zh-CN"/>
        </w:rPr>
        <w:t>派工执行</w:t>
      </w:r>
      <w:r w:rsidR="005D4115" w:rsidRPr="00807481">
        <w:rPr>
          <w:rFonts w:ascii="宋体" w:hAnsi="宋体" w:cs="宋体" w:hint="eastAsia"/>
          <w:sz w:val="28"/>
          <w:szCs w:val="28"/>
          <w:lang w:eastAsia="zh-CN"/>
        </w:rPr>
        <w:t>单位</w:t>
      </w:r>
      <w:r w:rsidR="00BF4CA1" w:rsidRPr="00807481">
        <w:rPr>
          <w:rFonts w:ascii="宋体" w:hAnsi="宋体" w:cs="宋体" w:hint="eastAsia"/>
          <w:sz w:val="28"/>
          <w:szCs w:val="28"/>
          <w:lang w:eastAsia="zh-CN"/>
        </w:rPr>
        <w:t>，在合同规定时间范围内</w:t>
      </w:r>
      <w:r w:rsidR="005D4115" w:rsidRPr="00807481">
        <w:rPr>
          <w:rFonts w:ascii="宋体" w:hAnsi="宋体" w:cs="宋体" w:hint="eastAsia"/>
          <w:sz w:val="28"/>
          <w:szCs w:val="28"/>
          <w:lang w:eastAsia="zh-CN"/>
        </w:rPr>
        <w:t>返修</w:t>
      </w:r>
      <w:r w:rsidR="00A638DD" w:rsidRPr="00807481">
        <w:rPr>
          <w:rFonts w:ascii="Times New Roman" w:hAnsi="Times New Roman" w:cs="宋体" w:hint="eastAsia"/>
          <w:sz w:val="28"/>
          <w:szCs w:val="28"/>
          <w:lang w:eastAsia="zh-CN" w:bidi="zh-CN"/>
        </w:rPr>
        <w:t>，</w:t>
      </w:r>
      <w:r w:rsidR="00A9248D" w:rsidRPr="00807481">
        <w:rPr>
          <w:rFonts w:ascii="Times New Roman" w:hAnsi="Times New Roman" w:cs="宋体" w:hint="eastAsia"/>
          <w:sz w:val="28"/>
          <w:szCs w:val="28"/>
          <w:lang w:eastAsia="zh-CN" w:bidi="zh-CN"/>
        </w:rPr>
        <w:t>经</w:t>
      </w:r>
      <w:r w:rsidR="00A638DD" w:rsidRPr="00807481">
        <w:rPr>
          <w:rFonts w:ascii="Times New Roman" w:hAnsi="Times New Roman" w:cs="宋体" w:hint="eastAsia"/>
          <w:sz w:val="28"/>
          <w:szCs w:val="28"/>
          <w:lang w:eastAsia="zh-CN" w:bidi="zh-CN"/>
        </w:rPr>
        <w:t>返修的外</w:t>
      </w:r>
      <w:r w:rsidR="00EA58A7">
        <w:rPr>
          <w:rFonts w:ascii="Times New Roman" w:hAnsi="Times New Roman" w:cs="宋体" w:hint="eastAsia"/>
          <w:sz w:val="28"/>
          <w:szCs w:val="28"/>
          <w:lang w:eastAsia="zh-CN" w:bidi="zh-CN"/>
        </w:rPr>
        <w:t>协</w:t>
      </w:r>
      <w:r w:rsidR="00A638DD" w:rsidRPr="00807481">
        <w:rPr>
          <w:rFonts w:ascii="Times New Roman" w:hAnsi="Times New Roman" w:cs="宋体" w:hint="eastAsia"/>
          <w:sz w:val="28"/>
          <w:szCs w:val="28"/>
          <w:lang w:eastAsia="zh-CN" w:bidi="zh-CN"/>
        </w:rPr>
        <w:t>工装</w:t>
      </w:r>
      <w:r w:rsidR="00C82982" w:rsidRPr="00807481">
        <w:rPr>
          <w:rFonts w:ascii="Times New Roman" w:hAnsi="Times New Roman" w:cs="宋体" w:hint="eastAsia"/>
          <w:sz w:val="28"/>
          <w:szCs w:val="28"/>
          <w:lang w:eastAsia="zh-CN" w:bidi="zh-CN"/>
        </w:rPr>
        <w:t>仍</w:t>
      </w:r>
      <w:r w:rsidR="00A9248D" w:rsidRPr="00807481">
        <w:rPr>
          <w:rFonts w:ascii="Times New Roman" w:hAnsi="Times New Roman" w:cs="宋体" w:hint="eastAsia"/>
          <w:sz w:val="28"/>
          <w:szCs w:val="28"/>
          <w:lang w:eastAsia="zh-CN" w:bidi="zh-CN"/>
        </w:rPr>
        <w:t>应执行接收、检验流程</w:t>
      </w:r>
      <w:r w:rsidR="00A638DD" w:rsidRPr="00807481">
        <w:rPr>
          <w:rFonts w:ascii="Times New Roman" w:hAnsi="Times New Roman" w:cs="宋体" w:hint="eastAsia"/>
          <w:sz w:val="28"/>
          <w:szCs w:val="28"/>
          <w:lang w:eastAsia="zh-CN" w:bidi="zh-CN"/>
        </w:rPr>
        <w:t>。</w:t>
      </w:r>
    </w:p>
    <w:p w14:paraId="1963E7D9" w14:textId="688CD387" w:rsidR="007A4229" w:rsidRDefault="00112E49" w:rsidP="00762A5C">
      <w:pPr>
        <w:pStyle w:val="af4"/>
        <w:adjustRightInd w:val="0"/>
        <w:snapToGrid w:val="0"/>
        <w:spacing w:beforeLines="50" w:before="163" w:afterLines="50" w:after="163"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 xml:space="preserve">5.4 </w:t>
      </w:r>
      <w:r w:rsidR="006F2FAB">
        <w:rPr>
          <w:rFonts w:ascii="Times New Roman" w:hAnsi="Times New Roman" w:cs="宋体" w:hint="eastAsia"/>
          <w:sz w:val="28"/>
          <w:szCs w:val="28"/>
          <w:lang w:eastAsia="zh-CN" w:bidi="zh-CN"/>
        </w:rPr>
        <w:t>外</w:t>
      </w:r>
      <w:r w:rsidR="00EA58A7">
        <w:rPr>
          <w:rFonts w:ascii="Times New Roman" w:hAnsi="Times New Roman" w:cs="宋体" w:hint="eastAsia"/>
          <w:sz w:val="28"/>
          <w:szCs w:val="28"/>
          <w:lang w:eastAsia="zh-CN" w:bidi="zh-CN"/>
        </w:rPr>
        <w:t>协</w:t>
      </w:r>
      <w:r w:rsidR="006F2FAB">
        <w:rPr>
          <w:rFonts w:ascii="Times New Roman" w:hAnsi="Times New Roman" w:cs="宋体" w:hint="eastAsia"/>
          <w:sz w:val="28"/>
          <w:szCs w:val="28"/>
          <w:lang w:eastAsia="zh-CN" w:bidi="zh-CN"/>
        </w:rPr>
        <w:t>零件</w:t>
      </w:r>
      <w:r w:rsidR="00E3541F">
        <w:rPr>
          <w:rFonts w:ascii="Times New Roman" w:hAnsi="Times New Roman" w:cs="宋体" w:hint="eastAsia"/>
          <w:sz w:val="28"/>
          <w:szCs w:val="28"/>
          <w:lang w:eastAsia="zh-CN" w:bidi="zh-CN"/>
        </w:rPr>
        <w:t>/</w:t>
      </w:r>
      <w:r w:rsidR="00E3541F">
        <w:rPr>
          <w:rFonts w:ascii="Times New Roman" w:hAnsi="Times New Roman" w:cs="宋体" w:hint="eastAsia"/>
          <w:sz w:val="28"/>
          <w:szCs w:val="28"/>
          <w:lang w:eastAsia="zh-CN" w:bidi="zh-CN"/>
        </w:rPr>
        <w:t>工装</w:t>
      </w:r>
      <w:r>
        <w:rPr>
          <w:rFonts w:ascii="Times New Roman" w:hAnsi="Times New Roman" w:cs="宋体" w:hint="eastAsia"/>
          <w:sz w:val="28"/>
          <w:szCs w:val="28"/>
          <w:lang w:eastAsia="zh-CN" w:bidi="zh-CN"/>
        </w:rPr>
        <w:t>不合格处理流程</w:t>
      </w:r>
    </w:p>
    <w:p w14:paraId="28C21CB7" w14:textId="43D6ABFE" w:rsidR="007A4229" w:rsidRDefault="00112E49" w:rsidP="001138DF">
      <w:pPr>
        <w:pStyle w:val="af4"/>
        <w:adjustRightInd w:val="0"/>
        <w:snapToGrid w:val="0"/>
        <w:spacing w:line="440" w:lineRule="exact"/>
        <w:ind w:firstLineChars="300" w:firstLine="840"/>
        <w:rPr>
          <w:rFonts w:ascii="宋体" w:hAnsi="宋体" w:cs="宋体" w:hint="eastAsia"/>
          <w:sz w:val="28"/>
          <w:szCs w:val="28"/>
          <w:lang w:eastAsia="zh-CN"/>
        </w:rPr>
      </w:pPr>
      <w:r>
        <w:rPr>
          <w:rFonts w:ascii="Times New Roman" w:hAnsi="Times New Roman" w:cs="宋体" w:hint="eastAsia"/>
          <w:sz w:val="28"/>
          <w:szCs w:val="28"/>
          <w:lang w:eastAsia="zh-CN" w:bidi="zh-CN"/>
        </w:rPr>
        <w:t xml:space="preserve">5.4.1 </w:t>
      </w:r>
      <w:r>
        <w:rPr>
          <w:rFonts w:ascii="宋体" w:hAnsi="宋体" w:cs="宋体" w:hint="eastAsia"/>
          <w:sz w:val="28"/>
          <w:szCs w:val="28"/>
          <w:lang w:eastAsia="zh-CN"/>
        </w:rPr>
        <w:t>财务部门在收到质量安环部门提交的</w:t>
      </w:r>
      <w:r w:rsidR="00032B48">
        <w:rPr>
          <w:rFonts w:ascii="Times New Roman" w:hAnsi="Times New Roman" w:cs="宋体" w:hint="eastAsia"/>
          <w:sz w:val="28"/>
          <w:szCs w:val="28"/>
          <w:lang w:eastAsia="zh-CN" w:bidi="zh-CN"/>
        </w:rPr>
        <w:t>外</w:t>
      </w:r>
      <w:r w:rsidR="00EA58A7">
        <w:rPr>
          <w:rFonts w:ascii="Times New Roman" w:hAnsi="Times New Roman" w:cs="宋体" w:hint="eastAsia"/>
          <w:sz w:val="28"/>
          <w:szCs w:val="28"/>
          <w:lang w:eastAsia="zh-CN" w:bidi="zh-CN"/>
        </w:rPr>
        <w:t>协</w:t>
      </w:r>
      <w:r w:rsidR="00032B48">
        <w:rPr>
          <w:rFonts w:ascii="Times New Roman" w:hAnsi="Times New Roman" w:cs="宋体" w:hint="eastAsia"/>
          <w:sz w:val="28"/>
          <w:szCs w:val="28"/>
          <w:lang w:eastAsia="zh-CN" w:bidi="zh-CN"/>
        </w:rPr>
        <w:t>零件</w:t>
      </w:r>
      <w:r>
        <w:rPr>
          <w:rFonts w:ascii="宋体" w:hAnsi="宋体" w:cs="宋体" w:hint="eastAsia"/>
          <w:sz w:val="28"/>
          <w:szCs w:val="28"/>
          <w:lang w:eastAsia="zh-CN"/>
        </w:rPr>
        <w:t>废品卡片后，应对报废零件进行成本核算，</w:t>
      </w:r>
      <w:r w:rsidRPr="008A1233">
        <w:rPr>
          <w:rFonts w:ascii="Times New Roman" w:hAnsi="Times New Roman" w:cs="宋体" w:hint="eastAsia"/>
          <w:sz w:val="28"/>
          <w:szCs w:val="28"/>
          <w:lang w:eastAsia="zh-CN" w:bidi="zh-CN"/>
        </w:rPr>
        <w:t>并将报废金额通知经营发展部</w:t>
      </w:r>
      <w:r>
        <w:rPr>
          <w:rFonts w:ascii="宋体" w:hAnsi="宋体" w:cs="宋体" w:hint="eastAsia"/>
          <w:sz w:val="28"/>
          <w:szCs w:val="28"/>
          <w:lang w:eastAsia="zh-CN"/>
        </w:rPr>
        <w:t>，以便双方在与供应商对账结算时使用。</w:t>
      </w:r>
    </w:p>
    <w:p w14:paraId="39D46AC1" w14:textId="4ED4BB52" w:rsidR="007A4229" w:rsidRDefault="00112E49" w:rsidP="001138DF">
      <w:pPr>
        <w:pStyle w:val="af4"/>
        <w:adjustRightInd w:val="0"/>
        <w:snapToGrid w:val="0"/>
        <w:spacing w:line="440" w:lineRule="exact"/>
        <w:ind w:firstLineChars="300" w:firstLine="840"/>
        <w:rPr>
          <w:rFonts w:ascii="宋体" w:hAnsi="宋体" w:cs="宋体" w:hint="eastAsia"/>
          <w:sz w:val="28"/>
          <w:szCs w:val="28"/>
          <w:lang w:eastAsia="zh-CN"/>
        </w:rPr>
      </w:pPr>
      <w:r>
        <w:rPr>
          <w:rFonts w:ascii="Times New Roman" w:hAnsi="Times New Roman" w:cs="宋体" w:hint="eastAsia"/>
          <w:sz w:val="28"/>
          <w:szCs w:val="28"/>
          <w:lang w:eastAsia="zh-CN" w:bidi="zh-CN"/>
        </w:rPr>
        <w:t>5.4.2</w:t>
      </w:r>
      <w:r>
        <w:rPr>
          <w:rFonts w:ascii="宋体" w:hAnsi="宋体" w:cs="宋体" w:hint="eastAsia"/>
          <w:sz w:val="28"/>
          <w:szCs w:val="28"/>
          <w:lang w:eastAsia="zh-CN"/>
        </w:rPr>
        <w:t xml:space="preserve"> </w:t>
      </w:r>
      <w:r>
        <w:rPr>
          <w:rFonts w:ascii="宋体" w:hAnsi="宋体" w:cs="宋体" w:hint="eastAsia"/>
          <w:sz w:val="28"/>
          <w:szCs w:val="28"/>
          <w:lang w:eastAsia="zh-CN"/>
        </w:rPr>
        <w:t>对于不合格产品，经营发展部定额员根据废品卡片上的加工成本以及签署合同要求，对供应商出具</w:t>
      </w:r>
      <w:r w:rsidR="007540A9" w:rsidRPr="007540A9">
        <w:rPr>
          <w:rFonts w:ascii="Times New Roman" w:hAnsi="Times New Roman" w:cs="宋体"/>
          <w:sz w:val="28"/>
          <w:szCs w:val="28"/>
          <w:lang w:eastAsia="zh-CN" w:bidi="zh-CN"/>
        </w:rPr>
        <w:t>FM-P3-07-06</w:t>
      </w:r>
      <w:r w:rsidRPr="00734BD2">
        <w:rPr>
          <w:rFonts w:ascii="宋体" w:hAnsi="宋体" w:cs="宋体" w:hint="eastAsia"/>
          <w:sz w:val="28"/>
          <w:szCs w:val="28"/>
          <w:lang w:eastAsia="zh-CN"/>
        </w:rPr>
        <w:t>扣款通知</w:t>
      </w:r>
      <w:r>
        <w:rPr>
          <w:rFonts w:ascii="宋体" w:hAnsi="宋体" w:cs="宋体" w:hint="eastAsia"/>
          <w:sz w:val="28"/>
          <w:szCs w:val="28"/>
          <w:lang w:eastAsia="zh-CN"/>
        </w:rPr>
        <w:t>，同时通知供应商核对并签字确认，作为结算时扣款依据。</w:t>
      </w:r>
    </w:p>
    <w:p w14:paraId="6ED0C8FE" w14:textId="5E850150" w:rsidR="00E3541F" w:rsidRPr="00AE49A3" w:rsidRDefault="00E3541F" w:rsidP="001138DF">
      <w:pPr>
        <w:pStyle w:val="af4"/>
        <w:adjustRightInd w:val="0"/>
        <w:snapToGrid w:val="0"/>
        <w:spacing w:line="440" w:lineRule="exact"/>
        <w:ind w:firstLineChars="300" w:firstLine="840"/>
        <w:rPr>
          <w:rFonts w:ascii="宋体" w:hAnsi="宋体" w:cs="宋体" w:hint="eastAsia"/>
          <w:sz w:val="28"/>
          <w:szCs w:val="28"/>
          <w:lang w:eastAsia="zh-CN"/>
        </w:rPr>
      </w:pPr>
      <w:r>
        <w:rPr>
          <w:rFonts w:ascii="Times New Roman" w:hAnsi="Times New Roman" w:cs="宋体" w:hint="eastAsia"/>
          <w:sz w:val="28"/>
          <w:szCs w:val="28"/>
          <w:lang w:eastAsia="zh-CN" w:bidi="zh-CN"/>
        </w:rPr>
        <w:t>5.4.</w:t>
      </w:r>
      <w:r w:rsidR="00AE49A3">
        <w:rPr>
          <w:rFonts w:ascii="Times New Roman" w:hAnsi="Times New Roman" w:cs="宋体" w:hint="eastAsia"/>
          <w:sz w:val="28"/>
          <w:szCs w:val="28"/>
          <w:lang w:eastAsia="zh-CN" w:bidi="zh-CN"/>
        </w:rPr>
        <w:t>3</w:t>
      </w:r>
      <w:r>
        <w:rPr>
          <w:rFonts w:ascii="宋体" w:hAnsi="宋体" w:cs="宋体" w:hint="eastAsia"/>
          <w:sz w:val="28"/>
          <w:szCs w:val="28"/>
          <w:lang w:eastAsia="zh-CN"/>
        </w:rPr>
        <w:t xml:space="preserve"> </w:t>
      </w:r>
      <w:r w:rsidRPr="00AE49A3">
        <w:rPr>
          <w:rFonts w:ascii="宋体" w:hAnsi="宋体" w:cs="宋体" w:hint="eastAsia"/>
          <w:sz w:val="28"/>
          <w:szCs w:val="28"/>
          <w:lang w:eastAsia="zh-CN"/>
        </w:rPr>
        <w:t>对于检验不合格的外</w:t>
      </w:r>
      <w:r w:rsidR="00EA58A7">
        <w:rPr>
          <w:rFonts w:ascii="Times New Roman" w:hAnsi="Times New Roman" w:cs="宋体" w:hint="eastAsia"/>
          <w:sz w:val="28"/>
          <w:szCs w:val="28"/>
          <w:lang w:eastAsia="zh-CN" w:bidi="zh-CN"/>
        </w:rPr>
        <w:t>协</w:t>
      </w:r>
      <w:r w:rsidRPr="00AE49A3">
        <w:rPr>
          <w:rFonts w:ascii="宋体" w:hAnsi="宋体" w:cs="宋体" w:hint="eastAsia"/>
          <w:sz w:val="28"/>
          <w:szCs w:val="28"/>
          <w:lang w:eastAsia="zh-CN"/>
        </w:rPr>
        <w:t>工装，</w:t>
      </w:r>
      <w:r w:rsidR="00AE49A3" w:rsidRPr="00AE49A3">
        <w:rPr>
          <w:rFonts w:ascii="宋体" w:hAnsi="宋体" w:cs="宋体" w:hint="eastAsia"/>
          <w:sz w:val="28"/>
          <w:szCs w:val="28"/>
          <w:lang w:eastAsia="zh-CN"/>
        </w:rPr>
        <w:t>派工执行单位</w:t>
      </w:r>
      <w:r w:rsidRPr="00AE49A3">
        <w:rPr>
          <w:rFonts w:ascii="宋体" w:hAnsi="宋体" w:cs="宋体" w:hint="eastAsia"/>
          <w:sz w:val="28"/>
          <w:szCs w:val="28"/>
          <w:lang w:eastAsia="zh-CN"/>
        </w:rPr>
        <w:t>应在合同规定时间范围内返修合格，超出合同期限的，</w:t>
      </w:r>
      <w:r w:rsidR="006E5B2B" w:rsidRPr="00AE49A3">
        <w:rPr>
          <w:rFonts w:ascii="宋体" w:hAnsi="宋体" w:cs="宋体" w:hint="eastAsia"/>
          <w:sz w:val="28"/>
          <w:szCs w:val="28"/>
          <w:lang w:eastAsia="zh-CN"/>
        </w:rPr>
        <w:t>经营发展部</w:t>
      </w:r>
      <w:r w:rsidRPr="00AE49A3">
        <w:rPr>
          <w:rFonts w:ascii="宋体" w:hAnsi="宋体" w:cs="宋体" w:hint="eastAsia"/>
          <w:sz w:val="28"/>
          <w:szCs w:val="28"/>
          <w:lang w:eastAsia="zh-CN"/>
        </w:rPr>
        <w:t>应按合同规定对工装制造单位予以扣款。</w:t>
      </w:r>
    </w:p>
    <w:p w14:paraId="25103286" w14:textId="4A4C34C7" w:rsidR="007A4229" w:rsidRDefault="00112E49" w:rsidP="001138DF">
      <w:pPr>
        <w:pStyle w:val="ac"/>
        <w:spacing w:beforeLines="50" w:before="163" w:beforeAutospacing="0" w:afterLines="50" w:after="163" w:afterAutospacing="0" w:line="440" w:lineRule="exact"/>
        <w:ind w:firstLineChars="200" w:firstLine="560"/>
        <w:rPr>
          <w:rFonts w:ascii="宋体" w:hAnsi="宋体" w:cs="宋体" w:hint="eastAsia"/>
          <w:snapToGrid w:val="0"/>
          <w:color w:val="000000"/>
          <w:sz w:val="28"/>
          <w:szCs w:val="28"/>
        </w:rPr>
      </w:pPr>
      <w:r>
        <w:rPr>
          <w:rFonts w:ascii="Times New Roman" w:hAnsi="Times New Roman" w:cs="宋体" w:hint="eastAsia"/>
          <w:sz w:val="28"/>
          <w:szCs w:val="28"/>
          <w:lang w:bidi="zh-CN"/>
        </w:rPr>
        <w:t>5.5</w:t>
      </w:r>
      <w:r w:rsidR="0087391E">
        <w:rPr>
          <w:rFonts w:ascii="Times New Roman" w:hAnsi="Times New Roman" w:cs="宋体" w:hint="eastAsia"/>
          <w:sz w:val="28"/>
          <w:szCs w:val="28"/>
          <w:lang w:bidi="zh-CN"/>
        </w:rPr>
        <w:t xml:space="preserve"> </w:t>
      </w:r>
      <w:r>
        <w:rPr>
          <w:rFonts w:ascii="宋体" w:hAnsi="宋体" w:cs="宋体" w:hint="eastAsia"/>
          <w:snapToGrid w:val="0"/>
          <w:color w:val="000000"/>
          <w:sz w:val="28"/>
          <w:szCs w:val="28"/>
        </w:rPr>
        <w:t>外</w:t>
      </w:r>
      <w:r w:rsidR="00EA58A7">
        <w:rPr>
          <w:rFonts w:ascii="Times New Roman" w:hAnsi="Times New Roman" w:cs="宋体" w:hint="eastAsia"/>
          <w:sz w:val="28"/>
          <w:szCs w:val="28"/>
          <w:lang w:bidi="zh-CN"/>
        </w:rPr>
        <w:t>协</w:t>
      </w:r>
      <w:r w:rsidR="0087391E">
        <w:rPr>
          <w:rFonts w:ascii="宋体" w:hAnsi="宋体" w:cs="宋体" w:hint="eastAsia"/>
          <w:snapToGrid w:val="0"/>
          <w:color w:val="000000"/>
          <w:sz w:val="28"/>
          <w:szCs w:val="28"/>
        </w:rPr>
        <w:t>零件</w:t>
      </w:r>
      <w:r>
        <w:rPr>
          <w:rFonts w:ascii="宋体" w:hAnsi="宋体" w:cs="宋体" w:hint="eastAsia"/>
          <w:snapToGrid w:val="0"/>
          <w:color w:val="000000"/>
          <w:sz w:val="28"/>
          <w:szCs w:val="28"/>
        </w:rPr>
        <w:t>加工报废扣款规定</w:t>
      </w:r>
    </w:p>
    <w:p w14:paraId="796F124C" w14:textId="77777777" w:rsidR="007A4229" w:rsidRPr="0069312F" w:rsidRDefault="00112E49" w:rsidP="001138DF">
      <w:pPr>
        <w:pStyle w:val="ac"/>
        <w:spacing w:beforeAutospacing="0" w:afterAutospacing="0" w:line="440" w:lineRule="exact"/>
        <w:ind w:firstLineChars="200" w:firstLine="560"/>
        <w:rPr>
          <w:rFonts w:ascii="宋体" w:hAnsi="宋体" w:cs="宋体" w:hint="eastAsia"/>
          <w:snapToGrid w:val="0"/>
          <w:color w:val="000000"/>
          <w:sz w:val="28"/>
          <w:szCs w:val="28"/>
        </w:rPr>
      </w:pPr>
      <w:r w:rsidRPr="0069312F">
        <w:rPr>
          <w:rFonts w:ascii="宋体" w:hAnsi="宋体" w:cs="宋体" w:hint="eastAsia"/>
          <w:snapToGrid w:val="0"/>
          <w:color w:val="000000"/>
          <w:sz w:val="28"/>
          <w:szCs w:val="28"/>
        </w:rPr>
        <w:t>根据财务部核算的报废零件成本，按以下标准扣除加工费用：</w:t>
      </w:r>
    </w:p>
    <w:p w14:paraId="351DE2B9" w14:textId="77777777" w:rsidR="007A4229" w:rsidRPr="0069312F" w:rsidRDefault="00112E49" w:rsidP="001138DF">
      <w:pPr>
        <w:kinsoku w:val="0"/>
        <w:autoSpaceDE w:val="0"/>
        <w:autoSpaceDN w:val="0"/>
        <w:adjustRightInd w:val="0"/>
        <w:snapToGrid w:val="0"/>
        <w:spacing w:line="440" w:lineRule="exact"/>
        <w:ind w:firstLineChars="300" w:firstLine="840"/>
        <w:textAlignment w:val="baseline"/>
        <w:rPr>
          <w:rFonts w:ascii="宋体" w:hAnsi="宋体" w:cs="宋体" w:hint="eastAsia"/>
          <w:sz w:val="28"/>
          <w:szCs w:val="28"/>
          <w:lang w:eastAsia="zh-CN"/>
        </w:rPr>
      </w:pPr>
      <w:r w:rsidRPr="0069312F">
        <w:rPr>
          <w:rFonts w:ascii="宋体" w:hAnsi="宋体" w:cs="宋体" w:hint="eastAsia"/>
          <w:snapToGrid w:val="0"/>
          <w:color w:val="000000"/>
          <w:sz w:val="28"/>
          <w:szCs w:val="28"/>
          <w:lang w:eastAsia="zh-CN"/>
        </w:rPr>
        <w:t>成本为</w:t>
      </w:r>
      <w:r w:rsidRPr="0069312F">
        <w:rPr>
          <w:rFonts w:ascii="Times New Roman" w:hAnsi="Times New Roman" w:cs="宋体" w:hint="eastAsia"/>
          <w:sz w:val="28"/>
          <w:szCs w:val="28"/>
          <w:lang w:eastAsia="zh-CN" w:bidi="zh-CN"/>
        </w:rPr>
        <w:t>0-1000</w:t>
      </w:r>
      <w:r w:rsidRPr="0069312F">
        <w:rPr>
          <w:rFonts w:ascii="宋体" w:hAnsi="宋体" w:cs="宋体" w:hint="eastAsia"/>
          <w:sz w:val="28"/>
          <w:szCs w:val="28"/>
          <w:lang w:eastAsia="zh-CN"/>
        </w:rPr>
        <w:t>元的，扣除加工费用的</w:t>
      </w:r>
      <w:r w:rsidRPr="0069312F">
        <w:rPr>
          <w:rFonts w:ascii="Times New Roman" w:hAnsi="Times New Roman" w:cs="宋体" w:hint="eastAsia"/>
          <w:sz w:val="28"/>
          <w:szCs w:val="28"/>
          <w:lang w:eastAsia="zh-CN" w:bidi="zh-CN"/>
        </w:rPr>
        <w:t>2</w:t>
      </w:r>
      <w:r w:rsidRPr="0069312F">
        <w:rPr>
          <w:rFonts w:ascii="宋体" w:hAnsi="宋体" w:cs="宋体" w:hint="eastAsia"/>
          <w:sz w:val="28"/>
          <w:szCs w:val="28"/>
          <w:lang w:eastAsia="zh-CN"/>
        </w:rPr>
        <w:t>倍金额；</w:t>
      </w:r>
    </w:p>
    <w:p w14:paraId="568FA973" w14:textId="77777777" w:rsidR="007A4229" w:rsidRPr="0069312F" w:rsidRDefault="00112E49" w:rsidP="001138DF">
      <w:pPr>
        <w:kinsoku w:val="0"/>
        <w:autoSpaceDE w:val="0"/>
        <w:autoSpaceDN w:val="0"/>
        <w:adjustRightInd w:val="0"/>
        <w:snapToGrid w:val="0"/>
        <w:spacing w:line="440" w:lineRule="exact"/>
        <w:ind w:firstLineChars="300" w:firstLine="840"/>
        <w:textAlignment w:val="baseline"/>
        <w:rPr>
          <w:rFonts w:ascii="宋体" w:hAnsi="宋体" w:cs="宋体" w:hint="eastAsia"/>
          <w:sz w:val="28"/>
          <w:szCs w:val="28"/>
          <w:lang w:eastAsia="zh-CN"/>
        </w:rPr>
      </w:pPr>
      <w:r w:rsidRPr="0069312F">
        <w:rPr>
          <w:rFonts w:ascii="宋体" w:hAnsi="宋体" w:cs="宋体" w:hint="eastAsia"/>
          <w:sz w:val="28"/>
          <w:szCs w:val="28"/>
          <w:lang w:eastAsia="zh-CN"/>
        </w:rPr>
        <w:t>成本为</w:t>
      </w:r>
      <w:r w:rsidRPr="0069312F">
        <w:rPr>
          <w:rFonts w:ascii="Times New Roman" w:hAnsi="Times New Roman" w:cs="宋体" w:hint="eastAsia"/>
          <w:sz w:val="28"/>
          <w:szCs w:val="28"/>
          <w:lang w:eastAsia="zh-CN" w:bidi="zh-CN"/>
        </w:rPr>
        <w:t>1001-2000</w:t>
      </w:r>
      <w:r w:rsidRPr="0069312F">
        <w:rPr>
          <w:rFonts w:ascii="宋体" w:hAnsi="宋体" w:cs="宋体" w:hint="eastAsia"/>
          <w:sz w:val="28"/>
          <w:szCs w:val="28"/>
          <w:lang w:eastAsia="zh-CN"/>
        </w:rPr>
        <w:t>元的，扣除加工费用的</w:t>
      </w:r>
      <w:r w:rsidRPr="0069312F">
        <w:rPr>
          <w:rFonts w:ascii="Times New Roman" w:hAnsi="Times New Roman" w:cs="宋体" w:hint="eastAsia"/>
          <w:sz w:val="28"/>
          <w:szCs w:val="28"/>
          <w:lang w:eastAsia="zh-CN" w:bidi="zh-CN"/>
        </w:rPr>
        <w:t>2.5</w:t>
      </w:r>
      <w:r w:rsidRPr="0069312F">
        <w:rPr>
          <w:rFonts w:ascii="宋体" w:hAnsi="宋体" w:cs="宋体" w:hint="eastAsia"/>
          <w:sz w:val="28"/>
          <w:szCs w:val="28"/>
          <w:lang w:eastAsia="zh-CN"/>
        </w:rPr>
        <w:t>倍金额；</w:t>
      </w:r>
    </w:p>
    <w:p w14:paraId="60647D3D" w14:textId="77777777" w:rsidR="007A4229" w:rsidRPr="0069312F" w:rsidRDefault="00112E49" w:rsidP="001138DF">
      <w:pPr>
        <w:kinsoku w:val="0"/>
        <w:autoSpaceDE w:val="0"/>
        <w:autoSpaceDN w:val="0"/>
        <w:adjustRightInd w:val="0"/>
        <w:snapToGrid w:val="0"/>
        <w:spacing w:line="440" w:lineRule="exact"/>
        <w:ind w:firstLineChars="300" w:firstLine="840"/>
        <w:textAlignment w:val="baseline"/>
        <w:rPr>
          <w:rFonts w:ascii="宋体" w:hAnsi="宋体" w:cs="宋体" w:hint="eastAsia"/>
          <w:sz w:val="28"/>
          <w:szCs w:val="28"/>
          <w:lang w:eastAsia="zh-CN"/>
        </w:rPr>
      </w:pPr>
      <w:r w:rsidRPr="0069312F">
        <w:rPr>
          <w:rFonts w:ascii="宋体" w:hAnsi="宋体" w:cs="宋体" w:hint="eastAsia"/>
          <w:sz w:val="28"/>
          <w:szCs w:val="28"/>
          <w:lang w:eastAsia="zh-CN"/>
        </w:rPr>
        <w:t>成本为</w:t>
      </w:r>
      <w:r w:rsidRPr="0069312F">
        <w:rPr>
          <w:rFonts w:ascii="Times New Roman" w:hAnsi="Times New Roman" w:cs="宋体" w:hint="eastAsia"/>
          <w:sz w:val="28"/>
          <w:szCs w:val="28"/>
          <w:lang w:eastAsia="zh-CN" w:bidi="zh-CN"/>
        </w:rPr>
        <w:t>2001-3000</w:t>
      </w:r>
      <w:r w:rsidRPr="0069312F">
        <w:rPr>
          <w:rFonts w:ascii="宋体" w:hAnsi="宋体" w:cs="宋体" w:hint="eastAsia"/>
          <w:sz w:val="28"/>
          <w:szCs w:val="28"/>
          <w:lang w:eastAsia="zh-CN"/>
        </w:rPr>
        <w:t>元的，扣除加工费用的</w:t>
      </w:r>
      <w:r w:rsidRPr="0069312F">
        <w:rPr>
          <w:rFonts w:ascii="Times New Roman" w:hAnsi="Times New Roman" w:cs="宋体" w:hint="eastAsia"/>
          <w:sz w:val="28"/>
          <w:szCs w:val="28"/>
          <w:lang w:eastAsia="zh-CN" w:bidi="zh-CN"/>
        </w:rPr>
        <w:t>3</w:t>
      </w:r>
      <w:r w:rsidRPr="0069312F">
        <w:rPr>
          <w:rFonts w:ascii="宋体" w:hAnsi="宋体" w:cs="宋体" w:hint="eastAsia"/>
          <w:sz w:val="28"/>
          <w:szCs w:val="28"/>
          <w:lang w:eastAsia="zh-CN"/>
        </w:rPr>
        <w:t>倍金额；</w:t>
      </w:r>
    </w:p>
    <w:p w14:paraId="0A256C8C" w14:textId="77777777" w:rsidR="007A4229" w:rsidRDefault="00112E49" w:rsidP="001138DF">
      <w:pPr>
        <w:kinsoku w:val="0"/>
        <w:autoSpaceDE w:val="0"/>
        <w:autoSpaceDN w:val="0"/>
        <w:adjustRightInd w:val="0"/>
        <w:snapToGrid w:val="0"/>
        <w:spacing w:line="440" w:lineRule="exact"/>
        <w:ind w:firstLineChars="300" w:firstLine="840"/>
        <w:textAlignment w:val="baseline"/>
        <w:rPr>
          <w:rFonts w:ascii="宋体" w:hAnsi="宋体" w:cs="宋体" w:hint="eastAsia"/>
          <w:sz w:val="28"/>
          <w:szCs w:val="28"/>
          <w:lang w:eastAsia="zh-CN"/>
        </w:rPr>
      </w:pPr>
      <w:r w:rsidRPr="0069312F">
        <w:rPr>
          <w:rFonts w:ascii="宋体" w:hAnsi="宋体" w:cs="宋体" w:hint="eastAsia"/>
          <w:sz w:val="28"/>
          <w:szCs w:val="28"/>
          <w:lang w:eastAsia="zh-CN"/>
        </w:rPr>
        <w:t>成本超过</w:t>
      </w:r>
      <w:r w:rsidRPr="0069312F">
        <w:rPr>
          <w:rFonts w:ascii="Times New Roman" w:hAnsi="Times New Roman" w:cs="宋体" w:hint="eastAsia"/>
          <w:sz w:val="28"/>
          <w:szCs w:val="28"/>
          <w:lang w:eastAsia="zh-CN" w:bidi="zh-CN"/>
        </w:rPr>
        <w:t>3000</w:t>
      </w:r>
      <w:r w:rsidRPr="0069312F">
        <w:rPr>
          <w:rFonts w:ascii="宋体" w:hAnsi="宋体" w:cs="宋体" w:hint="eastAsia"/>
          <w:sz w:val="28"/>
          <w:szCs w:val="28"/>
          <w:lang w:eastAsia="zh-CN"/>
        </w:rPr>
        <w:t>元的，扣除加工费用的</w:t>
      </w:r>
      <w:r w:rsidRPr="0069312F">
        <w:rPr>
          <w:rFonts w:ascii="Times New Roman" w:hAnsi="Times New Roman" w:cs="宋体" w:hint="eastAsia"/>
          <w:sz w:val="28"/>
          <w:szCs w:val="28"/>
          <w:lang w:eastAsia="zh-CN" w:bidi="zh-CN"/>
        </w:rPr>
        <w:t>3.5</w:t>
      </w:r>
      <w:r w:rsidRPr="0069312F">
        <w:rPr>
          <w:rFonts w:ascii="宋体" w:hAnsi="宋体" w:cs="宋体" w:hint="eastAsia"/>
          <w:sz w:val="28"/>
          <w:szCs w:val="28"/>
          <w:lang w:eastAsia="zh-CN"/>
        </w:rPr>
        <w:t>倍金额。</w:t>
      </w:r>
    </w:p>
    <w:p w14:paraId="58C1F31A" w14:textId="361C19F4" w:rsidR="007A4229" w:rsidRDefault="00112E49" w:rsidP="00762A5C">
      <w:pPr>
        <w:pStyle w:val="af4"/>
        <w:adjustRightInd w:val="0"/>
        <w:snapToGrid w:val="0"/>
        <w:spacing w:beforeLines="50" w:before="163" w:afterLines="50" w:after="163" w:line="440" w:lineRule="exact"/>
        <w:ind w:firstLine="560"/>
        <w:rPr>
          <w:rFonts w:ascii="宋体" w:hAnsi="宋体" w:cs="宋体" w:hint="eastAsia"/>
          <w:sz w:val="28"/>
          <w:szCs w:val="28"/>
          <w:lang w:eastAsia="zh-CN"/>
        </w:rPr>
      </w:pPr>
      <w:r>
        <w:rPr>
          <w:rFonts w:ascii="Times New Roman" w:hAnsi="Times New Roman" w:cs="宋体" w:hint="eastAsia"/>
          <w:sz w:val="28"/>
          <w:szCs w:val="28"/>
          <w:lang w:eastAsia="zh-CN" w:bidi="zh-CN"/>
        </w:rPr>
        <w:t xml:space="preserve">5.6 </w:t>
      </w:r>
      <w:r>
        <w:rPr>
          <w:rFonts w:ascii="宋体" w:hAnsi="宋体" w:cs="宋体" w:hint="eastAsia"/>
          <w:sz w:val="28"/>
          <w:szCs w:val="28"/>
          <w:lang w:eastAsia="zh-CN"/>
        </w:rPr>
        <w:t>未经批准的外</w:t>
      </w:r>
      <w:r w:rsidR="00EA58A7">
        <w:rPr>
          <w:rFonts w:ascii="Times New Roman" w:hAnsi="Times New Roman" w:cs="宋体" w:hint="eastAsia"/>
          <w:sz w:val="28"/>
          <w:szCs w:val="28"/>
          <w:lang w:eastAsia="zh-CN" w:bidi="zh-CN"/>
        </w:rPr>
        <w:t>协</w:t>
      </w:r>
      <w:r>
        <w:rPr>
          <w:rFonts w:ascii="宋体" w:hAnsi="宋体" w:cs="宋体" w:hint="eastAsia"/>
          <w:sz w:val="28"/>
          <w:szCs w:val="28"/>
          <w:lang w:eastAsia="zh-CN"/>
        </w:rPr>
        <w:t>加工扣款规定</w:t>
      </w:r>
    </w:p>
    <w:p w14:paraId="239807C9" w14:textId="7FE9D8F3" w:rsidR="007A4229" w:rsidRDefault="00112E49" w:rsidP="001138DF">
      <w:pPr>
        <w:spacing w:line="440" w:lineRule="exact"/>
        <w:ind w:firstLineChars="200" w:firstLine="560"/>
        <w:rPr>
          <w:rFonts w:ascii="宋体" w:hAnsi="宋体" w:cs="宋体" w:hint="eastAsia"/>
          <w:sz w:val="28"/>
          <w:szCs w:val="28"/>
          <w:lang w:eastAsia="zh-CN"/>
        </w:rPr>
      </w:pPr>
      <w:r>
        <w:rPr>
          <w:rFonts w:ascii="宋体" w:hAnsi="宋体" w:cs="宋体" w:hint="eastAsia"/>
          <w:sz w:val="28"/>
          <w:szCs w:val="28"/>
          <w:lang w:eastAsia="zh-CN"/>
        </w:rPr>
        <w:t>供应商未收到经营发展部提供的纸质版或电子版</w:t>
      </w:r>
      <w:r w:rsidR="00D268DA" w:rsidRPr="00D268DA">
        <w:rPr>
          <w:rFonts w:ascii="Times New Roman" w:hAnsi="Times New Roman" w:cs="宋体" w:hint="eastAsia"/>
          <w:sz w:val="28"/>
          <w:szCs w:val="28"/>
          <w:lang w:eastAsia="zh-CN" w:bidi="zh-CN"/>
        </w:rPr>
        <w:t>FM-P3-07-04</w:t>
      </w:r>
      <w:r w:rsidR="00D268DA" w:rsidRPr="00D268DA">
        <w:rPr>
          <w:rFonts w:ascii="宋体" w:hAnsi="宋体" w:cs="宋体" w:hint="eastAsia"/>
          <w:sz w:val="28"/>
          <w:szCs w:val="28"/>
          <w:lang w:eastAsia="zh-CN"/>
        </w:rPr>
        <w:t>零件加工委托单</w:t>
      </w:r>
      <w:r w:rsidR="00906EED">
        <w:rPr>
          <w:rFonts w:ascii="宋体" w:hAnsi="宋体" w:cs="宋体" w:hint="eastAsia"/>
          <w:sz w:val="28"/>
          <w:szCs w:val="28"/>
          <w:lang w:eastAsia="zh-CN"/>
        </w:rPr>
        <w:t>或发现委托单所列数量与实际加工数量不一致时，</w:t>
      </w:r>
      <w:r>
        <w:rPr>
          <w:rFonts w:ascii="宋体" w:hAnsi="宋体" w:cs="宋体" w:hint="eastAsia"/>
          <w:sz w:val="28"/>
          <w:szCs w:val="28"/>
          <w:lang w:eastAsia="zh-CN"/>
        </w:rPr>
        <w:t>不得开始加工</w:t>
      </w:r>
      <w:r w:rsidR="00906EED">
        <w:rPr>
          <w:rFonts w:ascii="宋体" w:hAnsi="宋体" w:cs="宋体" w:hint="eastAsia"/>
          <w:sz w:val="28"/>
          <w:szCs w:val="28"/>
          <w:lang w:eastAsia="zh-CN"/>
        </w:rPr>
        <w:t>，应及时通知项目管理部、经营发展部及时核对、更改正确后方可加工。</w:t>
      </w:r>
      <w:r>
        <w:rPr>
          <w:rFonts w:ascii="宋体" w:hAnsi="宋体" w:cs="宋体" w:hint="eastAsia"/>
          <w:sz w:val="28"/>
          <w:szCs w:val="28"/>
          <w:lang w:eastAsia="zh-CN"/>
        </w:rPr>
        <w:t>供应商擅自加工的，</w:t>
      </w:r>
      <w:r>
        <w:rPr>
          <w:rFonts w:ascii="Times New Roman" w:hAnsi="Times New Roman" w:cs="宋体" w:hint="eastAsia"/>
          <w:sz w:val="28"/>
          <w:szCs w:val="28"/>
          <w:lang w:eastAsia="zh-CN" w:bidi="zh-CN"/>
        </w:rPr>
        <w:t>公司不予结算，</w:t>
      </w:r>
      <w:r>
        <w:rPr>
          <w:rFonts w:ascii="宋体" w:hAnsi="宋体" w:cs="宋体" w:hint="eastAsia"/>
          <w:sz w:val="28"/>
          <w:szCs w:val="28"/>
          <w:lang w:eastAsia="zh-CN"/>
        </w:rPr>
        <w:t>经营发展部不对已经加工的零件负责。所产生的</w:t>
      </w:r>
      <w:r>
        <w:rPr>
          <w:rFonts w:ascii="Times New Roman" w:hAnsi="Times New Roman" w:cs="宋体" w:hint="eastAsia"/>
          <w:sz w:val="28"/>
          <w:szCs w:val="28"/>
          <w:lang w:eastAsia="zh-CN" w:bidi="zh-CN"/>
        </w:rPr>
        <w:t>相关</w:t>
      </w:r>
      <w:r>
        <w:rPr>
          <w:rFonts w:ascii="宋体" w:hAnsi="宋体" w:cs="宋体" w:hint="eastAsia"/>
          <w:sz w:val="28"/>
          <w:szCs w:val="28"/>
          <w:lang w:eastAsia="zh-CN"/>
        </w:rPr>
        <w:t>费用、耽误的工期由责任部门承担。</w:t>
      </w:r>
    </w:p>
    <w:p w14:paraId="1A6F6D9C" w14:textId="77777777" w:rsidR="007A4229" w:rsidRDefault="00112E49" w:rsidP="00762A5C">
      <w:pPr>
        <w:pStyle w:val="af4"/>
        <w:adjustRightInd w:val="0"/>
        <w:snapToGrid w:val="0"/>
        <w:spacing w:beforeLines="50" w:before="163" w:afterLines="50" w:after="163" w:line="440" w:lineRule="exact"/>
        <w:ind w:firstLine="560"/>
        <w:rPr>
          <w:rFonts w:ascii="Times New Roman" w:hAnsi="Times New Roman" w:cs="宋体"/>
          <w:sz w:val="28"/>
          <w:szCs w:val="28"/>
          <w:lang w:eastAsia="zh-CN" w:bidi="zh-CN"/>
        </w:rPr>
      </w:pPr>
      <w:r>
        <w:rPr>
          <w:rFonts w:ascii="Times New Roman" w:hAnsi="Times New Roman" w:cs="宋体" w:hint="eastAsia"/>
          <w:sz w:val="28"/>
          <w:szCs w:val="28"/>
          <w:lang w:eastAsia="zh-CN" w:bidi="zh-CN"/>
        </w:rPr>
        <w:t xml:space="preserve">5.7 </w:t>
      </w:r>
      <w:r>
        <w:rPr>
          <w:rFonts w:ascii="Times New Roman" w:hAnsi="Times New Roman" w:cs="宋体" w:hint="eastAsia"/>
          <w:sz w:val="28"/>
          <w:szCs w:val="28"/>
          <w:lang w:eastAsia="zh-CN" w:bidi="zh-CN"/>
        </w:rPr>
        <w:t>结算与付款</w:t>
      </w:r>
    </w:p>
    <w:p w14:paraId="55A05AB3" w14:textId="0516CB04" w:rsidR="006C4954" w:rsidRDefault="00112E49" w:rsidP="001138DF">
      <w:pPr>
        <w:pStyle w:val="af4"/>
        <w:adjustRightInd w:val="0"/>
        <w:snapToGrid w:val="0"/>
        <w:spacing w:line="440" w:lineRule="exact"/>
        <w:ind w:firstLineChars="300" w:firstLine="840"/>
        <w:rPr>
          <w:rFonts w:ascii="宋体" w:hAnsi="宋体" w:cs="宋体" w:hint="eastAsia"/>
          <w:sz w:val="28"/>
          <w:szCs w:val="28"/>
          <w:lang w:eastAsia="zh-CN"/>
        </w:rPr>
      </w:pPr>
      <w:r>
        <w:rPr>
          <w:rFonts w:ascii="Times New Roman" w:hAnsi="Times New Roman" w:cs="宋体" w:hint="eastAsia"/>
          <w:sz w:val="28"/>
          <w:szCs w:val="28"/>
          <w:lang w:eastAsia="zh-CN" w:bidi="zh-CN"/>
        </w:rPr>
        <w:t xml:space="preserve">5.7.1 </w:t>
      </w:r>
      <w:r>
        <w:rPr>
          <w:rFonts w:ascii="Times New Roman" w:hAnsi="Times New Roman" w:cs="宋体" w:hint="eastAsia"/>
          <w:sz w:val="28"/>
          <w:szCs w:val="28"/>
          <w:lang w:eastAsia="zh-CN" w:bidi="zh-CN"/>
        </w:rPr>
        <w:t>经确认合格的外</w:t>
      </w:r>
      <w:r w:rsidR="00EA58A7">
        <w:rPr>
          <w:rFonts w:ascii="Times New Roman" w:hAnsi="Times New Roman" w:cs="宋体" w:hint="eastAsia"/>
          <w:sz w:val="28"/>
          <w:szCs w:val="28"/>
          <w:lang w:eastAsia="zh-CN" w:bidi="zh-CN"/>
        </w:rPr>
        <w:t>协</w:t>
      </w:r>
      <w:r>
        <w:rPr>
          <w:rFonts w:ascii="Times New Roman" w:hAnsi="Times New Roman" w:cs="宋体" w:hint="eastAsia"/>
          <w:sz w:val="28"/>
          <w:szCs w:val="28"/>
          <w:lang w:eastAsia="zh-CN" w:bidi="zh-CN"/>
        </w:rPr>
        <w:t>零件，经营发展部</w:t>
      </w:r>
      <w:r>
        <w:rPr>
          <w:rFonts w:ascii="宋体" w:hAnsi="宋体" w:cs="宋体" w:hint="eastAsia"/>
          <w:sz w:val="28"/>
          <w:szCs w:val="28"/>
          <w:lang w:eastAsia="zh-CN"/>
        </w:rPr>
        <w:t>在接收到</w:t>
      </w:r>
      <w:r w:rsidR="004D4A73">
        <w:rPr>
          <w:rFonts w:ascii="宋体" w:hAnsi="宋体" w:cs="宋体" w:hint="eastAsia"/>
          <w:sz w:val="28"/>
          <w:szCs w:val="28"/>
          <w:lang w:eastAsia="zh-CN"/>
        </w:rPr>
        <w:t>质量安环</w:t>
      </w:r>
      <w:r>
        <w:rPr>
          <w:rFonts w:ascii="宋体" w:hAnsi="宋体" w:cs="宋体" w:hint="eastAsia"/>
          <w:sz w:val="28"/>
          <w:szCs w:val="28"/>
          <w:lang w:eastAsia="zh-CN"/>
        </w:rPr>
        <w:t>部提供的三方签字对账单后，</w:t>
      </w:r>
      <w:r>
        <w:rPr>
          <w:rFonts w:ascii="Times New Roman" w:hAnsi="Times New Roman" w:cs="宋体" w:hint="eastAsia"/>
          <w:sz w:val="28"/>
          <w:szCs w:val="28"/>
          <w:lang w:eastAsia="zh-CN" w:bidi="zh-CN"/>
        </w:rPr>
        <w:t>需核对对账单与委托单的一致性，包括委托日期、委托数量、单件价格、总价等，核对无误后在对账单上签字确认。</w:t>
      </w:r>
      <w:r>
        <w:rPr>
          <w:rFonts w:ascii="宋体" w:hAnsi="宋体" w:cs="宋体" w:hint="eastAsia"/>
          <w:sz w:val="28"/>
          <w:szCs w:val="28"/>
          <w:lang w:eastAsia="zh-CN"/>
        </w:rPr>
        <w:t>对于不合格</w:t>
      </w:r>
      <w:r w:rsidR="00C8224E">
        <w:rPr>
          <w:rFonts w:ascii="Times New Roman" w:hAnsi="Times New Roman" w:cs="宋体" w:hint="eastAsia"/>
          <w:sz w:val="28"/>
          <w:szCs w:val="28"/>
          <w:lang w:eastAsia="zh-CN" w:bidi="zh-CN"/>
        </w:rPr>
        <w:t>零件</w:t>
      </w:r>
      <w:r>
        <w:rPr>
          <w:rFonts w:ascii="宋体" w:hAnsi="宋体" w:cs="宋体" w:hint="eastAsia"/>
          <w:sz w:val="28"/>
          <w:szCs w:val="28"/>
          <w:lang w:eastAsia="zh-CN"/>
        </w:rPr>
        <w:t>，经营发展部应在对账单上明显标记不予结算项，如有扣款，应在结算额中减掉扣款金额。</w:t>
      </w:r>
    </w:p>
    <w:p w14:paraId="3FCCA701" w14:textId="549461D7" w:rsidR="007A4229" w:rsidRDefault="00070E72" w:rsidP="001138DF">
      <w:pPr>
        <w:pStyle w:val="af4"/>
        <w:adjustRightInd w:val="0"/>
        <w:snapToGrid w:val="0"/>
        <w:spacing w:line="440" w:lineRule="exact"/>
        <w:ind w:firstLineChars="300" w:firstLine="840"/>
        <w:rPr>
          <w:rFonts w:ascii="Times New Roman" w:hAnsi="Times New Roman" w:cs="宋体"/>
          <w:sz w:val="28"/>
          <w:szCs w:val="28"/>
          <w:lang w:eastAsia="zh-CN" w:bidi="zh-CN"/>
        </w:rPr>
      </w:pPr>
      <w:r w:rsidRPr="00070E72">
        <w:rPr>
          <w:rFonts w:ascii="Times New Roman" w:hAnsi="Times New Roman" w:cs="宋体" w:hint="eastAsia"/>
          <w:sz w:val="28"/>
          <w:szCs w:val="28"/>
          <w:lang w:eastAsia="zh-CN" w:bidi="zh-CN"/>
        </w:rPr>
        <w:t>5.7.2</w:t>
      </w:r>
      <w:r>
        <w:rPr>
          <w:rFonts w:ascii="Times New Roman" w:hAnsi="Times New Roman" w:cs="宋体" w:hint="eastAsia"/>
          <w:sz w:val="28"/>
          <w:szCs w:val="28"/>
          <w:lang w:eastAsia="zh-CN" w:bidi="zh-CN"/>
        </w:rPr>
        <w:t xml:space="preserve"> </w:t>
      </w:r>
      <w:r w:rsidRPr="0069312F">
        <w:rPr>
          <w:rFonts w:ascii="Times New Roman" w:hAnsi="Times New Roman" w:cs="宋体" w:hint="eastAsia"/>
          <w:sz w:val="28"/>
          <w:szCs w:val="28"/>
          <w:lang w:eastAsia="zh-CN" w:bidi="zh-CN"/>
        </w:rPr>
        <w:t>由经营发展部汇总</w:t>
      </w:r>
      <w:r w:rsidR="00F2765C" w:rsidRPr="0069312F">
        <w:rPr>
          <w:rFonts w:ascii="Times New Roman" w:hAnsi="Times New Roman" w:cs="宋体" w:hint="eastAsia"/>
          <w:sz w:val="28"/>
          <w:szCs w:val="28"/>
          <w:lang w:eastAsia="zh-CN" w:bidi="zh-CN"/>
        </w:rPr>
        <w:t>应结算</w:t>
      </w:r>
      <w:r w:rsidR="00681D38">
        <w:rPr>
          <w:rFonts w:ascii="Times New Roman" w:hAnsi="Times New Roman" w:cs="宋体" w:hint="eastAsia"/>
          <w:sz w:val="28"/>
          <w:szCs w:val="28"/>
          <w:lang w:eastAsia="zh-CN" w:bidi="zh-CN"/>
        </w:rPr>
        <w:t>零件</w:t>
      </w:r>
      <w:r w:rsidR="00681D38">
        <w:rPr>
          <w:rFonts w:ascii="Times New Roman" w:hAnsi="Times New Roman" w:cs="宋体" w:hint="eastAsia"/>
          <w:sz w:val="28"/>
          <w:szCs w:val="28"/>
          <w:lang w:eastAsia="zh-CN" w:bidi="zh-CN"/>
        </w:rPr>
        <w:t>/</w:t>
      </w:r>
      <w:r w:rsidR="00681D38">
        <w:rPr>
          <w:rFonts w:ascii="Times New Roman" w:hAnsi="Times New Roman" w:cs="宋体" w:hint="eastAsia"/>
          <w:sz w:val="28"/>
          <w:szCs w:val="28"/>
          <w:lang w:eastAsia="zh-CN" w:bidi="zh-CN"/>
        </w:rPr>
        <w:t>工装</w:t>
      </w:r>
      <w:r w:rsidR="00F2765C" w:rsidRPr="0069312F">
        <w:rPr>
          <w:rFonts w:ascii="Times New Roman" w:hAnsi="Times New Roman" w:cs="宋体" w:hint="eastAsia"/>
          <w:sz w:val="28"/>
          <w:szCs w:val="28"/>
          <w:lang w:eastAsia="zh-CN" w:bidi="zh-CN"/>
        </w:rPr>
        <w:t>的加工委托单、零件对账单、委托加工合同、发票</w:t>
      </w:r>
      <w:r w:rsidR="000A34E5">
        <w:rPr>
          <w:rFonts w:ascii="Times New Roman" w:hAnsi="Times New Roman" w:cs="宋体" w:hint="eastAsia"/>
          <w:sz w:val="28"/>
          <w:szCs w:val="28"/>
          <w:lang w:eastAsia="zh-CN" w:bidi="zh-CN"/>
        </w:rPr>
        <w:t>、工装接收确认单</w:t>
      </w:r>
      <w:r w:rsidR="00F2765C" w:rsidRPr="0069312F">
        <w:rPr>
          <w:rFonts w:ascii="Times New Roman" w:hAnsi="Times New Roman" w:cs="宋体" w:hint="eastAsia"/>
          <w:sz w:val="28"/>
          <w:szCs w:val="28"/>
          <w:lang w:eastAsia="zh-CN" w:bidi="zh-CN"/>
        </w:rPr>
        <w:t>等资料</w:t>
      </w:r>
      <w:r w:rsidRPr="0069312F">
        <w:rPr>
          <w:rFonts w:ascii="Times New Roman" w:hAnsi="Times New Roman" w:cs="宋体" w:hint="eastAsia"/>
          <w:sz w:val="28"/>
          <w:szCs w:val="28"/>
          <w:lang w:eastAsia="zh-CN" w:bidi="zh-CN"/>
        </w:rPr>
        <w:t>，</w:t>
      </w:r>
      <w:r w:rsidR="003D4F05" w:rsidRPr="0069312F">
        <w:rPr>
          <w:rFonts w:ascii="Times New Roman" w:hAnsi="Times New Roman" w:cs="宋体" w:hint="eastAsia"/>
          <w:sz w:val="28"/>
          <w:szCs w:val="28"/>
          <w:lang w:eastAsia="zh-CN" w:bidi="zh-CN"/>
        </w:rPr>
        <w:t>按规定填写付款凭证，</w:t>
      </w:r>
      <w:r w:rsidRPr="0069312F">
        <w:rPr>
          <w:rFonts w:ascii="宋体" w:hAnsi="宋体" w:cs="宋体" w:hint="eastAsia"/>
          <w:sz w:val="28"/>
          <w:szCs w:val="28"/>
          <w:lang w:eastAsia="zh-CN"/>
        </w:rPr>
        <w:t>在合同规定的结算周期内</w:t>
      </w:r>
      <w:r w:rsidRPr="0069312F">
        <w:rPr>
          <w:rFonts w:ascii="Times New Roman" w:hAnsi="Times New Roman" w:cs="宋体" w:hint="eastAsia"/>
          <w:sz w:val="28"/>
          <w:szCs w:val="28"/>
          <w:lang w:eastAsia="zh-CN" w:bidi="zh-CN"/>
        </w:rPr>
        <w:t>提交财务部门付款。</w:t>
      </w:r>
    </w:p>
    <w:p w14:paraId="037577D6" w14:textId="11B9CA3D" w:rsidR="00B1505A" w:rsidRDefault="00112E49" w:rsidP="007540A9">
      <w:pPr>
        <w:pStyle w:val="af4"/>
        <w:adjustRightInd w:val="0"/>
        <w:snapToGrid w:val="0"/>
        <w:spacing w:line="440" w:lineRule="exact"/>
        <w:ind w:firstLineChars="300" w:firstLine="840"/>
        <w:rPr>
          <w:rFonts w:ascii="宋体" w:hAnsi="宋体" w:cs="宋体" w:hint="eastAsia"/>
          <w:sz w:val="28"/>
          <w:szCs w:val="28"/>
          <w:lang w:eastAsia="zh-CN"/>
        </w:rPr>
      </w:pPr>
      <w:r>
        <w:rPr>
          <w:rFonts w:ascii="Times New Roman" w:hAnsi="Times New Roman" w:cs="宋体" w:hint="eastAsia"/>
          <w:sz w:val="28"/>
          <w:szCs w:val="28"/>
          <w:lang w:eastAsia="zh-CN" w:bidi="zh-CN"/>
        </w:rPr>
        <w:t>5.7.</w:t>
      </w:r>
      <w:r w:rsidR="00070E72">
        <w:rPr>
          <w:rFonts w:ascii="Times New Roman" w:hAnsi="Times New Roman" w:cs="宋体" w:hint="eastAsia"/>
          <w:sz w:val="28"/>
          <w:szCs w:val="28"/>
          <w:lang w:eastAsia="zh-CN" w:bidi="zh-CN"/>
        </w:rPr>
        <w:t>3</w:t>
      </w:r>
      <w:r>
        <w:rPr>
          <w:rFonts w:ascii="Times New Roman" w:hAnsi="Times New Roman" w:cs="宋体" w:hint="eastAsia"/>
          <w:sz w:val="28"/>
          <w:szCs w:val="28"/>
          <w:lang w:eastAsia="zh-CN" w:bidi="zh-CN"/>
        </w:rPr>
        <w:t xml:space="preserve"> </w:t>
      </w:r>
      <w:r>
        <w:rPr>
          <w:rFonts w:ascii="Times New Roman" w:hAnsi="Times New Roman" w:cs="宋体" w:hint="eastAsia"/>
          <w:sz w:val="28"/>
          <w:szCs w:val="28"/>
          <w:lang w:eastAsia="zh-CN" w:bidi="zh-CN"/>
        </w:rPr>
        <w:t>财务部门</w:t>
      </w:r>
      <w:r>
        <w:rPr>
          <w:rFonts w:ascii="宋体" w:hAnsi="宋体" w:cs="宋体" w:hint="eastAsia"/>
          <w:sz w:val="28"/>
          <w:szCs w:val="28"/>
          <w:lang w:eastAsia="zh-CN"/>
        </w:rPr>
        <w:t>在收到经营发展部提交的付款申请后，负责对付款申请进行审核，并按审核结果完成付款。</w:t>
      </w:r>
    </w:p>
    <w:p w14:paraId="676D6B78" w14:textId="77777777" w:rsidR="00B3545C" w:rsidRDefault="00B3545C" w:rsidP="007540A9">
      <w:pPr>
        <w:pStyle w:val="af4"/>
        <w:adjustRightInd w:val="0"/>
        <w:snapToGrid w:val="0"/>
        <w:spacing w:line="440" w:lineRule="exact"/>
        <w:ind w:firstLineChars="300" w:firstLine="840"/>
        <w:rPr>
          <w:rFonts w:ascii="宋体" w:hAnsi="宋体" w:cs="宋体" w:hint="eastAsia"/>
          <w:sz w:val="28"/>
          <w:szCs w:val="28"/>
          <w:lang w:eastAsia="zh-CN"/>
        </w:rPr>
      </w:pPr>
    </w:p>
    <w:p w14:paraId="6709F77F" w14:textId="77777777" w:rsidR="00B3545C" w:rsidRDefault="00B3545C" w:rsidP="007540A9">
      <w:pPr>
        <w:pStyle w:val="af4"/>
        <w:adjustRightInd w:val="0"/>
        <w:snapToGrid w:val="0"/>
        <w:spacing w:line="440" w:lineRule="exact"/>
        <w:ind w:firstLineChars="300" w:firstLine="840"/>
        <w:rPr>
          <w:rFonts w:ascii="宋体" w:hAnsi="宋体" w:cs="宋体" w:hint="eastAsia"/>
          <w:sz w:val="28"/>
          <w:szCs w:val="28"/>
          <w:lang w:eastAsia="zh-CN"/>
        </w:rPr>
      </w:pPr>
    </w:p>
    <w:p w14:paraId="3DC52433" w14:textId="77777777" w:rsidR="00B3545C" w:rsidRDefault="00B3545C" w:rsidP="007540A9">
      <w:pPr>
        <w:pStyle w:val="af4"/>
        <w:adjustRightInd w:val="0"/>
        <w:snapToGrid w:val="0"/>
        <w:spacing w:line="440" w:lineRule="exact"/>
        <w:ind w:firstLineChars="300" w:firstLine="840"/>
        <w:rPr>
          <w:rFonts w:ascii="宋体" w:hAnsi="宋体" w:cs="宋体" w:hint="eastAsia"/>
          <w:sz w:val="28"/>
          <w:szCs w:val="28"/>
          <w:lang w:eastAsia="zh-CN"/>
        </w:rPr>
      </w:pPr>
    </w:p>
    <w:p w14:paraId="60791608" w14:textId="77777777" w:rsidR="00B3545C" w:rsidRDefault="00B3545C" w:rsidP="007540A9">
      <w:pPr>
        <w:pStyle w:val="af4"/>
        <w:adjustRightInd w:val="0"/>
        <w:snapToGrid w:val="0"/>
        <w:spacing w:line="440" w:lineRule="exact"/>
        <w:ind w:firstLineChars="300" w:firstLine="840"/>
        <w:rPr>
          <w:rFonts w:ascii="宋体" w:hAnsi="宋体" w:cs="宋体" w:hint="eastAsia"/>
          <w:sz w:val="28"/>
          <w:szCs w:val="28"/>
          <w:lang w:eastAsia="zh-CN"/>
        </w:rPr>
      </w:pPr>
    </w:p>
    <w:p w14:paraId="13BDCEAA" w14:textId="77777777" w:rsidR="00B3545C" w:rsidRDefault="00B3545C" w:rsidP="007540A9">
      <w:pPr>
        <w:pStyle w:val="af4"/>
        <w:adjustRightInd w:val="0"/>
        <w:snapToGrid w:val="0"/>
        <w:spacing w:line="440" w:lineRule="exact"/>
        <w:ind w:firstLineChars="300" w:firstLine="840"/>
        <w:rPr>
          <w:rFonts w:ascii="宋体" w:hAnsi="宋体" w:cs="宋体" w:hint="eastAsia"/>
          <w:sz w:val="28"/>
          <w:szCs w:val="28"/>
          <w:lang w:eastAsia="zh-CN"/>
        </w:rPr>
      </w:pPr>
    </w:p>
    <w:p w14:paraId="77AD5039" w14:textId="77777777" w:rsidR="00B3545C" w:rsidRDefault="00B3545C" w:rsidP="007540A9">
      <w:pPr>
        <w:pStyle w:val="af4"/>
        <w:adjustRightInd w:val="0"/>
        <w:snapToGrid w:val="0"/>
        <w:spacing w:line="440" w:lineRule="exact"/>
        <w:ind w:firstLineChars="300" w:firstLine="840"/>
        <w:rPr>
          <w:rFonts w:ascii="宋体" w:hAnsi="宋体" w:cs="宋体" w:hint="eastAsia"/>
          <w:sz w:val="28"/>
          <w:szCs w:val="28"/>
          <w:lang w:eastAsia="zh-CN"/>
        </w:rPr>
      </w:pPr>
    </w:p>
    <w:p w14:paraId="2429A2AD" w14:textId="1AE1BBA5" w:rsidR="007A4229" w:rsidRPr="004F220E" w:rsidRDefault="00112E49" w:rsidP="004F220E">
      <w:pPr>
        <w:pStyle w:val="af4"/>
        <w:numPr>
          <w:ilvl w:val="0"/>
          <w:numId w:val="3"/>
        </w:numPr>
        <w:adjustRightInd w:val="0"/>
        <w:snapToGrid w:val="0"/>
        <w:spacing w:beforeLines="100" w:before="326" w:afterLines="100" w:after="326"/>
        <w:ind w:firstLineChars="0"/>
        <w:outlineLvl w:val="0"/>
        <w:rPr>
          <w:rFonts w:ascii="黑体" w:eastAsia="黑体" w:hAnsi="黑体" w:cs="黑体" w:hint="eastAsia"/>
          <w:b/>
          <w:sz w:val="28"/>
          <w:szCs w:val="28"/>
          <w:lang w:eastAsia="zh-CN"/>
        </w:rPr>
      </w:pPr>
      <w:r w:rsidRPr="004F220E">
        <w:rPr>
          <w:rFonts w:ascii="黑体" w:eastAsia="黑体" w:hAnsi="黑体" w:cs="黑体" w:hint="eastAsia"/>
          <w:b/>
          <w:sz w:val="28"/>
          <w:szCs w:val="28"/>
          <w:lang w:eastAsia="zh-CN"/>
        </w:rPr>
        <w:t>相关流程</w:t>
      </w:r>
    </w:p>
    <w:p w14:paraId="21FD3F47" w14:textId="73EF4A04" w:rsidR="004E219B" w:rsidRDefault="00505E52" w:rsidP="00A51138">
      <w:pPr>
        <w:ind w:right="-1"/>
        <w:rPr>
          <w:rFonts w:ascii="宋体" w:hAnsi="宋体" w:cs="宋体" w:hint="eastAsia"/>
          <w:spacing w:val="-4"/>
          <w:sz w:val="28"/>
          <w:szCs w:val="28"/>
          <w:lang w:eastAsia="zh-CN"/>
        </w:rPr>
      </w:pPr>
      <w:r>
        <w:rPr>
          <w:rFonts w:ascii="宋体" w:hAnsi="宋体" w:cs="宋体" w:hint="eastAsia"/>
          <w:noProof/>
          <w:spacing w:val="-4"/>
          <w:sz w:val="28"/>
          <w:szCs w:val="28"/>
          <w:lang w:eastAsia="zh-CN"/>
        </w:rPr>
        <w:drawing>
          <wp:inline distT="0" distB="0" distL="0" distR="0" wp14:anchorId="4E9D5438" wp14:editId="5D78894F">
            <wp:extent cx="7322087" cy="5855431"/>
            <wp:effectExtent l="9207" t="0" r="2858" b="2857"/>
            <wp:docPr id="7706233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7345206" cy="5873919"/>
                    </a:xfrm>
                    <a:prstGeom prst="rect">
                      <a:avLst/>
                    </a:prstGeom>
                    <a:noFill/>
                    <a:ln>
                      <a:noFill/>
                    </a:ln>
                  </pic:spPr>
                </pic:pic>
              </a:graphicData>
            </a:graphic>
          </wp:inline>
        </w:drawing>
      </w:r>
    </w:p>
    <w:p w14:paraId="4475D9E4" w14:textId="7C52EBED" w:rsidR="004F220E" w:rsidRPr="00505E52" w:rsidRDefault="00112E49" w:rsidP="00505E52">
      <w:pPr>
        <w:numPr>
          <w:ilvl w:val="0"/>
          <w:numId w:val="3"/>
        </w:numPr>
        <w:adjustRightInd w:val="0"/>
        <w:snapToGrid w:val="0"/>
        <w:spacing w:beforeLines="100" w:before="326" w:afterLines="100" w:after="326"/>
        <w:outlineLvl w:val="0"/>
        <w:rPr>
          <w:rFonts w:ascii="黑体" w:eastAsia="黑体" w:hAnsi="黑体" w:cs="黑体" w:hint="eastAsia"/>
          <w:b/>
          <w:sz w:val="28"/>
          <w:szCs w:val="28"/>
          <w:lang w:eastAsia="zh-CN"/>
        </w:rPr>
      </w:pPr>
      <w:r>
        <w:rPr>
          <w:rFonts w:ascii="黑体" w:eastAsia="黑体" w:hAnsi="黑体" w:cs="黑体" w:hint="eastAsia"/>
          <w:b/>
          <w:sz w:val="28"/>
          <w:szCs w:val="28"/>
          <w:lang w:eastAsia="zh-CN"/>
        </w:rPr>
        <w:t>引用文件</w:t>
      </w:r>
    </w:p>
    <w:p w14:paraId="5D4077FE" w14:textId="77777777" w:rsidR="00505E52" w:rsidRDefault="00505E52" w:rsidP="00505E52">
      <w:pPr>
        <w:pStyle w:val="af4"/>
        <w:adjustRightInd w:val="0"/>
        <w:snapToGrid w:val="0"/>
        <w:spacing w:line="440" w:lineRule="exact"/>
        <w:ind w:left="560" w:firstLineChars="0" w:firstLine="0"/>
        <w:rPr>
          <w:rFonts w:ascii="Times New Roman" w:hAnsi="Times New Roman" w:cs="宋体"/>
          <w:sz w:val="28"/>
          <w:szCs w:val="28"/>
          <w:lang w:eastAsia="zh-CN" w:bidi="zh-CN"/>
        </w:rPr>
      </w:pPr>
      <w:r w:rsidRPr="00505E52">
        <w:rPr>
          <w:rFonts w:ascii="Times New Roman" w:hAnsi="Times New Roman" w:cs="宋体" w:hint="eastAsia"/>
          <w:sz w:val="28"/>
          <w:szCs w:val="28"/>
          <w:lang w:eastAsia="zh-CN"/>
        </w:rPr>
        <w:t xml:space="preserve">FM-S5-01-07 </w:t>
      </w:r>
      <w:r w:rsidRPr="00505E52">
        <w:rPr>
          <w:rFonts w:ascii="Times New Roman" w:hAnsi="Times New Roman" w:cs="宋体" w:hint="eastAsia"/>
          <w:sz w:val="28"/>
          <w:szCs w:val="28"/>
          <w:lang w:eastAsia="zh-CN" w:bidi="zh-CN"/>
        </w:rPr>
        <w:t>工艺装备申请单</w:t>
      </w:r>
    </w:p>
    <w:p w14:paraId="5633280B" w14:textId="0C8A470F" w:rsidR="004F220E" w:rsidRDefault="00505E52" w:rsidP="00505E52">
      <w:pPr>
        <w:pStyle w:val="af4"/>
        <w:adjustRightInd w:val="0"/>
        <w:snapToGrid w:val="0"/>
        <w:spacing w:line="440" w:lineRule="exact"/>
        <w:ind w:left="560" w:firstLineChars="0" w:firstLine="0"/>
        <w:rPr>
          <w:rFonts w:ascii="Times New Roman" w:hAnsi="Times New Roman" w:cs="宋体"/>
          <w:sz w:val="28"/>
          <w:szCs w:val="28"/>
          <w:lang w:eastAsia="zh-CN" w:bidi="zh-CN"/>
        </w:rPr>
      </w:pPr>
      <w:r w:rsidRPr="004F220E">
        <w:rPr>
          <w:rFonts w:ascii="Times New Roman" w:hAnsi="Times New Roman" w:cs="宋体"/>
          <w:sz w:val="28"/>
          <w:szCs w:val="28"/>
          <w:lang w:eastAsia="zh-CN" w:bidi="zh-CN"/>
        </w:rPr>
        <w:t>FM</w:t>
      </w:r>
      <w:r w:rsidRPr="004F220E">
        <w:rPr>
          <w:rFonts w:ascii="Times New Roman" w:hAnsi="Times New Roman" w:cs="宋体" w:hint="eastAsia"/>
          <w:sz w:val="28"/>
          <w:szCs w:val="28"/>
          <w:lang w:eastAsia="zh-CN"/>
        </w:rPr>
        <w:t>-</w:t>
      </w:r>
      <w:r w:rsidRPr="004F220E">
        <w:rPr>
          <w:rFonts w:ascii="Times New Roman" w:hAnsi="Times New Roman" w:cs="宋体"/>
          <w:sz w:val="28"/>
          <w:szCs w:val="28"/>
          <w:lang w:eastAsia="zh-CN" w:bidi="zh-CN"/>
        </w:rPr>
        <w:t>S5-03-01</w:t>
      </w:r>
      <w:r>
        <w:rPr>
          <w:rFonts w:ascii="Times New Roman" w:hAnsi="Times New Roman" w:cs="宋体" w:hint="eastAsia"/>
          <w:sz w:val="28"/>
          <w:szCs w:val="28"/>
          <w:lang w:eastAsia="zh-CN" w:bidi="zh-CN"/>
        </w:rPr>
        <w:t xml:space="preserve"> </w:t>
      </w:r>
      <w:r>
        <w:rPr>
          <w:rFonts w:ascii="Times New Roman" w:hAnsi="Times New Roman" w:cs="宋体" w:hint="eastAsia"/>
          <w:sz w:val="28"/>
          <w:szCs w:val="28"/>
          <w:lang w:eastAsia="zh-CN" w:bidi="zh-CN"/>
        </w:rPr>
        <w:t>工艺装备返工申请单</w:t>
      </w:r>
    </w:p>
    <w:p w14:paraId="6FA20F65" w14:textId="1CCD0F10" w:rsidR="00057D79" w:rsidRPr="00505E52" w:rsidRDefault="00057D79" w:rsidP="00505E52">
      <w:pPr>
        <w:pStyle w:val="af4"/>
        <w:adjustRightInd w:val="0"/>
        <w:snapToGrid w:val="0"/>
        <w:spacing w:line="440" w:lineRule="exact"/>
        <w:ind w:left="560" w:firstLineChars="0" w:firstLine="0"/>
        <w:rPr>
          <w:rFonts w:ascii="Times New Roman" w:hAnsi="Times New Roman" w:cs="宋体"/>
          <w:sz w:val="28"/>
          <w:szCs w:val="28"/>
          <w:lang w:eastAsia="zh-CN" w:bidi="zh-CN"/>
        </w:rPr>
      </w:pPr>
      <w:r w:rsidRPr="00057D79">
        <w:rPr>
          <w:rFonts w:ascii="Times New Roman" w:hAnsi="Times New Roman" w:cs="宋体" w:hint="eastAsia"/>
          <w:sz w:val="28"/>
          <w:szCs w:val="28"/>
          <w:lang w:eastAsia="zh-CN" w:bidi="zh-CN"/>
        </w:rPr>
        <w:t>FM1404-66</w:t>
      </w:r>
      <w:r>
        <w:rPr>
          <w:rFonts w:ascii="Times New Roman" w:hAnsi="Times New Roman" w:cs="宋体" w:hint="eastAsia"/>
          <w:sz w:val="28"/>
          <w:szCs w:val="28"/>
          <w:lang w:eastAsia="zh-CN" w:bidi="zh-CN"/>
        </w:rPr>
        <w:t xml:space="preserve"> </w:t>
      </w:r>
      <w:r w:rsidRPr="00057D79">
        <w:rPr>
          <w:rFonts w:ascii="Times New Roman" w:hAnsi="Times New Roman" w:cs="宋体" w:hint="eastAsia"/>
          <w:sz w:val="28"/>
          <w:szCs w:val="28"/>
          <w:lang w:eastAsia="zh-CN" w:bidi="zh-CN"/>
        </w:rPr>
        <w:t>首件检验报告</w:t>
      </w:r>
    </w:p>
    <w:p w14:paraId="48FF77BC" w14:textId="64CD0C1D" w:rsidR="00807481" w:rsidRDefault="00807481" w:rsidP="004F220E">
      <w:pPr>
        <w:pStyle w:val="af4"/>
        <w:adjustRightInd w:val="0"/>
        <w:snapToGrid w:val="0"/>
        <w:spacing w:line="440" w:lineRule="exact"/>
        <w:ind w:left="560" w:firstLineChars="0" w:firstLine="0"/>
        <w:rPr>
          <w:rFonts w:ascii="Times New Roman" w:hAnsi="Times New Roman" w:cs="宋体"/>
          <w:sz w:val="28"/>
          <w:szCs w:val="28"/>
          <w:lang w:eastAsia="zh-CN" w:bidi="zh-CN"/>
        </w:rPr>
      </w:pPr>
      <w:r w:rsidRPr="00807481">
        <w:rPr>
          <w:rFonts w:ascii="Times New Roman" w:hAnsi="Times New Roman" w:cs="宋体" w:hint="eastAsia"/>
          <w:sz w:val="28"/>
          <w:szCs w:val="28"/>
          <w:lang w:eastAsia="zh-CN" w:bidi="zh-CN"/>
        </w:rPr>
        <w:t>FM-S5-05-05</w:t>
      </w:r>
      <w:r>
        <w:rPr>
          <w:rFonts w:ascii="Times New Roman" w:hAnsi="Times New Roman" w:cs="宋体" w:hint="eastAsia"/>
          <w:sz w:val="28"/>
          <w:szCs w:val="28"/>
          <w:lang w:eastAsia="zh-CN" w:bidi="zh-CN"/>
        </w:rPr>
        <w:t xml:space="preserve"> </w:t>
      </w:r>
      <w:r w:rsidRPr="00807481">
        <w:rPr>
          <w:rFonts w:ascii="宋体" w:hAnsi="宋体" w:cs="宋体" w:hint="eastAsia"/>
          <w:sz w:val="28"/>
          <w:szCs w:val="28"/>
          <w:lang w:eastAsia="zh-CN"/>
        </w:rPr>
        <w:t>不合格工装通知单</w:t>
      </w:r>
    </w:p>
    <w:p w14:paraId="638FA147" w14:textId="2B847AD7" w:rsidR="004F220E" w:rsidRPr="004F220E" w:rsidRDefault="0069312F" w:rsidP="004F220E">
      <w:pPr>
        <w:pStyle w:val="af4"/>
        <w:adjustRightInd w:val="0"/>
        <w:snapToGrid w:val="0"/>
        <w:spacing w:line="440" w:lineRule="exact"/>
        <w:ind w:firstLine="560"/>
        <w:rPr>
          <w:rFonts w:ascii="宋体" w:hAnsi="宋体" w:cs="宋体" w:hint="eastAsia"/>
          <w:sz w:val="28"/>
          <w:szCs w:val="28"/>
          <w:lang w:eastAsia="zh-CN"/>
        </w:rPr>
      </w:pPr>
      <w:r w:rsidRPr="001C45BD">
        <w:rPr>
          <w:rFonts w:ascii="Times New Roman" w:hAnsi="Times New Roman"/>
          <w:sz w:val="28"/>
          <w:szCs w:val="24"/>
          <w:lang w:eastAsia="zh-CN" w:bidi="ar-SA"/>
        </w:rPr>
        <w:t>FM-P3-02-02</w:t>
      </w:r>
      <w:r w:rsidR="00807481">
        <w:rPr>
          <w:rFonts w:ascii="Times New Roman" w:hAnsi="Times New Roman" w:hint="eastAsia"/>
          <w:sz w:val="28"/>
          <w:szCs w:val="24"/>
          <w:lang w:eastAsia="zh-CN" w:bidi="ar-SA"/>
        </w:rPr>
        <w:t xml:space="preserve"> </w:t>
      </w:r>
      <w:r w:rsidRPr="00706145">
        <w:rPr>
          <w:rFonts w:ascii="宋体" w:hAnsi="宋体" w:cs="宋体" w:hint="eastAsia"/>
          <w:sz w:val="28"/>
          <w:szCs w:val="28"/>
          <w:lang w:eastAsia="zh-CN"/>
        </w:rPr>
        <w:t>《合格供应商目录》</w:t>
      </w:r>
    </w:p>
    <w:p w14:paraId="6DF71860" w14:textId="14694A2C" w:rsidR="0069312F" w:rsidRPr="00A51138" w:rsidRDefault="0069312F" w:rsidP="00A51138">
      <w:pPr>
        <w:pStyle w:val="af4"/>
        <w:adjustRightInd w:val="0"/>
        <w:snapToGrid w:val="0"/>
        <w:spacing w:line="440" w:lineRule="exact"/>
        <w:ind w:firstLine="560"/>
        <w:rPr>
          <w:rFonts w:ascii="Times New Roman" w:hAnsi="Times New Roman" w:cs="宋体"/>
          <w:sz w:val="28"/>
          <w:szCs w:val="28"/>
          <w:lang w:eastAsia="zh-CN" w:bidi="zh-CN"/>
        </w:rPr>
      </w:pPr>
      <w:r w:rsidRPr="001C45BD">
        <w:rPr>
          <w:rFonts w:ascii="Times New Roman" w:hAnsi="Times New Roman" w:hint="eastAsia"/>
          <w:sz w:val="28"/>
          <w:szCs w:val="24"/>
          <w:lang w:eastAsia="zh-CN" w:bidi="ar-SA"/>
        </w:rPr>
        <w:t>FM1404-09A</w:t>
      </w:r>
      <w:r w:rsidR="00807481">
        <w:rPr>
          <w:rFonts w:ascii="Times New Roman" w:hAnsi="Times New Roman" w:hint="eastAsia"/>
          <w:sz w:val="28"/>
          <w:szCs w:val="24"/>
          <w:lang w:eastAsia="zh-CN" w:bidi="ar-SA"/>
        </w:rPr>
        <w:t xml:space="preserve"> </w:t>
      </w:r>
      <w:r>
        <w:rPr>
          <w:rFonts w:ascii="Times New Roman" w:hAnsi="Times New Roman" w:cs="宋体" w:hint="eastAsia"/>
          <w:sz w:val="28"/>
          <w:szCs w:val="28"/>
          <w:lang w:eastAsia="zh-CN" w:bidi="zh-CN"/>
        </w:rPr>
        <w:t>《</w:t>
      </w:r>
      <w:r>
        <w:rPr>
          <w:rFonts w:ascii="宋体" w:hAnsi="宋体" w:cs="宋体" w:hint="eastAsia"/>
          <w:sz w:val="28"/>
          <w:szCs w:val="28"/>
          <w:lang w:eastAsia="zh-CN"/>
        </w:rPr>
        <w:t>废品卡片</w:t>
      </w:r>
      <w:r>
        <w:rPr>
          <w:rFonts w:ascii="Times New Roman" w:hAnsi="Times New Roman" w:cs="宋体" w:hint="eastAsia"/>
          <w:sz w:val="28"/>
          <w:szCs w:val="28"/>
          <w:lang w:eastAsia="zh-CN" w:bidi="zh-CN"/>
        </w:rPr>
        <w:t>》</w:t>
      </w:r>
    </w:p>
    <w:p w14:paraId="039A242A" w14:textId="77777777" w:rsidR="007A4229" w:rsidRDefault="00112E49" w:rsidP="001138DF">
      <w:pPr>
        <w:numPr>
          <w:ilvl w:val="0"/>
          <w:numId w:val="3"/>
        </w:numPr>
        <w:adjustRightInd w:val="0"/>
        <w:snapToGrid w:val="0"/>
        <w:spacing w:beforeLines="100" w:before="326" w:afterLines="100" w:after="326" w:line="440" w:lineRule="exact"/>
        <w:outlineLvl w:val="0"/>
        <w:rPr>
          <w:rFonts w:ascii="黑体" w:eastAsia="黑体" w:hAnsi="黑体" w:cs="黑体" w:hint="eastAsia"/>
          <w:b/>
          <w:sz w:val="28"/>
          <w:szCs w:val="28"/>
          <w:lang w:eastAsia="zh-CN"/>
        </w:rPr>
      </w:pPr>
      <w:r>
        <w:rPr>
          <w:rFonts w:ascii="黑体" w:eastAsia="黑体" w:hAnsi="黑体" w:cs="黑体" w:hint="eastAsia"/>
          <w:b/>
          <w:sz w:val="28"/>
          <w:szCs w:val="28"/>
          <w:lang w:eastAsia="zh-CN"/>
        </w:rPr>
        <w:t>记录表格</w:t>
      </w:r>
    </w:p>
    <w:p w14:paraId="5FF5AE67" w14:textId="3A78BC47" w:rsidR="009C37FC" w:rsidRDefault="009C37FC" w:rsidP="009C37FC">
      <w:pPr>
        <w:spacing w:line="440" w:lineRule="exact"/>
        <w:ind w:firstLineChars="200" w:firstLine="560"/>
        <w:rPr>
          <w:rFonts w:ascii="宋体" w:hAnsi="宋体" w:cs="宋体" w:hint="eastAsia"/>
          <w:sz w:val="28"/>
          <w:szCs w:val="28"/>
          <w:lang w:eastAsia="zh-CN"/>
        </w:rPr>
      </w:pPr>
      <w:r w:rsidRPr="001C45BD">
        <w:rPr>
          <w:rFonts w:ascii="Times New Roman" w:hAnsi="Times New Roman" w:hint="eastAsia"/>
          <w:sz w:val="28"/>
          <w:lang w:eastAsia="zh-CN" w:bidi="ar-SA"/>
        </w:rPr>
        <w:t>FM-P3-07-0</w:t>
      </w:r>
      <w:r w:rsidR="00057D79">
        <w:rPr>
          <w:rFonts w:ascii="Times New Roman" w:hAnsi="Times New Roman" w:hint="eastAsia"/>
          <w:sz w:val="28"/>
          <w:lang w:eastAsia="zh-CN" w:bidi="ar-SA"/>
        </w:rPr>
        <w:t>1</w:t>
      </w:r>
      <w:r>
        <w:rPr>
          <w:rFonts w:ascii="黑体" w:eastAsia="黑体" w:hAnsi="黑体" w:cs="黑体" w:hint="eastAsia"/>
          <w:sz w:val="28"/>
          <w:szCs w:val="28"/>
          <w:lang w:eastAsia="zh-CN" w:bidi="zh-CN"/>
        </w:rPr>
        <w:t xml:space="preserve"> </w:t>
      </w:r>
      <w:r w:rsidRPr="001C45BD">
        <w:rPr>
          <w:rFonts w:ascii="宋体" w:hAnsi="宋体" w:cs="宋体" w:hint="eastAsia"/>
          <w:sz w:val="28"/>
          <w:szCs w:val="28"/>
          <w:lang w:eastAsia="zh-CN"/>
        </w:rPr>
        <w:t>《</w:t>
      </w:r>
      <w:r w:rsidR="007540A9" w:rsidRPr="007540A9">
        <w:rPr>
          <w:rFonts w:ascii="宋体" w:hAnsi="宋体" w:cs="宋体" w:hint="eastAsia"/>
          <w:sz w:val="28"/>
          <w:szCs w:val="28"/>
          <w:lang w:eastAsia="zh-CN"/>
        </w:rPr>
        <w:t>外协零件目标价表</w:t>
      </w:r>
      <w:r w:rsidRPr="001C45BD">
        <w:rPr>
          <w:rFonts w:ascii="宋体" w:hAnsi="宋体" w:cs="宋体" w:hint="eastAsia"/>
          <w:sz w:val="28"/>
          <w:szCs w:val="28"/>
          <w:lang w:eastAsia="zh-CN"/>
        </w:rPr>
        <w:t>》</w:t>
      </w:r>
    </w:p>
    <w:p w14:paraId="0CFB46AB" w14:textId="00CC452F" w:rsidR="007540A9" w:rsidRDefault="007540A9" w:rsidP="009C37FC">
      <w:pPr>
        <w:spacing w:line="440" w:lineRule="exact"/>
        <w:ind w:firstLineChars="200" w:firstLine="560"/>
        <w:rPr>
          <w:rFonts w:ascii="宋体" w:hAnsi="宋体" w:cs="宋体" w:hint="eastAsia"/>
          <w:sz w:val="28"/>
          <w:szCs w:val="28"/>
          <w:lang w:eastAsia="zh-CN"/>
        </w:rPr>
      </w:pPr>
      <w:r w:rsidRPr="001C45BD">
        <w:rPr>
          <w:rFonts w:ascii="Times New Roman" w:hAnsi="Times New Roman" w:hint="eastAsia"/>
          <w:sz w:val="28"/>
          <w:lang w:eastAsia="zh-CN" w:bidi="ar-SA"/>
        </w:rPr>
        <w:t>FM-P3-07-0</w:t>
      </w:r>
      <w:r w:rsidRPr="007540A9">
        <w:rPr>
          <w:rFonts w:ascii="Times New Roman" w:hAnsi="Times New Roman"/>
          <w:sz w:val="28"/>
          <w:lang w:eastAsia="zh-CN" w:bidi="ar-SA"/>
        </w:rPr>
        <w:t>2</w:t>
      </w:r>
      <w:r>
        <w:rPr>
          <w:rFonts w:ascii="Times New Roman" w:hAnsi="Times New Roman" w:hint="eastAsia"/>
          <w:sz w:val="28"/>
          <w:lang w:eastAsia="zh-CN" w:bidi="ar-SA"/>
        </w:rPr>
        <w:t xml:space="preserve"> </w:t>
      </w:r>
      <w:r w:rsidRPr="001C45BD">
        <w:rPr>
          <w:rFonts w:ascii="宋体" w:hAnsi="宋体" w:cs="宋体" w:hint="eastAsia"/>
          <w:sz w:val="28"/>
          <w:szCs w:val="28"/>
          <w:lang w:eastAsia="zh-CN"/>
        </w:rPr>
        <w:t>《</w:t>
      </w:r>
      <w:r w:rsidRPr="007540A9">
        <w:rPr>
          <w:rFonts w:ascii="宋体" w:hAnsi="宋体" w:cs="宋体" w:hint="eastAsia"/>
          <w:sz w:val="28"/>
          <w:szCs w:val="28"/>
          <w:lang w:eastAsia="zh-CN"/>
        </w:rPr>
        <w:t>外协工装目标价表</w:t>
      </w:r>
      <w:r w:rsidRPr="001C45BD">
        <w:rPr>
          <w:rFonts w:ascii="宋体" w:hAnsi="宋体" w:cs="宋体" w:hint="eastAsia"/>
          <w:sz w:val="28"/>
          <w:szCs w:val="28"/>
          <w:lang w:eastAsia="zh-CN"/>
        </w:rPr>
        <w:t>》</w:t>
      </w:r>
    </w:p>
    <w:p w14:paraId="2FD38081" w14:textId="4E242D47" w:rsidR="009C37FC" w:rsidRPr="009C37FC" w:rsidRDefault="009C37FC" w:rsidP="001C45BD">
      <w:pPr>
        <w:spacing w:line="440" w:lineRule="exact"/>
        <w:ind w:firstLineChars="200" w:firstLine="560"/>
        <w:rPr>
          <w:rFonts w:ascii="宋体" w:hAnsi="宋体" w:cs="宋体" w:hint="eastAsia"/>
          <w:sz w:val="28"/>
          <w:szCs w:val="28"/>
          <w:lang w:eastAsia="zh-CN"/>
        </w:rPr>
      </w:pPr>
      <w:r w:rsidRPr="001C45BD">
        <w:rPr>
          <w:rFonts w:ascii="Times New Roman" w:hAnsi="Times New Roman" w:hint="eastAsia"/>
          <w:sz w:val="28"/>
          <w:lang w:eastAsia="zh-CN" w:bidi="ar-SA"/>
        </w:rPr>
        <w:t>FM-P3-07-</w:t>
      </w:r>
      <w:r>
        <w:rPr>
          <w:rFonts w:ascii="Times New Roman" w:hAnsi="Times New Roman" w:hint="eastAsia"/>
          <w:sz w:val="28"/>
          <w:lang w:eastAsia="zh-CN" w:bidi="ar-SA"/>
        </w:rPr>
        <w:t>0</w:t>
      </w:r>
      <w:r w:rsidR="007540A9">
        <w:rPr>
          <w:rFonts w:ascii="Times New Roman" w:hAnsi="Times New Roman" w:hint="eastAsia"/>
          <w:sz w:val="28"/>
          <w:lang w:eastAsia="zh-CN" w:bidi="ar-SA"/>
        </w:rPr>
        <w:t>3</w:t>
      </w:r>
      <w:r>
        <w:rPr>
          <w:rFonts w:ascii="Times New Roman" w:hAnsi="Times New Roman" w:hint="eastAsia"/>
          <w:sz w:val="28"/>
          <w:lang w:eastAsia="zh-CN" w:bidi="ar-SA"/>
        </w:rPr>
        <w:t xml:space="preserve"> </w:t>
      </w:r>
      <w:r>
        <w:rPr>
          <w:rFonts w:ascii="Times New Roman" w:hAnsi="Times New Roman" w:hint="eastAsia"/>
          <w:sz w:val="28"/>
          <w:lang w:eastAsia="zh-CN" w:bidi="ar-SA"/>
        </w:rPr>
        <w:t>《</w:t>
      </w:r>
      <w:r w:rsidRPr="00CC7C0C">
        <w:rPr>
          <w:rFonts w:ascii="Times New Roman" w:hAnsi="Times New Roman" w:cs="宋体" w:hint="eastAsia"/>
          <w:sz w:val="28"/>
          <w:szCs w:val="28"/>
          <w:lang w:eastAsia="zh-CN" w:bidi="zh-CN"/>
        </w:rPr>
        <w:t>外</w:t>
      </w:r>
      <w:r w:rsidR="00EA58A7">
        <w:rPr>
          <w:rFonts w:ascii="Times New Roman" w:hAnsi="Times New Roman" w:cs="宋体" w:hint="eastAsia"/>
          <w:sz w:val="28"/>
          <w:szCs w:val="28"/>
          <w:lang w:eastAsia="zh-CN" w:bidi="zh-CN"/>
        </w:rPr>
        <w:t>协</w:t>
      </w:r>
      <w:r>
        <w:rPr>
          <w:rFonts w:ascii="Times New Roman" w:hAnsi="Times New Roman" w:cs="宋体" w:hint="eastAsia"/>
          <w:sz w:val="28"/>
          <w:szCs w:val="28"/>
          <w:lang w:eastAsia="zh-CN" w:bidi="zh-CN"/>
        </w:rPr>
        <w:t>加工</w:t>
      </w:r>
      <w:r w:rsidRPr="00CC7C0C">
        <w:rPr>
          <w:rFonts w:ascii="Times New Roman" w:hAnsi="Times New Roman" w:cs="宋体" w:hint="eastAsia"/>
          <w:sz w:val="28"/>
          <w:szCs w:val="28"/>
          <w:lang w:eastAsia="zh-CN" w:bidi="zh-CN"/>
        </w:rPr>
        <w:t>报价单</w:t>
      </w:r>
      <w:r>
        <w:rPr>
          <w:rFonts w:ascii="Times New Roman" w:hAnsi="Times New Roman" w:hint="eastAsia"/>
          <w:sz w:val="28"/>
          <w:lang w:eastAsia="zh-CN" w:bidi="ar-SA"/>
        </w:rPr>
        <w:t>》</w:t>
      </w:r>
    </w:p>
    <w:p w14:paraId="1A1B7AA9" w14:textId="336741A4" w:rsidR="003E50A0" w:rsidRPr="001C45BD" w:rsidRDefault="003E50A0" w:rsidP="001138DF">
      <w:pPr>
        <w:spacing w:line="440" w:lineRule="exact"/>
        <w:ind w:firstLineChars="200" w:firstLine="560"/>
        <w:rPr>
          <w:rFonts w:ascii="宋体" w:hAnsi="宋体" w:cs="宋体" w:hint="eastAsia"/>
          <w:sz w:val="28"/>
          <w:szCs w:val="28"/>
          <w:lang w:eastAsia="zh-CN"/>
        </w:rPr>
      </w:pPr>
      <w:r w:rsidRPr="001C45BD">
        <w:rPr>
          <w:rFonts w:ascii="Times New Roman" w:hAnsi="Times New Roman" w:hint="eastAsia"/>
          <w:sz w:val="28"/>
          <w:lang w:eastAsia="zh-CN" w:bidi="ar-SA"/>
        </w:rPr>
        <w:t>FM-P3-07-0</w:t>
      </w:r>
      <w:r w:rsidR="007540A9">
        <w:rPr>
          <w:rFonts w:ascii="Times New Roman" w:hAnsi="Times New Roman" w:hint="eastAsia"/>
          <w:sz w:val="28"/>
          <w:lang w:eastAsia="zh-CN" w:bidi="ar-SA"/>
        </w:rPr>
        <w:t>4</w:t>
      </w:r>
      <w:r>
        <w:rPr>
          <w:rFonts w:ascii="黑体" w:eastAsia="黑体" w:hAnsi="黑体" w:cs="黑体" w:hint="eastAsia"/>
          <w:sz w:val="28"/>
          <w:szCs w:val="28"/>
          <w:lang w:eastAsia="zh-CN" w:bidi="zh-CN"/>
        </w:rPr>
        <w:t xml:space="preserve"> </w:t>
      </w:r>
      <w:r w:rsidRPr="001C45BD">
        <w:rPr>
          <w:rFonts w:ascii="宋体" w:hAnsi="宋体" w:cs="宋体" w:hint="eastAsia"/>
          <w:sz w:val="28"/>
          <w:szCs w:val="28"/>
          <w:lang w:eastAsia="zh-CN"/>
        </w:rPr>
        <w:t>《零件加工委托单》</w:t>
      </w:r>
    </w:p>
    <w:p w14:paraId="2938C89E" w14:textId="1C93754E" w:rsidR="007A4229" w:rsidRPr="001C45BD" w:rsidRDefault="00112E49" w:rsidP="001138DF">
      <w:pPr>
        <w:spacing w:line="440" w:lineRule="exact"/>
        <w:ind w:firstLineChars="200" w:firstLine="560"/>
        <w:rPr>
          <w:rFonts w:ascii="宋体" w:hAnsi="宋体" w:cs="宋体" w:hint="eastAsia"/>
          <w:sz w:val="28"/>
          <w:szCs w:val="28"/>
          <w:lang w:eastAsia="zh-CN"/>
        </w:rPr>
      </w:pPr>
      <w:r w:rsidRPr="001C45BD">
        <w:rPr>
          <w:rFonts w:ascii="Times New Roman" w:hAnsi="Times New Roman" w:hint="eastAsia"/>
          <w:sz w:val="28"/>
          <w:lang w:eastAsia="zh-CN" w:bidi="ar-SA"/>
        </w:rPr>
        <w:t>FM-P3-07-0</w:t>
      </w:r>
      <w:r w:rsidR="007540A9">
        <w:rPr>
          <w:rFonts w:ascii="Times New Roman" w:hAnsi="Times New Roman" w:hint="eastAsia"/>
          <w:sz w:val="28"/>
          <w:lang w:eastAsia="zh-CN" w:bidi="ar-SA"/>
        </w:rPr>
        <w:t>5</w:t>
      </w:r>
      <w:r>
        <w:rPr>
          <w:rFonts w:ascii="黑体" w:eastAsia="黑体" w:hAnsi="黑体" w:cs="黑体" w:hint="eastAsia"/>
          <w:sz w:val="28"/>
          <w:szCs w:val="28"/>
          <w:lang w:eastAsia="zh-CN" w:bidi="zh-CN"/>
        </w:rPr>
        <w:t xml:space="preserve"> </w:t>
      </w:r>
      <w:r w:rsidRPr="001C45BD">
        <w:rPr>
          <w:rFonts w:ascii="宋体" w:hAnsi="宋体" w:cs="宋体" w:hint="eastAsia"/>
          <w:sz w:val="28"/>
          <w:szCs w:val="28"/>
          <w:lang w:eastAsia="zh-CN"/>
        </w:rPr>
        <w:t>《零件对账单》</w:t>
      </w:r>
    </w:p>
    <w:p w14:paraId="7E69F392" w14:textId="29B9930C" w:rsidR="009E43CF" w:rsidRPr="001C45BD" w:rsidRDefault="009E43CF" w:rsidP="001138DF">
      <w:pPr>
        <w:spacing w:line="440" w:lineRule="exact"/>
        <w:ind w:firstLineChars="200" w:firstLine="560"/>
        <w:rPr>
          <w:rFonts w:ascii="宋体" w:hAnsi="宋体" w:cs="宋体" w:hint="eastAsia"/>
          <w:sz w:val="28"/>
          <w:szCs w:val="28"/>
          <w:lang w:eastAsia="zh-CN"/>
        </w:rPr>
      </w:pPr>
      <w:r w:rsidRPr="001C45BD">
        <w:rPr>
          <w:rFonts w:ascii="Times New Roman" w:hAnsi="Times New Roman" w:hint="eastAsia"/>
          <w:sz w:val="28"/>
          <w:lang w:eastAsia="zh-CN" w:bidi="ar-SA"/>
        </w:rPr>
        <w:t>FM-P3-07-</w:t>
      </w:r>
      <w:r w:rsidR="004C7FA1" w:rsidRPr="001C45BD">
        <w:rPr>
          <w:rFonts w:ascii="Times New Roman" w:hAnsi="Times New Roman" w:hint="eastAsia"/>
          <w:sz w:val="28"/>
          <w:lang w:eastAsia="zh-CN" w:bidi="ar-SA"/>
        </w:rPr>
        <w:t>0</w:t>
      </w:r>
      <w:r w:rsidR="007540A9">
        <w:rPr>
          <w:rFonts w:ascii="Times New Roman" w:hAnsi="Times New Roman" w:hint="eastAsia"/>
          <w:sz w:val="28"/>
          <w:lang w:eastAsia="zh-CN" w:bidi="ar-SA"/>
        </w:rPr>
        <w:t>6</w:t>
      </w:r>
      <w:r w:rsidR="004C7FA1">
        <w:rPr>
          <w:rFonts w:ascii="黑体" w:eastAsia="黑体" w:hAnsi="黑体" w:cs="黑体" w:hint="eastAsia"/>
          <w:sz w:val="28"/>
          <w:szCs w:val="28"/>
          <w:lang w:eastAsia="zh-CN" w:bidi="zh-CN"/>
        </w:rPr>
        <w:t xml:space="preserve"> </w:t>
      </w:r>
      <w:r w:rsidRPr="001C45BD">
        <w:rPr>
          <w:rFonts w:ascii="宋体" w:hAnsi="宋体" w:cs="宋体" w:hint="eastAsia"/>
          <w:sz w:val="28"/>
          <w:szCs w:val="28"/>
          <w:lang w:eastAsia="zh-CN"/>
        </w:rPr>
        <w:t>《扣款通知》</w:t>
      </w:r>
    </w:p>
    <w:p w14:paraId="1066227C" w14:textId="0A5AD0D4" w:rsidR="007111CC" w:rsidRPr="00A17BF9" w:rsidRDefault="00AC09B8" w:rsidP="00A17BF9">
      <w:pPr>
        <w:spacing w:line="440" w:lineRule="exact"/>
        <w:ind w:firstLineChars="200" w:firstLine="560"/>
        <w:rPr>
          <w:rFonts w:ascii="宋体" w:hAnsi="宋体" w:cs="宋体" w:hint="eastAsia"/>
          <w:sz w:val="28"/>
          <w:szCs w:val="28"/>
          <w:lang w:eastAsia="zh-CN"/>
        </w:rPr>
      </w:pPr>
      <w:r w:rsidRPr="001C45BD">
        <w:rPr>
          <w:rFonts w:ascii="Times New Roman" w:hAnsi="Times New Roman" w:hint="eastAsia"/>
          <w:sz w:val="28"/>
          <w:lang w:eastAsia="zh-CN" w:bidi="ar-SA"/>
        </w:rPr>
        <w:t>FM-P3-07-0</w:t>
      </w:r>
      <w:r w:rsidR="007540A9">
        <w:rPr>
          <w:rFonts w:ascii="Times New Roman" w:hAnsi="Times New Roman" w:hint="eastAsia"/>
          <w:sz w:val="28"/>
          <w:lang w:eastAsia="zh-CN" w:bidi="ar-SA"/>
        </w:rPr>
        <w:t>7</w:t>
      </w:r>
      <w:r w:rsidR="00CC730B" w:rsidRPr="00CC730B">
        <w:rPr>
          <w:rFonts w:ascii="Times New Roman" w:hAnsi="Times New Roman" w:hint="eastAsia"/>
          <w:sz w:val="28"/>
          <w:lang w:eastAsia="zh-CN" w:bidi="ar-SA"/>
        </w:rPr>
        <w:t xml:space="preserve"> </w:t>
      </w:r>
      <w:r w:rsidR="000D65D2" w:rsidRPr="001C45BD">
        <w:rPr>
          <w:rFonts w:ascii="宋体" w:hAnsi="宋体" w:cs="宋体" w:hint="eastAsia"/>
          <w:sz w:val="28"/>
          <w:szCs w:val="28"/>
          <w:lang w:eastAsia="zh-CN"/>
        </w:rPr>
        <w:t>《</w:t>
      </w:r>
      <w:r w:rsidR="007B0161" w:rsidRPr="001C45BD">
        <w:rPr>
          <w:rFonts w:ascii="宋体" w:hAnsi="宋体" w:cs="宋体" w:hint="eastAsia"/>
          <w:sz w:val="28"/>
          <w:szCs w:val="28"/>
          <w:lang w:eastAsia="zh-CN"/>
        </w:rPr>
        <w:t>工装</w:t>
      </w:r>
      <w:r w:rsidR="000D65D2" w:rsidRPr="001C45BD">
        <w:rPr>
          <w:rFonts w:ascii="宋体" w:hAnsi="宋体" w:cs="宋体" w:hint="eastAsia"/>
          <w:sz w:val="28"/>
          <w:szCs w:val="28"/>
          <w:lang w:eastAsia="zh-CN"/>
        </w:rPr>
        <w:t>接收确认单》</w:t>
      </w:r>
    </w:p>
    <w:sectPr w:rsidR="007111CC" w:rsidRPr="00A17BF9" w:rsidSect="00946166">
      <w:headerReference w:type="first" r:id="rId17"/>
      <w:footerReference w:type="first" r:id="rId18"/>
      <w:type w:val="continuous"/>
      <w:pgSz w:w="11906" w:h="16838"/>
      <w:pgMar w:top="1418" w:right="1701" w:bottom="1418" w:left="1701" w:header="0" w:footer="669" w:gutter="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20A93" w14:textId="77777777" w:rsidR="004446A9" w:rsidRDefault="004446A9">
      <w:r>
        <w:separator/>
      </w:r>
    </w:p>
  </w:endnote>
  <w:endnote w:type="continuationSeparator" w:id="0">
    <w:p w14:paraId="6D357F59" w14:textId="77777777" w:rsidR="004446A9" w:rsidRDefault="00444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405B7" w14:textId="77777777" w:rsidR="007A4229" w:rsidRDefault="00112E49">
    <w:pPr>
      <w:pStyle w:val="a8"/>
      <w:jc w:val="center"/>
    </w:pPr>
    <w:r>
      <w:rPr>
        <w:noProof/>
      </w:rPr>
      <mc:AlternateContent>
        <mc:Choice Requires="wps">
          <w:drawing>
            <wp:anchor distT="0" distB="0" distL="114300" distR="114300" simplePos="0" relativeHeight="251660288" behindDoc="0" locked="0" layoutInCell="1" allowOverlap="1" wp14:anchorId="2DAAF36E" wp14:editId="124988DF">
              <wp:simplePos x="0" y="0"/>
              <wp:positionH relativeFrom="margin">
                <wp:align>center</wp:align>
              </wp:positionH>
              <wp:positionV relativeFrom="paragraph">
                <wp:posOffset>0</wp:posOffset>
              </wp:positionV>
              <wp:extent cx="292100" cy="45593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292100" cy="4559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宋体" w:hAnsi="宋体" w:cs="宋体" w:hint="eastAsia"/>
                              <w:sz w:val="24"/>
                              <w:szCs w:val="24"/>
                            </w:rPr>
                            <w:id w:val="147478275"/>
                          </w:sdtPr>
                          <w:sdtEndPr/>
                          <w:sdtContent>
                            <w:p w14:paraId="0337F567" w14:textId="77777777" w:rsidR="007A4229" w:rsidRDefault="00112E49">
                              <w:pPr>
                                <w:pStyle w:val="a8"/>
                                <w:jc w:val="center"/>
                              </w:pPr>
                              <w:r>
                                <w:rPr>
                                  <w:rFonts w:ascii="宋体" w:hAnsi="宋体" w:cs="宋体" w:hint="eastAsia"/>
                                  <w:sz w:val="24"/>
                                  <w:szCs w:val="24"/>
                                </w:rPr>
                                <w:fldChar w:fldCharType="begin"/>
                              </w:r>
                              <w:r>
                                <w:rPr>
                                  <w:rFonts w:ascii="宋体" w:hAnsi="宋体" w:cs="宋体" w:hint="eastAsia"/>
                                  <w:sz w:val="24"/>
                                  <w:szCs w:val="24"/>
                                </w:rPr>
                                <w:instrText>PAGE   \* MERGEFORMAT</w:instrText>
                              </w:r>
                              <w:r>
                                <w:rPr>
                                  <w:rFonts w:ascii="宋体" w:hAnsi="宋体" w:cs="宋体" w:hint="eastAsia"/>
                                  <w:sz w:val="24"/>
                                  <w:szCs w:val="24"/>
                                </w:rPr>
                                <w:fldChar w:fldCharType="separate"/>
                              </w:r>
                              <w:r>
                                <w:rPr>
                                  <w:rFonts w:ascii="宋体" w:hAnsi="宋体" w:cs="宋体" w:hint="eastAsia"/>
                                  <w:sz w:val="24"/>
                                  <w:szCs w:val="24"/>
                                  <w:lang w:val="zh-CN" w:eastAsia="zh-CN"/>
                                </w:rPr>
                                <w:t>1</w:t>
                              </w:r>
                              <w:r>
                                <w:rPr>
                                  <w:rFonts w:ascii="宋体" w:hAnsi="宋体" w:cs="宋体" w:hint="eastAsia"/>
                                  <w:sz w:val="24"/>
                                  <w:szCs w:val="24"/>
                                </w:rPr>
                                <w:fldChar w:fldCharType="end"/>
                              </w:r>
                            </w:p>
                          </w:sdtContent>
                        </w:sdt>
                        <w:p w14:paraId="14CE259F" w14:textId="77777777" w:rsidR="007A4229" w:rsidRDefault="007A4229"/>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DAAF36E" id="_x0000_t202" coordsize="21600,21600" o:spt="202" path="m,l,21600r21600,l21600,xe">
              <v:stroke joinstyle="miter"/>
              <v:path gradientshapeok="t" o:connecttype="rect"/>
            </v:shapetype>
            <v:shape id="文本框 25" o:spid="_x0000_s1027" type="#_x0000_t202" style="position:absolute;left:0;text-align:left;margin-left:0;margin-top:0;width:23pt;height:35.9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" filled="f" stroked="f" strokeweight=".5pt">
              <v:textbox inset="0,0,0,0">
                <w:txbxContent>
                  <w:sdt>
                    <w:sdtPr>
                      <w:rPr>
                        <w:rFonts w:ascii="宋体" w:hAnsi="宋体" w:cs="宋体" w:hint="eastAsia"/>
                        <w:sz w:val="24"/>
                        <w:szCs w:val="24"/>
                      </w:rPr>
                      <w:id w:val="147478275"/>
                    </w:sdtPr>
                    <w:sdtContent>
                      <w:p w14:paraId="0337F567" w14:textId="77777777" w:rsidR="007A4229" w:rsidRDefault="00000000">
                        <w:pPr>
                          <w:pStyle w:val="a8"/>
                          <w:jc w:val="center"/>
                        </w:pPr>
                        <w:r>
                          <w:rPr>
                            <w:rFonts w:ascii="宋体" w:hAnsi="宋体" w:cs="宋体" w:hint="eastAsia"/>
                            <w:sz w:val="24"/>
                            <w:szCs w:val="24"/>
                          </w:rPr>
                          <w:fldChar w:fldCharType="begin"/>
                        </w:r>
                        <w:r>
                          <w:rPr>
                            <w:rFonts w:ascii="宋体" w:hAnsi="宋体" w:cs="宋体" w:hint="eastAsia"/>
                            <w:sz w:val="24"/>
                            <w:szCs w:val="24"/>
                          </w:rPr>
                          <w:instrText>PAGE   \* MERGEFORMAT</w:instrText>
                        </w:r>
                        <w:r>
                          <w:rPr>
                            <w:rFonts w:ascii="宋体" w:hAnsi="宋体" w:cs="宋体" w:hint="eastAsia"/>
                            <w:sz w:val="24"/>
                            <w:szCs w:val="24"/>
                          </w:rPr>
                          <w:fldChar w:fldCharType="separate"/>
                        </w:r>
                        <w:r>
                          <w:rPr>
                            <w:rFonts w:ascii="宋体" w:hAnsi="宋体" w:cs="宋体" w:hint="eastAsia"/>
                            <w:sz w:val="24"/>
                            <w:szCs w:val="24"/>
                            <w:lang w:val="zh-CN" w:eastAsia="zh-CN"/>
                          </w:rPr>
                          <w:t>1</w:t>
                        </w:r>
                        <w:r>
                          <w:rPr>
                            <w:rFonts w:ascii="宋体" w:hAnsi="宋体" w:cs="宋体" w:hint="eastAsia"/>
                            <w:sz w:val="24"/>
                            <w:szCs w:val="24"/>
                          </w:rPr>
                          <w:fldChar w:fldCharType="end"/>
                        </w:r>
                      </w:p>
                    </w:sdtContent>
                  </w:sdt>
                  <w:p w14:paraId="14CE259F" w14:textId="77777777" w:rsidR="007A4229" w:rsidRDefault="007A4229"/>
                </w:txbxContent>
              </v:textbox>
              <w10:wrap anchorx="margin"/>
            </v:shape>
          </w:pict>
        </mc:Fallback>
      </mc:AlternateContent>
    </w:r>
  </w:p>
  <w:p w14:paraId="217C0B2F" w14:textId="77777777" w:rsidR="007A4229" w:rsidRDefault="007A422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ED2E0" w14:textId="77777777" w:rsidR="007A4229" w:rsidRDefault="00112E49">
    <w:pPr>
      <w:pStyle w:val="a8"/>
    </w:pPr>
    <w:r>
      <w:rPr>
        <w:noProof/>
      </w:rPr>
      <mc:AlternateContent>
        <mc:Choice Requires="wps">
          <w:drawing>
            <wp:anchor distT="0" distB="0" distL="114300" distR="114300" simplePos="0" relativeHeight="251656704" behindDoc="0" locked="0" layoutInCell="1" allowOverlap="1" wp14:anchorId="40C2E56B" wp14:editId="0FE812F7">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151593" w14:textId="77777777" w:rsidR="007A4229" w:rsidRDefault="00112E49">
                          <w:pPr>
                            <w:pStyle w:val="a8"/>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0C2E56B" id="_x0000_t202" coordsize="21600,21600" o:spt="202" path="m,l,21600r21600,l21600,xe">
              <v:stroke joinstyle="miter"/>
              <v:path gradientshapeok="t" o:connecttype="rect"/>
            </v:shapetype>
            <v:shape id="文本框 27" o:spid="_x0000_s1029" type="#_x0000_t202" style="position:absolute;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4B151593" w14:textId="77777777" w:rsidR="007A4229" w:rsidRDefault="00000000">
                    <w:pPr>
                      <w:pStyle w:val="a8"/>
                    </w:pPr>
                    <w:r>
                      <w:fldChar w:fldCharType="begin"/>
                    </w:r>
                    <w:r>
                      <w:instrText xml:space="preserve"> PAGE  \* MERGEFORMAT </w:instrText>
                    </w:r>
                    <w:r>
                      <w:fldChar w:fldCharType="separate"/>
                    </w:r>
                    <w:r>
                      <w:t>11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06B24" w14:textId="77777777" w:rsidR="004446A9" w:rsidRDefault="004446A9">
      <w:r>
        <w:separator/>
      </w:r>
    </w:p>
  </w:footnote>
  <w:footnote w:type="continuationSeparator" w:id="0">
    <w:p w14:paraId="27049551" w14:textId="77777777" w:rsidR="004446A9" w:rsidRDefault="004446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4F656" w14:textId="77777777" w:rsidR="007A4229" w:rsidRDefault="007A4229">
    <w:pPr>
      <w:pStyle w:val="aa"/>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2"/>
      <w:gridCol w:w="1333"/>
      <w:gridCol w:w="1620"/>
      <w:gridCol w:w="1294"/>
    </w:tblGrid>
    <w:tr w:rsidR="007A4229" w14:paraId="4250B0D3" w14:textId="77777777">
      <w:trPr>
        <w:trHeight w:val="457"/>
      </w:trPr>
      <w:tc>
        <w:tcPr>
          <w:tcW w:w="8789" w:type="dxa"/>
          <w:gridSpan w:val="4"/>
          <w:vAlign w:val="center"/>
        </w:tcPr>
        <w:p w14:paraId="626B1D52" w14:textId="77777777" w:rsidR="007A4229" w:rsidRDefault="00112E49">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7A4229" w14:paraId="0D9EA4D2" w14:textId="77777777">
      <w:trPr>
        <w:trHeight w:val="365"/>
      </w:trPr>
      <w:tc>
        <w:tcPr>
          <w:tcW w:w="4542" w:type="dxa"/>
          <w:vAlign w:val="center"/>
        </w:tcPr>
        <w:p w14:paraId="2C9C66EB" w14:textId="77777777" w:rsidR="007A4229" w:rsidRDefault="00112E49">
          <w:pPr>
            <w:jc w:val="center"/>
            <w:rPr>
              <w:rFonts w:ascii="宋体" w:hAnsi="宋体" w:hint="eastAsia"/>
            </w:rPr>
          </w:pPr>
          <w:r>
            <w:rPr>
              <w:rFonts w:ascii="宋体" w:hAnsi="宋体" w:hint="eastAsia"/>
            </w:rPr>
            <w:t>文件名称</w:t>
          </w:r>
        </w:p>
      </w:tc>
      <w:tc>
        <w:tcPr>
          <w:tcW w:w="1333" w:type="dxa"/>
          <w:vAlign w:val="center"/>
        </w:tcPr>
        <w:p w14:paraId="07251E2A" w14:textId="77777777" w:rsidR="007A4229" w:rsidRDefault="00112E49">
          <w:pPr>
            <w:pStyle w:val="aa"/>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3602EE1A" w14:textId="77777777" w:rsidR="007A4229" w:rsidRDefault="00112E49">
          <w:pPr>
            <w:pStyle w:val="aa"/>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14:paraId="297521CE" w14:textId="77777777" w:rsidR="007A4229" w:rsidRDefault="00112E49">
          <w:pPr>
            <w:jc w:val="center"/>
            <w:rPr>
              <w:rFonts w:ascii="宋体" w:hAnsi="宋体" w:hint="eastAsia"/>
            </w:rPr>
          </w:pPr>
          <w:r>
            <w:rPr>
              <w:noProof/>
            </w:rPr>
            <mc:AlternateContent>
              <mc:Choice Requires="wps">
                <w:drawing>
                  <wp:anchor distT="0" distB="0" distL="114300" distR="114300" simplePos="0" relativeHeight="251659264" behindDoc="0" locked="0" layoutInCell="1" allowOverlap="1" wp14:anchorId="64230AD9" wp14:editId="2F6415F4">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C4B8C" w14:textId="77777777" w:rsidR="007A4229" w:rsidRDefault="00112E49">
                                <w:pPr>
                                  <w:jc w:val="center"/>
                                </w:pPr>
                                <w:r>
                                  <w:rPr>
                                    <w:rFonts w:hint="eastAsia"/>
                                    <w:lang w:eastAsia="zh-CN"/>
                                  </w:rPr>
                                  <w:t>第</w:t>
                                </w:r>
                                <w:r>
                                  <w:rPr>
                                    <w:lang w:eastAsia="zh-CN"/>
                                  </w:rPr>
                                  <w:fldChar w:fldCharType="begin"/>
                                </w:r>
                                <w:r>
                                  <w:rPr>
                                    <w:lang w:eastAsia="zh-CN"/>
                                  </w:rPr>
                                  <w:instrText xml:space="preserve"> PAGE \* MERGEFORMAT </w:instrText>
                                </w:r>
                                <w:r>
                                  <w:rPr>
                                    <w:lang w:eastAsia="zh-CN"/>
                                  </w:rPr>
                                  <w:fldChar w:fldCharType="separate"/>
                                </w:r>
                                <w:r>
                                  <w:rPr>
                                    <w:lang w:eastAsia="zh-CN"/>
                                  </w:rPr>
                                  <w:t>1</w:t>
                                </w:r>
                                <w:r>
                                  <w:rPr>
                                    <w:lang w:eastAsia="zh-CN"/>
                                  </w:rPr>
                                  <w:fldChar w:fldCharType="end"/>
                                </w:r>
                                <w:r>
                                  <w:rPr>
                                    <w:rFonts w:hint="eastAsia"/>
                                    <w:lang w:eastAsia="zh-CN"/>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230AD9" id="_x0000_t202" coordsize="21600,21600" o:spt="202" path="m,l,21600r21600,l21600,xe">
                    <v:stroke joinstyle="miter"/>
                    <v:path gradientshapeok="t" o:connecttype="rect"/>
                  </v:shapetype>
                  <v:shape id="文本框 2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52C4B8C" w14:textId="77777777" w:rsidR="007A4229" w:rsidRDefault="00000000">
                          <w:pPr>
                            <w:jc w:val="center"/>
                          </w:pPr>
                          <w:r>
                            <w:rPr>
                              <w:rFonts w:hint="eastAsia"/>
                              <w:lang w:eastAsia="zh-CN"/>
                            </w:rPr>
                            <w:t>第</w:t>
                          </w:r>
                          <w:r>
                            <w:rPr>
                              <w:lang w:eastAsia="zh-CN"/>
                            </w:rPr>
                            <w:fldChar w:fldCharType="begin"/>
                          </w:r>
                          <w:r>
                            <w:rPr>
                              <w:lang w:eastAsia="zh-CN"/>
                            </w:rPr>
                            <w:instrText xml:space="preserve"> PAGE \* MERGEFORMAT </w:instrText>
                          </w:r>
                          <w:r>
                            <w:rPr>
                              <w:lang w:eastAsia="zh-CN"/>
                            </w:rPr>
                            <w:fldChar w:fldCharType="separate"/>
                          </w:r>
                          <w:r>
                            <w:rPr>
                              <w:lang w:eastAsia="zh-CN"/>
                            </w:rPr>
                            <w:t>1</w:t>
                          </w:r>
                          <w:r>
                            <w:rPr>
                              <w:lang w:eastAsia="zh-CN"/>
                            </w:rPr>
                            <w:fldChar w:fldCharType="end"/>
                          </w:r>
                          <w:r>
                            <w:rPr>
                              <w:rFonts w:hint="eastAsia"/>
                              <w:lang w:eastAsia="zh-CN"/>
                            </w:rPr>
                            <w:t>页</w:t>
                          </w:r>
                        </w:p>
                      </w:txbxContent>
                    </v:textbox>
                    <w10:wrap anchorx="margin"/>
                  </v:shape>
                </w:pict>
              </mc:Fallback>
            </mc:AlternateContent>
          </w:r>
        </w:p>
      </w:tc>
    </w:tr>
    <w:tr w:rsidR="007A4229" w14:paraId="4D6A6437" w14:textId="77777777">
      <w:trPr>
        <w:trHeight w:val="365"/>
      </w:trPr>
      <w:tc>
        <w:tcPr>
          <w:tcW w:w="4542" w:type="dxa"/>
          <w:vAlign w:val="center"/>
        </w:tcPr>
        <w:p w14:paraId="1A25BC9F" w14:textId="36757341" w:rsidR="007A4229" w:rsidRDefault="001C4FC9">
          <w:pPr>
            <w:jc w:val="center"/>
            <w:rPr>
              <w:bCs/>
              <w:lang w:eastAsia="zh-CN"/>
            </w:rPr>
          </w:pPr>
          <w:r>
            <w:rPr>
              <w:rFonts w:hint="eastAsia"/>
              <w:bCs/>
              <w:lang w:eastAsia="zh-CN"/>
            </w:rPr>
            <w:t>外</w:t>
          </w:r>
          <w:r w:rsidR="0059764C">
            <w:rPr>
              <w:rFonts w:hint="eastAsia"/>
              <w:bCs/>
              <w:lang w:eastAsia="zh-CN"/>
            </w:rPr>
            <w:t>协</w:t>
          </w:r>
          <w:r>
            <w:rPr>
              <w:rFonts w:hint="eastAsia"/>
              <w:bCs/>
              <w:lang w:eastAsia="zh-CN"/>
            </w:rPr>
            <w:t>加工管理程序</w:t>
          </w:r>
        </w:p>
      </w:tc>
      <w:tc>
        <w:tcPr>
          <w:tcW w:w="1333" w:type="dxa"/>
          <w:vAlign w:val="center"/>
        </w:tcPr>
        <w:p w14:paraId="34C1D94F" w14:textId="77777777" w:rsidR="007A4229" w:rsidRDefault="00112E49">
          <w:pPr>
            <w:pStyle w:val="aa"/>
            <w:pBdr>
              <w:bottom w:val="none" w:sz="0" w:space="1" w:color="auto"/>
            </w:pBdr>
            <w:tabs>
              <w:tab w:val="left" w:pos="536"/>
            </w:tabs>
            <w:jc w:val="left"/>
            <w:rPr>
              <w:rFonts w:ascii="Calibri" w:hAnsi="Calibri"/>
              <w:kern w:val="0"/>
              <w:sz w:val="24"/>
              <w:szCs w:val="24"/>
              <w:lang w:bidi="en-US"/>
            </w:rPr>
          </w:pPr>
          <w:r>
            <w:rPr>
              <w:rFonts w:ascii="Calibri" w:hAnsi="Calibri" w:hint="eastAsia"/>
              <w:kern w:val="0"/>
              <w:sz w:val="24"/>
              <w:szCs w:val="24"/>
              <w:lang w:bidi="en-US"/>
            </w:rPr>
            <w:t>SYCX/QMS-P3-07</w:t>
          </w:r>
        </w:p>
      </w:tc>
      <w:tc>
        <w:tcPr>
          <w:tcW w:w="1620" w:type="dxa"/>
          <w:vAlign w:val="center"/>
        </w:tcPr>
        <w:p w14:paraId="0BBA725C" w14:textId="77777777" w:rsidR="007A4229" w:rsidRDefault="00112E49">
          <w:pPr>
            <w:pStyle w:val="aa"/>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0AC1F1EA" w14:textId="55312995" w:rsidR="007A4229" w:rsidRDefault="00112E49">
          <w:pPr>
            <w:jc w:val="center"/>
            <w:rPr>
              <w:rFonts w:ascii="宋体" w:hAnsi="宋体" w:hint="eastAsia"/>
            </w:rPr>
          </w:pPr>
          <w:r>
            <w:rPr>
              <w:rFonts w:hint="eastAsia"/>
              <w:lang w:eastAsia="zh-CN"/>
            </w:rPr>
            <w:t>共</w:t>
          </w:r>
          <w:r w:rsidR="005A67EB">
            <w:rPr>
              <w:rFonts w:hint="eastAsia"/>
              <w:lang w:eastAsia="zh-CN"/>
            </w:rPr>
            <w:t>7</w:t>
          </w:r>
          <w:r>
            <w:rPr>
              <w:rFonts w:hint="eastAsia"/>
              <w:lang w:eastAsia="zh-CN"/>
            </w:rPr>
            <w:t>页</w:t>
          </w:r>
        </w:p>
      </w:tc>
    </w:tr>
  </w:tbl>
  <w:p w14:paraId="05937364" w14:textId="77777777" w:rsidR="007A4229" w:rsidRDefault="007A4229">
    <w:pPr>
      <w:pStyle w:val="aa"/>
      <w:pBdr>
        <w:bottom w:val="none" w:sz="0" w:space="0" w:color="auto"/>
      </w:pBdr>
      <w:spacing w:afterLines="50" w:after="120"/>
      <w:jc w:val="both"/>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963F7" w14:textId="77777777" w:rsidR="007A4229" w:rsidRDefault="007A4229">
    <w:pPr>
      <w:pStyle w:val="aa"/>
      <w:pBdr>
        <w:bottom w:val="none" w:sz="0"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2"/>
      <w:gridCol w:w="1333"/>
      <w:gridCol w:w="1620"/>
      <w:gridCol w:w="1294"/>
    </w:tblGrid>
    <w:tr w:rsidR="007A4229" w14:paraId="50A106E6" w14:textId="77777777">
      <w:trPr>
        <w:trHeight w:val="457"/>
      </w:trPr>
      <w:tc>
        <w:tcPr>
          <w:tcW w:w="8789" w:type="dxa"/>
          <w:gridSpan w:val="4"/>
          <w:vAlign w:val="center"/>
        </w:tcPr>
        <w:p w14:paraId="6C6A99F4" w14:textId="77777777" w:rsidR="007A4229" w:rsidRDefault="00112E49">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7A4229" w14:paraId="2B6E5C5A" w14:textId="77777777">
      <w:trPr>
        <w:trHeight w:val="365"/>
      </w:trPr>
      <w:tc>
        <w:tcPr>
          <w:tcW w:w="4542" w:type="dxa"/>
          <w:vAlign w:val="center"/>
        </w:tcPr>
        <w:p w14:paraId="4C9276B4" w14:textId="77777777" w:rsidR="007A4229" w:rsidRDefault="00112E49">
          <w:pPr>
            <w:jc w:val="center"/>
            <w:rPr>
              <w:rFonts w:ascii="宋体" w:hAnsi="宋体" w:hint="eastAsia"/>
            </w:rPr>
          </w:pPr>
          <w:r>
            <w:rPr>
              <w:rFonts w:ascii="宋体" w:hAnsi="宋体" w:hint="eastAsia"/>
            </w:rPr>
            <w:t>文件名称</w:t>
          </w:r>
        </w:p>
      </w:tc>
      <w:tc>
        <w:tcPr>
          <w:tcW w:w="1333" w:type="dxa"/>
          <w:vAlign w:val="center"/>
        </w:tcPr>
        <w:p w14:paraId="29E0A65E" w14:textId="77777777" w:rsidR="007A4229" w:rsidRDefault="00112E49">
          <w:pPr>
            <w:pStyle w:val="aa"/>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2A5B28DC" w14:textId="77777777" w:rsidR="007A4229" w:rsidRDefault="00112E49">
          <w:pPr>
            <w:pStyle w:val="aa"/>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14:paraId="063B490E" w14:textId="77777777" w:rsidR="007A4229" w:rsidRDefault="00112E49">
          <w:pPr>
            <w:jc w:val="center"/>
            <w:rPr>
              <w:rFonts w:ascii="宋体" w:hAnsi="宋体" w:hint="eastAsia"/>
            </w:rPr>
          </w:pPr>
          <w:r>
            <w:rPr>
              <w:noProof/>
            </w:rPr>
            <mc:AlternateContent>
              <mc:Choice Requires="wps">
                <w:drawing>
                  <wp:anchor distT="0" distB="0" distL="114300" distR="114300" simplePos="0" relativeHeight="251659776" behindDoc="0" locked="0" layoutInCell="1" allowOverlap="1" wp14:anchorId="1FC91DAC" wp14:editId="01840510">
                    <wp:simplePos x="0" y="0"/>
                    <wp:positionH relativeFrom="margin">
                      <wp:posOffset>128905</wp:posOffset>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5D672B" w14:textId="77777777" w:rsidR="007A4229" w:rsidRDefault="00112E49">
                                <w:pPr>
                                  <w:jc w:val="center"/>
                                </w:pPr>
                                <w:r>
                                  <w:rPr>
                                    <w:rFonts w:hint="eastAsia"/>
                                    <w:lang w:eastAsia="zh-CN"/>
                                  </w:rPr>
                                  <w:t>第</w:t>
                                </w:r>
                                <w:r>
                                  <w:rPr>
                                    <w:lang w:eastAsia="zh-CN"/>
                                  </w:rPr>
                                  <w:fldChar w:fldCharType="begin"/>
                                </w:r>
                                <w:r>
                                  <w:rPr>
                                    <w:lang w:eastAsia="zh-CN"/>
                                  </w:rPr>
                                  <w:instrText xml:space="preserve"> PAGE \* MERGEFORMAT </w:instrText>
                                </w:r>
                                <w:r>
                                  <w:rPr>
                                    <w:lang w:eastAsia="zh-CN"/>
                                  </w:rPr>
                                  <w:fldChar w:fldCharType="separate"/>
                                </w:r>
                                <w:r>
                                  <w:rPr>
                                    <w:lang w:eastAsia="zh-CN"/>
                                  </w:rPr>
                                  <w:t>1</w:t>
                                </w:r>
                                <w:r>
                                  <w:rPr>
                                    <w:lang w:eastAsia="zh-CN"/>
                                  </w:rPr>
                                  <w:fldChar w:fldCharType="end"/>
                                </w:r>
                                <w:r>
                                  <w:rPr>
                                    <w:rFonts w:hint="eastAsia"/>
                                    <w:lang w:eastAsia="zh-CN"/>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FC91DAC" id="_x0000_t202" coordsize="21600,21600" o:spt="202" path="m,l,21600r21600,l21600,xe">
                    <v:stroke joinstyle="miter"/>
                    <v:path gradientshapeok="t" o:connecttype="rect"/>
                  </v:shapetype>
                  <v:shape id="文本框 3" o:spid="_x0000_s1028" type="#_x0000_t202" style="position:absolute;left:0;text-align:left;margin-left:10.15pt;margin-top:0;width:2in;height:2in;z-index:25165977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" filled="f" stroked="f" strokeweight=".5pt">
                    <v:textbox style="mso-fit-shape-to-text:t" inset="0,0,0,0">
                      <w:txbxContent>
                        <w:p w14:paraId="055D672B" w14:textId="77777777" w:rsidR="007A4229" w:rsidRDefault="00000000">
                          <w:pPr>
                            <w:jc w:val="center"/>
                          </w:pPr>
                          <w:r>
                            <w:rPr>
                              <w:rFonts w:hint="eastAsia"/>
                              <w:lang w:eastAsia="zh-CN"/>
                            </w:rPr>
                            <w:t>第</w:t>
                          </w:r>
                          <w:r>
                            <w:rPr>
                              <w:lang w:eastAsia="zh-CN"/>
                            </w:rPr>
                            <w:fldChar w:fldCharType="begin"/>
                          </w:r>
                          <w:r>
                            <w:rPr>
                              <w:lang w:eastAsia="zh-CN"/>
                            </w:rPr>
                            <w:instrText xml:space="preserve"> PAGE \* MERGEFORMAT </w:instrText>
                          </w:r>
                          <w:r>
                            <w:rPr>
                              <w:lang w:eastAsia="zh-CN"/>
                            </w:rPr>
                            <w:fldChar w:fldCharType="separate"/>
                          </w:r>
                          <w:r>
                            <w:rPr>
                              <w:lang w:eastAsia="zh-CN"/>
                            </w:rPr>
                            <w:t>1</w:t>
                          </w:r>
                          <w:r>
                            <w:rPr>
                              <w:lang w:eastAsia="zh-CN"/>
                            </w:rPr>
                            <w:fldChar w:fldCharType="end"/>
                          </w:r>
                          <w:r>
                            <w:rPr>
                              <w:rFonts w:hint="eastAsia"/>
                              <w:lang w:eastAsia="zh-CN"/>
                            </w:rPr>
                            <w:t>页</w:t>
                          </w:r>
                        </w:p>
                      </w:txbxContent>
                    </v:textbox>
                    <w10:wrap anchorx="margin"/>
                  </v:shape>
                </w:pict>
              </mc:Fallback>
            </mc:AlternateContent>
          </w:r>
        </w:p>
      </w:tc>
    </w:tr>
    <w:tr w:rsidR="007A4229" w14:paraId="4FC8D9D8" w14:textId="77777777">
      <w:trPr>
        <w:trHeight w:val="365"/>
      </w:trPr>
      <w:tc>
        <w:tcPr>
          <w:tcW w:w="4542" w:type="dxa"/>
          <w:vAlign w:val="center"/>
        </w:tcPr>
        <w:p w14:paraId="43D9C05D" w14:textId="77777777" w:rsidR="007A4229" w:rsidRDefault="00112E49">
          <w:pPr>
            <w:jc w:val="center"/>
            <w:rPr>
              <w:bCs/>
              <w:lang w:eastAsia="zh-CN"/>
            </w:rPr>
          </w:pPr>
          <w:r>
            <w:rPr>
              <w:rFonts w:hint="eastAsia"/>
              <w:bCs/>
              <w:lang w:eastAsia="zh-CN"/>
            </w:rPr>
            <w:t>外协管理程序</w:t>
          </w:r>
        </w:p>
      </w:tc>
      <w:tc>
        <w:tcPr>
          <w:tcW w:w="1333" w:type="dxa"/>
          <w:vAlign w:val="center"/>
        </w:tcPr>
        <w:p w14:paraId="13B57732" w14:textId="77777777" w:rsidR="007A4229" w:rsidRDefault="00112E49">
          <w:pPr>
            <w:pStyle w:val="aa"/>
            <w:pBdr>
              <w:bottom w:val="none" w:sz="0" w:space="1" w:color="auto"/>
            </w:pBdr>
            <w:tabs>
              <w:tab w:val="left" w:pos="536"/>
            </w:tabs>
            <w:jc w:val="left"/>
            <w:rPr>
              <w:rFonts w:ascii="Calibri" w:hAnsi="Calibri"/>
              <w:kern w:val="0"/>
              <w:sz w:val="24"/>
              <w:szCs w:val="24"/>
              <w:lang w:bidi="en-US"/>
            </w:rPr>
          </w:pPr>
          <w:r>
            <w:rPr>
              <w:rFonts w:ascii="Calibri" w:hAnsi="Calibri" w:hint="eastAsia"/>
              <w:kern w:val="0"/>
              <w:sz w:val="24"/>
              <w:szCs w:val="24"/>
              <w:lang w:bidi="en-US"/>
            </w:rPr>
            <w:t>SYCX/QMS-P3-07</w:t>
          </w:r>
        </w:p>
      </w:tc>
      <w:tc>
        <w:tcPr>
          <w:tcW w:w="1620" w:type="dxa"/>
          <w:vAlign w:val="center"/>
        </w:tcPr>
        <w:p w14:paraId="33AA709D" w14:textId="77777777" w:rsidR="007A4229" w:rsidRDefault="00112E49">
          <w:pPr>
            <w:pStyle w:val="aa"/>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2CAEFA66" w14:textId="77777777" w:rsidR="007A4229" w:rsidRDefault="00112E49">
          <w:pPr>
            <w:jc w:val="center"/>
            <w:rPr>
              <w:rFonts w:ascii="宋体" w:hAnsi="宋体" w:hint="eastAsia"/>
            </w:rPr>
          </w:pPr>
          <w:r>
            <w:rPr>
              <w:rFonts w:hint="eastAsia"/>
              <w:lang w:eastAsia="zh-CN"/>
            </w:rPr>
            <w:t>共</w:t>
          </w:r>
          <w:r>
            <w:rPr>
              <w:rFonts w:hint="eastAsia"/>
              <w:lang w:eastAsia="zh-CN"/>
            </w:rPr>
            <w:t>3</w:t>
          </w:r>
          <w:r>
            <w:rPr>
              <w:rFonts w:hint="eastAsia"/>
              <w:lang w:eastAsia="zh-CN"/>
            </w:rPr>
            <w:t>页</w:t>
          </w:r>
        </w:p>
      </w:tc>
    </w:tr>
  </w:tbl>
  <w:p w14:paraId="675A158C" w14:textId="77777777" w:rsidR="007A4229" w:rsidRDefault="007A4229">
    <w:pPr>
      <w:pStyle w:val="aa"/>
      <w:pBdr>
        <w:bottom w:val="none" w:sz="0" w:space="1"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65C96"/>
    <w:multiLevelType w:val="singleLevel"/>
    <w:tmpl w:val="11343D94"/>
    <w:lvl w:ilvl="0">
      <w:start w:val="6"/>
      <w:numFmt w:val="decimal"/>
      <w:suff w:val="nothing"/>
      <w:lvlText w:val="%1、"/>
      <w:lvlJc w:val="left"/>
    </w:lvl>
  </w:abstractNum>
  <w:abstractNum w:abstractNumId="1" w15:restartNumberingAfterBreak="0">
    <w:nsid w:val="13ACB6BC"/>
    <w:multiLevelType w:val="singleLevel"/>
    <w:tmpl w:val="13ACB6BC"/>
    <w:lvl w:ilvl="0">
      <w:start w:val="3"/>
      <w:numFmt w:val="decimal"/>
      <w:suff w:val="nothing"/>
      <w:lvlText w:val="%1、"/>
      <w:lvlJc w:val="left"/>
    </w:lvl>
  </w:abstractNum>
  <w:abstractNum w:abstractNumId="2" w15:restartNumberingAfterBreak="0">
    <w:nsid w:val="70F527A7"/>
    <w:multiLevelType w:val="singleLevel"/>
    <w:tmpl w:val="70F527A7"/>
    <w:lvl w:ilvl="0">
      <w:start w:val="1"/>
      <w:numFmt w:val="decimal"/>
      <w:suff w:val="nothing"/>
      <w:lvlText w:val="%1、"/>
      <w:lvlJc w:val="left"/>
    </w:lvl>
  </w:abstractNum>
  <w:num w:numId="1" w16cid:durableId="715811646">
    <w:abstractNumId w:val="2"/>
  </w:num>
  <w:num w:numId="2" w16cid:durableId="826676192">
    <w:abstractNumId w:val="1"/>
  </w:num>
  <w:num w:numId="3" w16cid:durableId="9462759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75">
    <w15:presenceInfo w15:providerId="None" w15:userId="K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U0ODA1MTA4MTc0ZDMwYTE2NzkzOTQ4MjY3MzNiZjIifQ=="/>
    <w:docVar w:name="KSO_WPS_MARK_KEY" w:val="d220d980-cdf5-4a34-b7db-28279c4b9ea4"/>
  </w:docVars>
  <w:rsids>
    <w:rsidRoot w:val="00440B9C"/>
    <w:rsid w:val="000048AD"/>
    <w:rsid w:val="00006713"/>
    <w:rsid w:val="00010C3F"/>
    <w:rsid w:val="000118A6"/>
    <w:rsid w:val="0001432C"/>
    <w:rsid w:val="0001556C"/>
    <w:rsid w:val="000162D8"/>
    <w:rsid w:val="00017F63"/>
    <w:rsid w:val="00020355"/>
    <w:rsid w:val="000203FF"/>
    <w:rsid w:val="00024F34"/>
    <w:rsid w:val="00025FB3"/>
    <w:rsid w:val="00032102"/>
    <w:rsid w:val="00032B48"/>
    <w:rsid w:val="00033917"/>
    <w:rsid w:val="0004267E"/>
    <w:rsid w:val="000444C1"/>
    <w:rsid w:val="000507D2"/>
    <w:rsid w:val="00054B7B"/>
    <w:rsid w:val="00054C7B"/>
    <w:rsid w:val="000562AB"/>
    <w:rsid w:val="00057D79"/>
    <w:rsid w:val="00060F5B"/>
    <w:rsid w:val="00070E72"/>
    <w:rsid w:val="000716A9"/>
    <w:rsid w:val="00077FAB"/>
    <w:rsid w:val="00083E7D"/>
    <w:rsid w:val="000925F8"/>
    <w:rsid w:val="00094DBB"/>
    <w:rsid w:val="000A04EC"/>
    <w:rsid w:val="000A1BDB"/>
    <w:rsid w:val="000A2395"/>
    <w:rsid w:val="000A34E5"/>
    <w:rsid w:val="000A7738"/>
    <w:rsid w:val="000B44D3"/>
    <w:rsid w:val="000B73A1"/>
    <w:rsid w:val="000C0182"/>
    <w:rsid w:val="000C0D82"/>
    <w:rsid w:val="000C111B"/>
    <w:rsid w:val="000D1B0E"/>
    <w:rsid w:val="000D23BD"/>
    <w:rsid w:val="000D478B"/>
    <w:rsid w:val="000D5F26"/>
    <w:rsid w:val="000D65D2"/>
    <w:rsid w:val="000D750A"/>
    <w:rsid w:val="000E24CA"/>
    <w:rsid w:val="000F26E5"/>
    <w:rsid w:val="00101304"/>
    <w:rsid w:val="00102F7A"/>
    <w:rsid w:val="00112E49"/>
    <w:rsid w:val="00113419"/>
    <w:rsid w:val="001138DF"/>
    <w:rsid w:val="001153A8"/>
    <w:rsid w:val="00116396"/>
    <w:rsid w:val="001311C2"/>
    <w:rsid w:val="00131F86"/>
    <w:rsid w:val="00136DC9"/>
    <w:rsid w:val="00140999"/>
    <w:rsid w:val="00144DA9"/>
    <w:rsid w:val="0015125A"/>
    <w:rsid w:val="0015137F"/>
    <w:rsid w:val="0015184E"/>
    <w:rsid w:val="00151D44"/>
    <w:rsid w:val="0015667D"/>
    <w:rsid w:val="00161D1F"/>
    <w:rsid w:val="001709CB"/>
    <w:rsid w:val="001738D4"/>
    <w:rsid w:val="00173E4B"/>
    <w:rsid w:val="001771F0"/>
    <w:rsid w:val="00181008"/>
    <w:rsid w:val="0018120F"/>
    <w:rsid w:val="00184461"/>
    <w:rsid w:val="001907C6"/>
    <w:rsid w:val="001937AF"/>
    <w:rsid w:val="001947D8"/>
    <w:rsid w:val="001953E2"/>
    <w:rsid w:val="001A6C55"/>
    <w:rsid w:val="001B38AA"/>
    <w:rsid w:val="001B4956"/>
    <w:rsid w:val="001B4C93"/>
    <w:rsid w:val="001B4E1D"/>
    <w:rsid w:val="001B7A55"/>
    <w:rsid w:val="001C45BD"/>
    <w:rsid w:val="001C4FC9"/>
    <w:rsid w:val="001D0A43"/>
    <w:rsid w:val="001D52E5"/>
    <w:rsid w:val="001E0AB5"/>
    <w:rsid w:val="001E76A5"/>
    <w:rsid w:val="001F3722"/>
    <w:rsid w:val="001F491F"/>
    <w:rsid w:val="00201A14"/>
    <w:rsid w:val="00210F29"/>
    <w:rsid w:val="002138C1"/>
    <w:rsid w:val="002164DC"/>
    <w:rsid w:val="00216D28"/>
    <w:rsid w:val="002361E1"/>
    <w:rsid w:val="00242160"/>
    <w:rsid w:val="00242869"/>
    <w:rsid w:val="00243E1D"/>
    <w:rsid w:val="00250E95"/>
    <w:rsid w:val="00255ECE"/>
    <w:rsid w:val="00256EBC"/>
    <w:rsid w:val="00262B3A"/>
    <w:rsid w:val="00265054"/>
    <w:rsid w:val="00266520"/>
    <w:rsid w:val="002675A5"/>
    <w:rsid w:val="00280220"/>
    <w:rsid w:val="002807AC"/>
    <w:rsid w:val="002826A7"/>
    <w:rsid w:val="0028493B"/>
    <w:rsid w:val="002867E8"/>
    <w:rsid w:val="00287C04"/>
    <w:rsid w:val="00287FD1"/>
    <w:rsid w:val="002A0546"/>
    <w:rsid w:val="002A10E9"/>
    <w:rsid w:val="002A59A2"/>
    <w:rsid w:val="002A5A16"/>
    <w:rsid w:val="002A718A"/>
    <w:rsid w:val="002A792C"/>
    <w:rsid w:val="002B1555"/>
    <w:rsid w:val="002B56E2"/>
    <w:rsid w:val="002B65B0"/>
    <w:rsid w:val="002C00DA"/>
    <w:rsid w:val="002C0CFB"/>
    <w:rsid w:val="002C47D1"/>
    <w:rsid w:val="002C6267"/>
    <w:rsid w:val="002D0C69"/>
    <w:rsid w:val="002D1CBA"/>
    <w:rsid w:val="002D6BA7"/>
    <w:rsid w:val="002E6FA8"/>
    <w:rsid w:val="00300D80"/>
    <w:rsid w:val="003017F9"/>
    <w:rsid w:val="0030468F"/>
    <w:rsid w:val="00305BBC"/>
    <w:rsid w:val="0030634F"/>
    <w:rsid w:val="00317EA3"/>
    <w:rsid w:val="0032337E"/>
    <w:rsid w:val="00323BD7"/>
    <w:rsid w:val="00325DA9"/>
    <w:rsid w:val="00327B9A"/>
    <w:rsid w:val="0033071A"/>
    <w:rsid w:val="003322E7"/>
    <w:rsid w:val="0033423D"/>
    <w:rsid w:val="003353BD"/>
    <w:rsid w:val="00344352"/>
    <w:rsid w:val="00347823"/>
    <w:rsid w:val="003522BB"/>
    <w:rsid w:val="00361E40"/>
    <w:rsid w:val="00367E28"/>
    <w:rsid w:val="003707A0"/>
    <w:rsid w:val="00370FAD"/>
    <w:rsid w:val="00372955"/>
    <w:rsid w:val="00372CFB"/>
    <w:rsid w:val="00374428"/>
    <w:rsid w:val="003811A6"/>
    <w:rsid w:val="00382620"/>
    <w:rsid w:val="00386A1F"/>
    <w:rsid w:val="00387125"/>
    <w:rsid w:val="003911C5"/>
    <w:rsid w:val="00394C8A"/>
    <w:rsid w:val="00395647"/>
    <w:rsid w:val="003A1344"/>
    <w:rsid w:val="003A1D4A"/>
    <w:rsid w:val="003A28B4"/>
    <w:rsid w:val="003A5327"/>
    <w:rsid w:val="003B0E3A"/>
    <w:rsid w:val="003B5E14"/>
    <w:rsid w:val="003B6ECB"/>
    <w:rsid w:val="003C1E67"/>
    <w:rsid w:val="003C26F3"/>
    <w:rsid w:val="003C2760"/>
    <w:rsid w:val="003C53DC"/>
    <w:rsid w:val="003C78E6"/>
    <w:rsid w:val="003D0906"/>
    <w:rsid w:val="003D2138"/>
    <w:rsid w:val="003D2FFC"/>
    <w:rsid w:val="003D3EE9"/>
    <w:rsid w:val="003D4F05"/>
    <w:rsid w:val="003D5A9B"/>
    <w:rsid w:val="003E4305"/>
    <w:rsid w:val="003E50A0"/>
    <w:rsid w:val="003E60FF"/>
    <w:rsid w:val="003E6F70"/>
    <w:rsid w:val="003E7344"/>
    <w:rsid w:val="003F51E7"/>
    <w:rsid w:val="003F6E31"/>
    <w:rsid w:val="0040120F"/>
    <w:rsid w:val="004034D4"/>
    <w:rsid w:val="00404B9B"/>
    <w:rsid w:val="00406661"/>
    <w:rsid w:val="00410DAB"/>
    <w:rsid w:val="00416969"/>
    <w:rsid w:val="00420F7A"/>
    <w:rsid w:val="00425994"/>
    <w:rsid w:val="00426889"/>
    <w:rsid w:val="00432FB5"/>
    <w:rsid w:val="00440599"/>
    <w:rsid w:val="00440B9C"/>
    <w:rsid w:val="00443F59"/>
    <w:rsid w:val="004446A9"/>
    <w:rsid w:val="00444C30"/>
    <w:rsid w:val="004468E9"/>
    <w:rsid w:val="0044732F"/>
    <w:rsid w:val="00456CB5"/>
    <w:rsid w:val="00462B0A"/>
    <w:rsid w:val="00463D29"/>
    <w:rsid w:val="00464728"/>
    <w:rsid w:val="00464F06"/>
    <w:rsid w:val="00467B5C"/>
    <w:rsid w:val="00477316"/>
    <w:rsid w:val="00477DA2"/>
    <w:rsid w:val="00481675"/>
    <w:rsid w:val="00484A8D"/>
    <w:rsid w:val="00485A52"/>
    <w:rsid w:val="004874E5"/>
    <w:rsid w:val="00487FD0"/>
    <w:rsid w:val="0049293A"/>
    <w:rsid w:val="00493E76"/>
    <w:rsid w:val="0049497C"/>
    <w:rsid w:val="0049707F"/>
    <w:rsid w:val="004A3EE9"/>
    <w:rsid w:val="004A796D"/>
    <w:rsid w:val="004B3088"/>
    <w:rsid w:val="004B59B5"/>
    <w:rsid w:val="004B7D73"/>
    <w:rsid w:val="004C1652"/>
    <w:rsid w:val="004C33FF"/>
    <w:rsid w:val="004C4E81"/>
    <w:rsid w:val="004C5CE9"/>
    <w:rsid w:val="004C693B"/>
    <w:rsid w:val="004C6E4F"/>
    <w:rsid w:val="004C7FA1"/>
    <w:rsid w:val="004D460A"/>
    <w:rsid w:val="004D4A73"/>
    <w:rsid w:val="004D6D5F"/>
    <w:rsid w:val="004D7F05"/>
    <w:rsid w:val="004E219B"/>
    <w:rsid w:val="004E696F"/>
    <w:rsid w:val="004F220E"/>
    <w:rsid w:val="004F64F8"/>
    <w:rsid w:val="004F6829"/>
    <w:rsid w:val="0050064B"/>
    <w:rsid w:val="00505E52"/>
    <w:rsid w:val="00506F8F"/>
    <w:rsid w:val="005119B5"/>
    <w:rsid w:val="005126CE"/>
    <w:rsid w:val="00514148"/>
    <w:rsid w:val="005170B2"/>
    <w:rsid w:val="00524E54"/>
    <w:rsid w:val="00525491"/>
    <w:rsid w:val="0053363F"/>
    <w:rsid w:val="0054134C"/>
    <w:rsid w:val="005422CF"/>
    <w:rsid w:val="00544957"/>
    <w:rsid w:val="005460EA"/>
    <w:rsid w:val="00552DB4"/>
    <w:rsid w:val="00554AF4"/>
    <w:rsid w:val="005571E7"/>
    <w:rsid w:val="00560755"/>
    <w:rsid w:val="00564C7C"/>
    <w:rsid w:val="00566FDB"/>
    <w:rsid w:val="005736D5"/>
    <w:rsid w:val="005806FA"/>
    <w:rsid w:val="005826A4"/>
    <w:rsid w:val="00583C2D"/>
    <w:rsid w:val="00586ED9"/>
    <w:rsid w:val="00590780"/>
    <w:rsid w:val="005910D7"/>
    <w:rsid w:val="00592B07"/>
    <w:rsid w:val="00596A7C"/>
    <w:rsid w:val="0059764C"/>
    <w:rsid w:val="005A0202"/>
    <w:rsid w:val="005A0795"/>
    <w:rsid w:val="005A38FC"/>
    <w:rsid w:val="005A4DFD"/>
    <w:rsid w:val="005A67EB"/>
    <w:rsid w:val="005B7DB6"/>
    <w:rsid w:val="005C0789"/>
    <w:rsid w:val="005C48D6"/>
    <w:rsid w:val="005C6F18"/>
    <w:rsid w:val="005C7D3A"/>
    <w:rsid w:val="005C7FB2"/>
    <w:rsid w:val="005D0638"/>
    <w:rsid w:val="005D3B8F"/>
    <w:rsid w:val="005D4115"/>
    <w:rsid w:val="005D60FE"/>
    <w:rsid w:val="005D7C54"/>
    <w:rsid w:val="005E4DDF"/>
    <w:rsid w:val="005E4FA8"/>
    <w:rsid w:val="005E77F5"/>
    <w:rsid w:val="005F3F8A"/>
    <w:rsid w:val="005F6AA5"/>
    <w:rsid w:val="00604302"/>
    <w:rsid w:val="0061150B"/>
    <w:rsid w:val="006141D4"/>
    <w:rsid w:val="0061604D"/>
    <w:rsid w:val="00620661"/>
    <w:rsid w:val="00623F0B"/>
    <w:rsid w:val="006242E0"/>
    <w:rsid w:val="00627E37"/>
    <w:rsid w:val="00632591"/>
    <w:rsid w:val="00634A69"/>
    <w:rsid w:val="0064313D"/>
    <w:rsid w:val="006465FB"/>
    <w:rsid w:val="00646940"/>
    <w:rsid w:val="00647401"/>
    <w:rsid w:val="00647D7C"/>
    <w:rsid w:val="00652A02"/>
    <w:rsid w:val="00654A0D"/>
    <w:rsid w:val="006554E8"/>
    <w:rsid w:val="006564A7"/>
    <w:rsid w:val="00656A93"/>
    <w:rsid w:val="006570C3"/>
    <w:rsid w:val="00657266"/>
    <w:rsid w:val="006623CE"/>
    <w:rsid w:val="006635EE"/>
    <w:rsid w:val="00664459"/>
    <w:rsid w:val="00664916"/>
    <w:rsid w:val="00665B8E"/>
    <w:rsid w:val="00677B85"/>
    <w:rsid w:val="0068036F"/>
    <w:rsid w:val="00681D38"/>
    <w:rsid w:val="00684D76"/>
    <w:rsid w:val="00686F7F"/>
    <w:rsid w:val="006911F9"/>
    <w:rsid w:val="006912AE"/>
    <w:rsid w:val="00692EE4"/>
    <w:rsid w:val="0069312F"/>
    <w:rsid w:val="006A0E0A"/>
    <w:rsid w:val="006A4FAC"/>
    <w:rsid w:val="006A59B6"/>
    <w:rsid w:val="006B06C3"/>
    <w:rsid w:val="006B116E"/>
    <w:rsid w:val="006C2DC0"/>
    <w:rsid w:val="006C4954"/>
    <w:rsid w:val="006D009D"/>
    <w:rsid w:val="006D1A5A"/>
    <w:rsid w:val="006D60D3"/>
    <w:rsid w:val="006E5B2B"/>
    <w:rsid w:val="006F2FAB"/>
    <w:rsid w:val="00700D46"/>
    <w:rsid w:val="00706145"/>
    <w:rsid w:val="00711166"/>
    <w:rsid w:val="007111CC"/>
    <w:rsid w:val="00715F5B"/>
    <w:rsid w:val="007174B3"/>
    <w:rsid w:val="007175BE"/>
    <w:rsid w:val="0072040A"/>
    <w:rsid w:val="007208BC"/>
    <w:rsid w:val="00721C97"/>
    <w:rsid w:val="00727B58"/>
    <w:rsid w:val="00734BD2"/>
    <w:rsid w:val="00737FE9"/>
    <w:rsid w:val="007438FD"/>
    <w:rsid w:val="007467F5"/>
    <w:rsid w:val="00750E44"/>
    <w:rsid w:val="00753AE4"/>
    <w:rsid w:val="007540A9"/>
    <w:rsid w:val="00756BF7"/>
    <w:rsid w:val="00760583"/>
    <w:rsid w:val="00760E92"/>
    <w:rsid w:val="007619B6"/>
    <w:rsid w:val="00762A5C"/>
    <w:rsid w:val="007669D1"/>
    <w:rsid w:val="00770B02"/>
    <w:rsid w:val="00773263"/>
    <w:rsid w:val="00781FCF"/>
    <w:rsid w:val="00792AAC"/>
    <w:rsid w:val="007955DD"/>
    <w:rsid w:val="007A18E0"/>
    <w:rsid w:val="007A40E1"/>
    <w:rsid w:val="007A4229"/>
    <w:rsid w:val="007B0161"/>
    <w:rsid w:val="007B098B"/>
    <w:rsid w:val="007B09EE"/>
    <w:rsid w:val="007B6CB3"/>
    <w:rsid w:val="007B6CDE"/>
    <w:rsid w:val="007C524A"/>
    <w:rsid w:val="007C5253"/>
    <w:rsid w:val="007C534C"/>
    <w:rsid w:val="007C6C6D"/>
    <w:rsid w:val="007D3CE7"/>
    <w:rsid w:val="007D5E6B"/>
    <w:rsid w:val="007E6CAA"/>
    <w:rsid w:val="007F107F"/>
    <w:rsid w:val="007F14E0"/>
    <w:rsid w:val="007F45F5"/>
    <w:rsid w:val="00800983"/>
    <w:rsid w:val="0080228B"/>
    <w:rsid w:val="00804E55"/>
    <w:rsid w:val="008055DD"/>
    <w:rsid w:val="00807481"/>
    <w:rsid w:val="008116F8"/>
    <w:rsid w:val="00812EFD"/>
    <w:rsid w:val="0081399D"/>
    <w:rsid w:val="00813ADE"/>
    <w:rsid w:val="0081464A"/>
    <w:rsid w:val="008148D7"/>
    <w:rsid w:val="00821432"/>
    <w:rsid w:val="008248B0"/>
    <w:rsid w:val="008250F9"/>
    <w:rsid w:val="0083050D"/>
    <w:rsid w:val="00834DC9"/>
    <w:rsid w:val="00835715"/>
    <w:rsid w:val="00850636"/>
    <w:rsid w:val="00850BC8"/>
    <w:rsid w:val="00852BF4"/>
    <w:rsid w:val="00856294"/>
    <w:rsid w:val="0086074A"/>
    <w:rsid w:val="00861E1E"/>
    <w:rsid w:val="008621CF"/>
    <w:rsid w:val="0086615C"/>
    <w:rsid w:val="0086616E"/>
    <w:rsid w:val="00866327"/>
    <w:rsid w:val="00872486"/>
    <w:rsid w:val="00872793"/>
    <w:rsid w:val="0087391E"/>
    <w:rsid w:val="0087579F"/>
    <w:rsid w:val="00877235"/>
    <w:rsid w:val="00881244"/>
    <w:rsid w:val="00885B23"/>
    <w:rsid w:val="008A1233"/>
    <w:rsid w:val="008A3DD6"/>
    <w:rsid w:val="008B5D70"/>
    <w:rsid w:val="008C16CA"/>
    <w:rsid w:val="008C35AF"/>
    <w:rsid w:val="008C4ED8"/>
    <w:rsid w:val="008D1B47"/>
    <w:rsid w:val="008D7F23"/>
    <w:rsid w:val="008E0D74"/>
    <w:rsid w:val="008E37EC"/>
    <w:rsid w:val="008E3E5D"/>
    <w:rsid w:val="008E6087"/>
    <w:rsid w:val="0090265A"/>
    <w:rsid w:val="00906D0D"/>
    <w:rsid w:val="00906EED"/>
    <w:rsid w:val="00915FDF"/>
    <w:rsid w:val="00917F07"/>
    <w:rsid w:val="009210B2"/>
    <w:rsid w:val="009216FA"/>
    <w:rsid w:val="0092429E"/>
    <w:rsid w:val="009268EA"/>
    <w:rsid w:val="00930375"/>
    <w:rsid w:val="009305CF"/>
    <w:rsid w:val="009342FD"/>
    <w:rsid w:val="009344A3"/>
    <w:rsid w:val="00936CFB"/>
    <w:rsid w:val="00940214"/>
    <w:rsid w:val="00945052"/>
    <w:rsid w:val="00946166"/>
    <w:rsid w:val="00946F2C"/>
    <w:rsid w:val="00950E71"/>
    <w:rsid w:val="00951733"/>
    <w:rsid w:val="009522EC"/>
    <w:rsid w:val="00952D99"/>
    <w:rsid w:val="0095458B"/>
    <w:rsid w:val="00955E40"/>
    <w:rsid w:val="009618B5"/>
    <w:rsid w:val="00963196"/>
    <w:rsid w:val="0096577B"/>
    <w:rsid w:val="00971955"/>
    <w:rsid w:val="00972440"/>
    <w:rsid w:val="00983BF7"/>
    <w:rsid w:val="009857FD"/>
    <w:rsid w:val="00996797"/>
    <w:rsid w:val="009A335B"/>
    <w:rsid w:val="009B137A"/>
    <w:rsid w:val="009B222A"/>
    <w:rsid w:val="009B5B2B"/>
    <w:rsid w:val="009C1EDC"/>
    <w:rsid w:val="009C3484"/>
    <w:rsid w:val="009C37FC"/>
    <w:rsid w:val="009D2F67"/>
    <w:rsid w:val="009E0806"/>
    <w:rsid w:val="009E43CF"/>
    <w:rsid w:val="009F5469"/>
    <w:rsid w:val="00A00262"/>
    <w:rsid w:val="00A02DA4"/>
    <w:rsid w:val="00A03E8F"/>
    <w:rsid w:val="00A1247B"/>
    <w:rsid w:val="00A17BF9"/>
    <w:rsid w:val="00A2786A"/>
    <w:rsid w:val="00A31382"/>
    <w:rsid w:val="00A349F0"/>
    <w:rsid w:val="00A4544E"/>
    <w:rsid w:val="00A46890"/>
    <w:rsid w:val="00A51138"/>
    <w:rsid w:val="00A55CD2"/>
    <w:rsid w:val="00A55CFC"/>
    <w:rsid w:val="00A56F15"/>
    <w:rsid w:val="00A6282C"/>
    <w:rsid w:val="00A638DD"/>
    <w:rsid w:val="00A66400"/>
    <w:rsid w:val="00A67CB4"/>
    <w:rsid w:val="00A70198"/>
    <w:rsid w:val="00A7738B"/>
    <w:rsid w:val="00A85815"/>
    <w:rsid w:val="00A86988"/>
    <w:rsid w:val="00A91EC7"/>
    <w:rsid w:val="00A9248D"/>
    <w:rsid w:val="00AA516F"/>
    <w:rsid w:val="00AB4FE9"/>
    <w:rsid w:val="00AC09B8"/>
    <w:rsid w:val="00AD1E1E"/>
    <w:rsid w:val="00AD4E20"/>
    <w:rsid w:val="00AD6E95"/>
    <w:rsid w:val="00AD7824"/>
    <w:rsid w:val="00AE0039"/>
    <w:rsid w:val="00AE3414"/>
    <w:rsid w:val="00AE49A3"/>
    <w:rsid w:val="00AF0284"/>
    <w:rsid w:val="00AF1125"/>
    <w:rsid w:val="00AF3214"/>
    <w:rsid w:val="00B00177"/>
    <w:rsid w:val="00B03DCF"/>
    <w:rsid w:val="00B1019F"/>
    <w:rsid w:val="00B1505A"/>
    <w:rsid w:val="00B204D7"/>
    <w:rsid w:val="00B25027"/>
    <w:rsid w:val="00B2569A"/>
    <w:rsid w:val="00B25B1A"/>
    <w:rsid w:val="00B3189B"/>
    <w:rsid w:val="00B3545C"/>
    <w:rsid w:val="00B357DC"/>
    <w:rsid w:val="00B4095B"/>
    <w:rsid w:val="00B41A3E"/>
    <w:rsid w:val="00B41E5C"/>
    <w:rsid w:val="00B47017"/>
    <w:rsid w:val="00B52A23"/>
    <w:rsid w:val="00B56785"/>
    <w:rsid w:val="00B572BD"/>
    <w:rsid w:val="00B6577D"/>
    <w:rsid w:val="00B66FF8"/>
    <w:rsid w:val="00B67C63"/>
    <w:rsid w:val="00B81513"/>
    <w:rsid w:val="00B82920"/>
    <w:rsid w:val="00B834B7"/>
    <w:rsid w:val="00B84B7F"/>
    <w:rsid w:val="00B877CB"/>
    <w:rsid w:val="00B9337C"/>
    <w:rsid w:val="00BA0DC7"/>
    <w:rsid w:val="00BA1756"/>
    <w:rsid w:val="00BA6CCC"/>
    <w:rsid w:val="00BA7E93"/>
    <w:rsid w:val="00BB0702"/>
    <w:rsid w:val="00BB2FB1"/>
    <w:rsid w:val="00BC0C8D"/>
    <w:rsid w:val="00BC2CF1"/>
    <w:rsid w:val="00BC3057"/>
    <w:rsid w:val="00BC44E0"/>
    <w:rsid w:val="00BD64D9"/>
    <w:rsid w:val="00BD6DDF"/>
    <w:rsid w:val="00BE69EB"/>
    <w:rsid w:val="00BF4CA1"/>
    <w:rsid w:val="00BF4FE5"/>
    <w:rsid w:val="00BF5DA8"/>
    <w:rsid w:val="00BF6815"/>
    <w:rsid w:val="00C027DF"/>
    <w:rsid w:val="00C032FD"/>
    <w:rsid w:val="00C12D68"/>
    <w:rsid w:val="00C12F41"/>
    <w:rsid w:val="00C204A7"/>
    <w:rsid w:val="00C27991"/>
    <w:rsid w:val="00C27D84"/>
    <w:rsid w:val="00C31CAE"/>
    <w:rsid w:val="00C476FC"/>
    <w:rsid w:val="00C51E9F"/>
    <w:rsid w:val="00C53B16"/>
    <w:rsid w:val="00C639E0"/>
    <w:rsid w:val="00C64632"/>
    <w:rsid w:val="00C653A8"/>
    <w:rsid w:val="00C65721"/>
    <w:rsid w:val="00C7058C"/>
    <w:rsid w:val="00C71295"/>
    <w:rsid w:val="00C73480"/>
    <w:rsid w:val="00C749DC"/>
    <w:rsid w:val="00C76463"/>
    <w:rsid w:val="00C80B30"/>
    <w:rsid w:val="00C8224E"/>
    <w:rsid w:val="00C82982"/>
    <w:rsid w:val="00C87E0E"/>
    <w:rsid w:val="00C90F04"/>
    <w:rsid w:val="00C97C9B"/>
    <w:rsid w:val="00CA2938"/>
    <w:rsid w:val="00CA4243"/>
    <w:rsid w:val="00CA5369"/>
    <w:rsid w:val="00CC136E"/>
    <w:rsid w:val="00CC1E0F"/>
    <w:rsid w:val="00CC4684"/>
    <w:rsid w:val="00CC46E1"/>
    <w:rsid w:val="00CC65D2"/>
    <w:rsid w:val="00CC730B"/>
    <w:rsid w:val="00CC7C0C"/>
    <w:rsid w:val="00CD4459"/>
    <w:rsid w:val="00CD5FFE"/>
    <w:rsid w:val="00CE2B6C"/>
    <w:rsid w:val="00CE2C5E"/>
    <w:rsid w:val="00CF0A0A"/>
    <w:rsid w:val="00CF2731"/>
    <w:rsid w:val="00CF2E98"/>
    <w:rsid w:val="00CF577D"/>
    <w:rsid w:val="00CF66BE"/>
    <w:rsid w:val="00D00341"/>
    <w:rsid w:val="00D00D29"/>
    <w:rsid w:val="00D02223"/>
    <w:rsid w:val="00D07550"/>
    <w:rsid w:val="00D16985"/>
    <w:rsid w:val="00D20105"/>
    <w:rsid w:val="00D21027"/>
    <w:rsid w:val="00D22771"/>
    <w:rsid w:val="00D23A51"/>
    <w:rsid w:val="00D249BB"/>
    <w:rsid w:val="00D250F3"/>
    <w:rsid w:val="00D268DA"/>
    <w:rsid w:val="00D272B9"/>
    <w:rsid w:val="00D32089"/>
    <w:rsid w:val="00D3258F"/>
    <w:rsid w:val="00D36EC4"/>
    <w:rsid w:val="00D41A12"/>
    <w:rsid w:val="00D51F69"/>
    <w:rsid w:val="00D5523C"/>
    <w:rsid w:val="00D575A3"/>
    <w:rsid w:val="00D60A2B"/>
    <w:rsid w:val="00D6346D"/>
    <w:rsid w:val="00D647D7"/>
    <w:rsid w:val="00D707C0"/>
    <w:rsid w:val="00D7111C"/>
    <w:rsid w:val="00D76152"/>
    <w:rsid w:val="00D76435"/>
    <w:rsid w:val="00D77681"/>
    <w:rsid w:val="00D90F32"/>
    <w:rsid w:val="00D91BB2"/>
    <w:rsid w:val="00D92D24"/>
    <w:rsid w:val="00D94D76"/>
    <w:rsid w:val="00D95AA8"/>
    <w:rsid w:val="00D9637F"/>
    <w:rsid w:val="00DA12EB"/>
    <w:rsid w:val="00DA79E7"/>
    <w:rsid w:val="00DB4F03"/>
    <w:rsid w:val="00DC160C"/>
    <w:rsid w:val="00DC40FA"/>
    <w:rsid w:val="00DC708D"/>
    <w:rsid w:val="00DD43B5"/>
    <w:rsid w:val="00DD4E55"/>
    <w:rsid w:val="00DD6140"/>
    <w:rsid w:val="00DD78A3"/>
    <w:rsid w:val="00DE0A71"/>
    <w:rsid w:val="00DE5B55"/>
    <w:rsid w:val="00DF108D"/>
    <w:rsid w:val="00DF2378"/>
    <w:rsid w:val="00DF38D9"/>
    <w:rsid w:val="00DF69B2"/>
    <w:rsid w:val="00DF77DD"/>
    <w:rsid w:val="00E007E1"/>
    <w:rsid w:val="00E00D42"/>
    <w:rsid w:val="00E03050"/>
    <w:rsid w:val="00E04D9D"/>
    <w:rsid w:val="00E10421"/>
    <w:rsid w:val="00E110D9"/>
    <w:rsid w:val="00E116DE"/>
    <w:rsid w:val="00E122A5"/>
    <w:rsid w:val="00E17B75"/>
    <w:rsid w:val="00E20D45"/>
    <w:rsid w:val="00E2240F"/>
    <w:rsid w:val="00E230E9"/>
    <w:rsid w:val="00E309FB"/>
    <w:rsid w:val="00E32D1F"/>
    <w:rsid w:val="00E3541F"/>
    <w:rsid w:val="00E376DB"/>
    <w:rsid w:val="00E45689"/>
    <w:rsid w:val="00E46BAD"/>
    <w:rsid w:val="00E50A1A"/>
    <w:rsid w:val="00E54308"/>
    <w:rsid w:val="00E61B48"/>
    <w:rsid w:val="00E62957"/>
    <w:rsid w:val="00E70299"/>
    <w:rsid w:val="00E73766"/>
    <w:rsid w:val="00E80D8F"/>
    <w:rsid w:val="00E81DA7"/>
    <w:rsid w:val="00E827F9"/>
    <w:rsid w:val="00E935E9"/>
    <w:rsid w:val="00E96923"/>
    <w:rsid w:val="00EA0DE9"/>
    <w:rsid w:val="00EA28B9"/>
    <w:rsid w:val="00EA58A7"/>
    <w:rsid w:val="00EA78DD"/>
    <w:rsid w:val="00EB6549"/>
    <w:rsid w:val="00EC1AE7"/>
    <w:rsid w:val="00EC2684"/>
    <w:rsid w:val="00EC711F"/>
    <w:rsid w:val="00ED5986"/>
    <w:rsid w:val="00ED7180"/>
    <w:rsid w:val="00EF2E93"/>
    <w:rsid w:val="00EF2EA9"/>
    <w:rsid w:val="00EF56A0"/>
    <w:rsid w:val="00EF601C"/>
    <w:rsid w:val="00F03CA8"/>
    <w:rsid w:val="00F03EBA"/>
    <w:rsid w:val="00F04620"/>
    <w:rsid w:val="00F056BA"/>
    <w:rsid w:val="00F1335A"/>
    <w:rsid w:val="00F13E17"/>
    <w:rsid w:val="00F13FF5"/>
    <w:rsid w:val="00F15468"/>
    <w:rsid w:val="00F1763A"/>
    <w:rsid w:val="00F17696"/>
    <w:rsid w:val="00F208DA"/>
    <w:rsid w:val="00F24621"/>
    <w:rsid w:val="00F272F7"/>
    <w:rsid w:val="00F2765C"/>
    <w:rsid w:val="00F30F35"/>
    <w:rsid w:val="00F41679"/>
    <w:rsid w:val="00F43172"/>
    <w:rsid w:val="00F43BF9"/>
    <w:rsid w:val="00F56346"/>
    <w:rsid w:val="00F61166"/>
    <w:rsid w:val="00F71D3A"/>
    <w:rsid w:val="00F72368"/>
    <w:rsid w:val="00F73F9D"/>
    <w:rsid w:val="00F75E29"/>
    <w:rsid w:val="00F764D6"/>
    <w:rsid w:val="00F7765F"/>
    <w:rsid w:val="00F8020B"/>
    <w:rsid w:val="00F831B1"/>
    <w:rsid w:val="00F86B5A"/>
    <w:rsid w:val="00F923D7"/>
    <w:rsid w:val="00F92536"/>
    <w:rsid w:val="00F92E12"/>
    <w:rsid w:val="00F96D36"/>
    <w:rsid w:val="00FA3785"/>
    <w:rsid w:val="00FB105C"/>
    <w:rsid w:val="00FB20A0"/>
    <w:rsid w:val="00FB4F38"/>
    <w:rsid w:val="00FB77BD"/>
    <w:rsid w:val="00FC3925"/>
    <w:rsid w:val="00FC598A"/>
    <w:rsid w:val="00FC62DA"/>
    <w:rsid w:val="00FD22C6"/>
    <w:rsid w:val="00FD661A"/>
    <w:rsid w:val="00FE0A19"/>
    <w:rsid w:val="00FE1300"/>
    <w:rsid w:val="00FE1616"/>
    <w:rsid w:val="00FE4FEF"/>
    <w:rsid w:val="00FE6BEA"/>
    <w:rsid w:val="00FF1BC1"/>
    <w:rsid w:val="00FF3C3D"/>
    <w:rsid w:val="00FF5B8A"/>
    <w:rsid w:val="01064C9A"/>
    <w:rsid w:val="017F5000"/>
    <w:rsid w:val="01853E11"/>
    <w:rsid w:val="01AE15BA"/>
    <w:rsid w:val="01D6466C"/>
    <w:rsid w:val="01F42D45"/>
    <w:rsid w:val="01F66ABD"/>
    <w:rsid w:val="02063FE0"/>
    <w:rsid w:val="02205A33"/>
    <w:rsid w:val="02370032"/>
    <w:rsid w:val="025263E9"/>
    <w:rsid w:val="02F4124E"/>
    <w:rsid w:val="03011BBD"/>
    <w:rsid w:val="03373831"/>
    <w:rsid w:val="03661A20"/>
    <w:rsid w:val="036839EA"/>
    <w:rsid w:val="03B77229"/>
    <w:rsid w:val="03BC5AEB"/>
    <w:rsid w:val="03C666FA"/>
    <w:rsid w:val="04221DEB"/>
    <w:rsid w:val="04375579"/>
    <w:rsid w:val="045A3333"/>
    <w:rsid w:val="04673CA2"/>
    <w:rsid w:val="04700DA8"/>
    <w:rsid w:val="04730898"/>
    <w:rsid w:val="04C66C1A"/>
    <w:rsid w:val="051C173D"/>
    <w:rsid w:val="058D7738"/>
    <w:rsid w:val="05C07B0D"/>
    <w:rsid w:val="05C70E9C"/>
    <w:rsid w:val="05CA69C2"/>
    <w:rsid w:val="05D15877"/>
    <w:rsid w:val="05DE4D49"/>
    <w:rsid w:val="05F9301F"/>
    <w:rsid w:val="05FE23E4"/>
    <w:rsid w:val="0616597F"/>
    <w:rsid w:val="061E4834"/>
    <w:rsid w:val="06280B6C"/>
    <w:rsid w:val="06744454"/>
    <w:rsid w:val="06874187"/>
    <w:rsid w:val="06AE5BB8"/>
    <w:rsid w:val="06D80E87"/>
    <w:rsid w:val="06F23CF7"/>
    <w:rsid w:val="06F923F5"/>
    <w:rsid w:val="06FB0B0A"/>
    <w:rsid w:val="071D6218"/>
    <w:rsid w:val="07416A2C"/>
    <w:rsid w:val="0749768F"/>
    <w:rsid w:val="075F21E3"/>
    <w:rsid w:val="07927288"/>
    <w:rsid w:val="07A672A7"/>
    <w:rsid w:val="07AC659B"/>
    <w:rsid w:val="07E21FBD"/>
    <w:rsid w:val="08055CAB"/>
    <w:rsid w:val="08200062"/>
    <w:rsid w:val="083B1F11"/>
    <w:rsid w:val="08471E20"/>
    <w:rsid w:val="084A5DB4"/>
    <w:rsid w:val="08512C9F"/>
    <w:rsid w:val="085207C5"/>
    <w:rsid w:val="085E7AE4"/>
    <w:rsid w:val="08A96CC2"/>
    <w:rsid w:val="08D97EFD"/>
    <w:rsid w:val="08FC3F59"/>
    <w:rsid w:val="094620D8"/>
    <w:rsid w:val="09A3577C"/>
    <w:rsid w:val="09C01ECA"/>
    <w:rsid w:val="09CA2D09"/>
    <w:rsid w:val="0A161197"/>
    <w:rsid w:val="0A261981"/>
    <w:rsid w:val="0A27015B"/>
    <w:rsid w:val="0A5627EE"/>
    <w:rsid w:val="0A9610CA"/>
    <w:rsid w:val="0AA3355A"/>
    <w:rsid w:val="0AE61DC4"/>
    <w:rsid w:val="0B154457"/>
    <w:rsid w:val="0B3F7726"/>
    <w:rsid w:val="0B5C707D"/>
    <w:rsid w:val="0B70168E"/>
    <w:rsid w:val="0BFC73C5"/>
    <w:rsid w:val="0C040028"/>
    <w:rsid w:val="0C215E37"/>
    <w:rsid w:val="0C2D26E3"/>
    <w:rsid w:val="0C3721AC"/>
    <w:rsid w:val="0C430B50"/>
    <w:rsid w:val="0C466958"/>
    <w:rsid w:val="0C4D02A9"/>
    <w:rsid w:val="0C5E3BDC"/>
    <w:rsid w:val="0C790A16"/>
    <w:rsid w:val="0CD65E68"/>
    <w:rsid w:val="0CE916F8"/>
    <w:rsid w:val="0CEE1EC4"/>
    <w:rsid w:val="0CF04171"/>
    <w:rsid w:val="0D5F5E5E"/>
    <w:rsid w:val="0D6B2B13"/>
    <w:rsid w:val="0DD878C3"/>
    <w:rsid w:val="0E06452B"/>
    <w:rsid w:val="0E0B38F0"/>
    <w:rsid w:val="0E1E7AC7"/>
    <w:rsid w:val="0E265444"/>
    <w:rsid w:val="0E455054"/>
    <w:rsid w:val="0E6D6359"/>
    <w:rsid w:val="0E79524F"/>
    <w:rsid w:val="0E8F62CF"/>
    <w:rsid w:val="0E96765D"/>
    <w:rsid w:val="0EA35A0F"/>
    <w:rsid w:val="0ED10B0F"/>
    <w:rsid w:val="0EDD528C"/>
    <w:rsid w:val="0EE15B77"/>
    <w:rsid w:val="0F07055B"/>
    <w:rsid w:val="0F226402"/>
    <w:rsid w:val="0F3375A2"/>
    <w:rsid w:val="0F3C4F8C"/>
    <w:rsid w:val="0F7D081D"/>
    <w:rsid w:val="0FDA5C70"/>
    <w:rsid w:val="100B5E29"/>
    <w:rsid w:val="101822F4"/>
    <w:rsid w:val="10235895"/>
    <w:rsid w:val="10693B19"/>
    <w:rsid w:val="1088747A"/>
    <w:rsid w:val="10A06571"/>
    <w:rsid w:val="10BB15FD"/>
    <w:rsid w:val="10EA0134"/>
    <w:rsid w:val="10F65C94"/>
    <w:rsid w:val="111E5122"/>
    <w:rsid w:val="113B0990"/>
    <w:rsid w:val="1144665F"/>
    <w:rsid w:val="11457A88"/>
    <w:rsid w:val="11643698"/>
    <w:rsid w:val="11A61B83"/>
    <w:rsid w:val="11B20C52"/>
    <w:rsid w:val="11BD75F7"/>
    <w:rsid w:val="11C60F64"/>
    <w:rsid w:val="11CE5105"/>
    <w:rsid w:val="11EB455B"/>
    <w:rsid w:val="11EB7CC0"/>
    <w:rsid w:val="12015736"/>
    <w:rsid w:val="120A776D"/>
    <w:rsid w:val="12111232"/>
    <w:rsid w:val="12374CB3"/>
    <w:rsid w:val="123F625E"/>
    <w:rsid w:val="12744159"/>
    <w:rsid w:val="128D521B"/>
    <w:rsid w:val="1293091C"/>
    <w:rsid w:val="12C71FBA"/>
    <w:rsid w:val="13054DB2"/>
    <w:rsid w:val="130B144A"/>
    <w:rsid w:val="13241EC5"/>
    <w:rsid w:val="132C67E2"/>
    <w:rsid w:val="13826402"/>
    <w:rsid w:val="139E0D62"/>
    <w:rsid w:val="13AB3E68"/>
    <w:rsid w:val="13C75A78"/>
    <w:rsid w:val="13C92283"/>
    <w:rsid w:val="14204E8C"/>
    <w:rsid w:val="146B6E96"/>
    <w:rsid w:val="147C5E29"/>
    <w:rsid w:val="14C41AA0"/>
    <w:rsid w:val="14C83B58"/>
    <w:rsid w:val="14D42CC0"/>
    <w:rsid w:val="15453B8B"/>
    <w:rsid w:val="15543DCE"/>
    <w:rsid w:val="15602773"/>
    <w:rsid w:val="15674B2D"/>
    <w:rsid w:val="158A3C94"/>
    <w:rsid w:val="1598015F"/>
    <w:rsid w:val="15AA7E92"/>
    <w:rsid w:val="15BA6327"/>
    <w:rsid w:val="15C56A7A"/>
    <w:rsid w:val="15D43E5C"/>
    <w:rsid w:val="15D71020"/>
    <w:rsid w:val="161E2FD6"/>
    <w:rsid w:val="162064D9"/>
    <w:rsid w:val="163C6D3C"/>
    <w:rsid w:val="16465E0D"/>
    <w:rsid w:val="16525286"/>
    <w:rsid w:val="1663076D"/>
    <w:rsid w:val="16BA5EB3"/>
    <w:rsid w:val="16DB47A7"/>
    <w:rsid w:val="16ED5F41"/>
    <w:rsid w:val="170535D2"/>
    <w:rsid w:val="17342109"/>
    <w:rsid w:val="17487963"/>
    <w:rsid w:val="175A5997"/>
    <w:rsid w:val="1763479D"/>
    <w:rsid w:val="17800EAB"/>
    <w:rsid w:val="178A7CAA"/>
    <w:rsid w:val="17966920"/>
    <w:rsid w:val="18091E88"/>
    <w:rsid w:val="18875355"/>
    <w:rsid w:val="188F2DDB"/>
    <w:rsid w:val="18B91B6D"/>
    <w:rsid w:val="18BF5A03"/>
    <w:rsid w:val="18DE2B5A"/>
    <w:rsid w:val="18ED431E"/>
    <w:rsid w:val="19061883"/>
    <w:rsid w:val="1912647A"/>
    <w:rsid w:val="192E6E10"/>
    <w:rsid w:val="198D3D53"/>
    <w:rsid w:val="19AD1CFF"/>
    <w:rsid w:val="19C31523"/>
    <w:rsid w:val="19E219A9"/>
    <w:rsid w:val="19FE255B"/>
    <w:rsid w:val="1A226249"/>
    <w:rsid w:val="1A3B730B"/>
    <w:rsid w:val="1A402B73"/>
    <w:rsid w:val="1A514D80"/>
    <w:rsid w:val="1A5171B8"/>
    <w:rsid w:val="1A907657"/>
    <w:rsid w:val="1AC75042"/>
    <w:rsid w:val="1ACD2659"/>
    <w:rsid w:val="1AEB6F83"/>
    <w:rsid w:val="1AED2CFB"/>
    <w:rsid w:val="1AF23E6D"/>
    <w:rsid w:val="1B2A7AAB"/>
    <w:rsid w:val="1B4B5C73"/>
    <w:rsid w:val="1B4B7A22"/>
    <w:rsid w:val="1B505038"/>
    <w:rsid w:val="1B53222B"/>
    <w:rsid w:val="1B754A9E"/>
    <w:rsid w:val="1B7927E1"/>
    <w:rsid w:val="1B7F1E29"/>
    <w:rsid w:val="1B9A62B3"/>
    <w:rsid w:val="1BA558EC"/>
    <w:rsid w:val="1BAD4875"/>
    <w:rsid w:val="1BB27AA1"/>
    <w:rsid w:val="1BBE01F3"/>
    <w:rsid w:val="1BCC1F28"/>
    <w:rsid w:val="1BDB6FF7"/>
    <w:rsid w:val="1BEF2AA3"/>
    <w:rsid w:val="1BFA06A5"/>
    <w:rsid w:val="1BFD0D1C"/>
    <w:rsid w:val="1C054074"/>
    <w:rsid w:val="1C387FA6"/>
    <w:rsid w:val="1C7F77CD"/>
    <w:rsid w:val="1CB87F52"/>
    <w:rsid w:val="1CBA4E5F"/>
    <w:rsid w:val="1CD4055C"/>
    <w:rsid w:val="1CDF6673"/>
    <w:rsid w:val="1CF3211F"/>
    <w:rsid w:val="1D091942"/>
    <w:rsid w:val="1D4209B0"/>
    <w:rsid w:val="1DB55626"/>
    <w:rsid w:val="1DCF0496"/>
    <w:rsid w:val="1DCF66E8"/>
    <w:rsid w:val="1DD51824"/>
    <w:rsid w:val="1E114F52"/>
    <w:rsid w:val="1E474734"/>
    <w:rsid w:val="1E5906A7"/>
    <w:rsid w:val="1E7A2AF8"/>
    <w:rsid w:val="1E9062B3"/>
    <w:rsid w:val="1E911BEF"/>
    <w:rsid w:val="1EA46778"/>
    <w:rsid w:val="1EA64BD4"/>
    <w:rsid w:val="1EB33EEA"/>
    <w:rsid w:val="1EC41FC5"/>
    <w:rsid w:val="1ED35AA3"/>
    <w:rsid w:val="1ED55F80"/>
    <w:rsid w:val="1F0028D1"/>
    <w:rsid w:val="1F6B7199"/>
    <w:rsid w:val="1F6F0182"/>
    <w:rsid w:val="1F784B5D"/>
    <w:rsid w:val="1F953961"/>
    <w:rsid w:val="1FBC2C9C"/>
    <w:rsid w:val="2000527E"/>
    <w:rsid w:val="20076782"/>
    <w:rsid w:val="20220C48"/>
    <w:rsid w:val="20745325"/>
    <w:rsid w:val="208131E0"/>
    <w:rsid w:val="20AF0E2C"/>
    <w:rsid w:val="211D0C05"/>
    <w:rsid w:val="212E7BC9"/>
    <w:rsid w:val="21333432"/>
    <w:rsid w:val="214116AB"/>
    <w:rsid w:val="216B2971"/>
    <w:rsid w:val="21B46321"/>
    <w:rsid w:val="21C347B6"/>
    <w:rsid w:val="21CB5418"/>
    <w:rsid w:val="220821C8"/>
    <w:rsid w:val="22252D7A"/>
    <w:rsid w:val="22497F1D"/>
    <w:rsid w:val="226118D9"/>
    <w:rsid w:val="22813D29"/>
    <w:rsid w:val="22A87507"/>
    <w:rsid w:val="22D12F02"/>
    <w:rsid w:val="22DB168B"/>
    <w:rsid w:val="22EF5136"/>
    <w:rsid w:val="230B6414"/>
    <w:rsid w:val="231177A3"/>
    <w:rsid w:val="23130E25"/>
    <w:rsid w:val="23362D65"/>
    <w:rsid w:val="235651B5"/>
    <w:rsid w:val="23737B15"/>
    <w:rsid w:val="238237CD"/>
    <w:rsid w:val="23871813"/>
    <w:rsid w:val="238B1303"/>
    <w:rsid w:val="23C70A3F"/>
    <w:rsid w:val="23D46014"/>
    <w:rsid w:val="23ED1676"/>
    <w:rsid w:val="240B41F2"/>
    <w:rsid w:val="243C084F"/>
    <w:rsid w:val="243F5C4A"/>
    <w:rsid w:val="245711E5"/>
    <w:rsid w:val="246A0F18"/>
    <w:rsid w:val="248655F6"/>
    <w:rsid w:val="248875F1"/>
    <w:rsid w:val="248F6BD1"/>
    <w:rsid w:val="24973CD7"/>
    <w:rsid w:val="24C0322E"/>
    <w:rsid w:val="24C83E91"/>
    <w:rsid w:val="24DE36B4"/>
    <w:rsid w:val="257162D7"/>
    <w:rsid w:val="25C603D0"/>
    <w:rsid w:val="25CE197B"/>
    <w:rsid w:val="25D324A9"/>
    <w:rsid w:val="25FD5DBC"/>
    <w:rsid w:val="260333D3"/>
    <w:rsid w:val="26213859"/>
    <w:rsid w:val="263537A8"/>
    <w:rsid w:val="264C3C60"/>
    <w:rsid w:val="26543C2E"/>
    <w:rsid w:val="265C1CFC"/>
    <w:rsid w:val="267628A6"/>
    <w:rsid w:val="26850942"/>
    <w:rsid w:val="26B648E9"/>
    <w:rsid w:val="26D7059A"/>
    <w:rsid w:val="26F45411"/>
    <w:rsid w:val="273677D8"/>
    <w:rsid w:val="274517C9"/>
    <w:rsid w:val="279D13BB"/>
    <w:rsid w:val="27DD5EA5"/>
    <w:rsid w:val="27E0730D"/>
    <w:rsid w:val="27E17743"/>
    <w:rsid w:val="280C22E7"/>
    <w:rsid w:val="2846403F"/>
    <w:rsid w:val="284D302B"/>
    <w:rsid w:val="28610884"/>
    <w:rsid w:val="28836A4D"/>
    <w:rsid w:val="289522DC"/>
    <w:rsid w:val="28A644E9"/>
    <w:rsid w:val="28B00ECC"/>
    <w:rsid w:val="28D05F30"/>
    <w:rsid w:val="28D72411"/>
    <w:rsid w:val="28DC0A97"/>
    <w:rsid w:val="28DE3F9A"/>
    <w:rsid w:val="28EF7C3E"/>
    <w:rsid w:val="29141C08"/>
    <w:rsid w:val="293452FC"/>
    <w:rsid w:val="296B2895"/>
    <w:rsid w:val="29A24CB1"/>
    <w:rsid w:val="29AA01EA"/>
    <w:rsid w:val="29E21551"/>
    <w:rsid w:val="2A1F27A5"/>
    <w:rsid w:val="2A747E9A"/>
    <w:rsid w:val="2A9E7B6E"/>
    <w:rsid w:val="2AAA6513"/>
    <w:rsid w:val="2AE80DE9"/>
    <w:rsid w:val="2B1E5067"/>
    <w:rsid w:val="2B34402E"/>
    <w:rsid w:val="2B612949"/>
    <w:rsid w:val="2BD50540"/>
    <w:rsid w:val="2C4B162F"/>
    <w:rsid w:val="2C6170A5"/>
    <w:rsid w:val="2C736DD8"/>
    <w:rsid w:val="2C7B7325"/>
    <w:rsid w:val="2C7C7A3B"/>
    <w:rsid w:val="2CB27900"/>
    <w:rsid w:val="2CD74B1F"/>
    <w:rsid w:val="2CF0667B"/>
    <w:rsid w:val="2D55028C"/>
    <w:rsid w:val="2D854B48"/>
    <w:rsid w:val="2D92328E"/>
    <w:rsid w:val="2DBF0527"/>
    <w:rsid w:val="2DCA0C7A"/>
    <w:rsid w:val="2DCF003E"/>
    <w:rsid w:val="2DEB7353"/>
    <w:rsid w:val="2E16582B"/>
    <w:rsid w:val="2E424CB4"/>
    <w:rsid w:val="2E4647A4"/>
    <w:rsid w:val="2E532A1D"/>
    <w:rsid w:val="2E552C39"/>
    <w:rsid w:val="2E6336B2"/>
    <w:rsid w:val="2E976DAE"/>
    <w:rsid w:val="2EB536D8"/>
    <w:rsid w:val="2ED8336B"/>
    <w:rsid w:val="2EF7784D"/>
    <w:rsid w:val="2EF82A0C"/>
    <w:rsid w:val="2EFF7293"/>
    <w:rsid w:val="2F1108AA"/>
    <w:rsid w:val="2F26193A"/>
    <w:rsid w:val="2F391C13"/>
    <w:rsid w:val="2F601896"/>
    <w:rsid w:val="2F75165D"/>
    <w:rsid w:val="2FAF45CB"/>
    <w:rsid w:val="2FBD0A96"/>
    <w:rsid w:val="2FEA115F"/>
    <w:rsid w:val="30006BD5"/>
    <w:rsid w:val="300A115E"/>
    <w:rsid w:val="301F34FF"/>
    <w:rsid w:val="3038011D"/>
    <w:rsid w:val="304B42F4"/>
    <w:rsid w:val="305765ED"/>
    <w:rsid w:val="306D222A"/>
    <w:rsid w:val="30727889"/>
    <w:rsid w:val="30963095"/>
    <w:rsid w:val="30AB4D93"/>
    <w:rsid w:val="30B654E5"/>
    <w:rsid w:val="30D00355"/>
    <w:rsid w:val="30DB5647"/>
    <w:rsid w:val="30E87D95"/>
    <w:rsid w:val="3112096E"/>
    <w:rsid w:val="311A29CB"/>
    <w:rsid w:val="31215055"/>
    <w:rsid w:val="312C033C"/>
    <w:rsid w:val="312E1520"/>
    <w:rsid w:val="31771119"/>
    <w:rsid w:val="31772AF1"/>
    <w:rsid w:val="31DE4CF4"/>
    <w:rsid w:val="32236BAB"/>
    <w:rsid w:val="324A2F33"/>
    <w:rsid w:val="32717916"/>
    <w:rsid w:val="32931F82"/>
    <w:rsid w:val="32B1236F"/>
    <w:rsid w:val="32BD6FFF"/>
    <w:rsid w:val="32C37159"/>
    <w:rsid w:val="33184235"/>
    <w:rsid w:val="332B0CBE"/>
    <w:rsid w:val="332B21BB"/>
    <w:rsid w:val="33435756"/>
    <w:rsid w:val="33462B51"/>
    <w:rsid w:val="33770F5C"/>
    <w:rsid w:val="339C6C14"/>
    <w:rsid w:val="33A1422B"/>
    <w:rsid w:val="33CF3DE0"/>
    <w:rsid w:val="342D1CB8"/>
    <w:rsid w:val="3461207D"/>
    <w:rsid w:val="34802092"/>
    <w:rsid w:val="34895C73"/>
    <w:rsid w:val="349D2C44"/>
    <w:rsid w:val="34CE1050"/>
    <w:rsid w:val="35131158"/>
    <w:rsid w:val="35222329"/>
    <w:rsid w:val="35335357"/>
    <w:rsid w:val="35527ED3"/>
    <w:rsid w:val="35700359"/>
    <w:rsid w:val="357F059C"/>
    <w:rsid w:val="3586192A"/>
    <w:rsid w:val="35A70196"/>
    <w:rsid w:val="35BC359E"/>
    <w:rsid w:val="35D5640E"/>
    <w:rsid w:val="35D97CAC"/>
    <w:rsid w:val="360016DD"/>
    <w:rsid w:val="364610BA"/>
    <w:rsid w:val="364D41F6"/>
    <w:rsid w:val="36595A3B"/>
    <w:rsid w:val="366E73A8"/>
    <w:rsid w:val="36857E34"/>
    <w:rsid w:val="36914A2B"/>
    <w:rsid w:val="36BE6EA2"/>
    <w:rsid w:val="36BE795E"/>
    <w:rsid w:val="36DB21BD"/>
    <w:rsid w:val="36DB5CA6"/>
    <w:rsid w:val="36E27034"/>
    <w:rsid w:val="36F17277"/>
    <w:rsid w:val="36FF1994"/>
    <w:rsid w:val="373E3FAE"/>
    <w:rsid w:val="37476E97"/>
    <w:rsid w:val="375F0685"/>
    <w:rsid w:val="37795AC3"/>
    <w:rsid w:val="37976071"/>
    <w:rsid w:val="379A16BD"/>
    <w:rsid w:val="37A07F50"/>
    <w:rsid w:val="37B77B75"/>
    <w:rsid w:val="37BC5AD7"/>
    <w:rsid w:val="37FF7772"/>
    <w:rsid w:val="3805122C"/>
    <w:rsid w:val="38080F31"/>
    <w:rsid w:val="380A05F1"/>
    <w:rsid w:val="380F20AB"/>
    <w:rsid w:val="380F5C07"/>
    <w:rsid w:val="381C789A"/>
    <w:rsid w:val="38367638"/>
    <w:rsid w:val="383E19C5"/>
    <w:rsid w:val="383E64EC"/>
    <w:rsid w:val="384A19D8"/>
    <w:rsid w:val="386F66A6"/>
    <w:rsid w:val="387D1EBD"/>
    <w:rsid w:val="388B4F89"/>
    <w:rsid w:val="389B393F"/>
    <w:rsid w:val="38A04AB1"/>
    <w:rsid w:val="38D96215"/>
    <w:rsid w:val="38DE382B"/>
    <w:rsid w:val="391E1E7A"/>
    <w:rsid w:val="392C0E8A"/>
    <w:rsid w:val="394F0285"/>
    <w:rsid w:val="39A20CFD"/>
    <w:rsid w:val="39A607ED"/>
    <w:rsid w:val="39F94DC1"/>
    <w:rsid w:val="3A0472C2"/>
    <w:rsid w:val="3A2636DC"/>
    <w:rsid w:val="3A32082B"/>
    <w:rsid w:val="3A67745F"/>
    <w:rsid w:val="3AB26D1E"/>
    <w:rsid w:val="3ABF58EF"/>
    <w:rsid w:val="3AC0768C"/>
    <w:rsid w:val="3AD46C94"/>
    <w:rsid w:val="3AE35129"/>
    <w:rsid w:val="3B083765"/>
    <w:rsid w:val="3B301E91"/>
    <w:rsid w:val="3B4C7172"/>
    <w:rsid w:val="3B5A2D11"/>
    <w:rsid w:val="3B6444BC"/>
    <w:rsid w:val="3B84690C"/>
    <w:rsid w:val="3B9005FB"/>
    <w:rsid w:val="3BA23236"/>
    <w:rsid w:val="3BAE1BDB"/>
    <w:rsid w:val="3BC8497E"/>
    <w:rsid w:val="3BDA2944"/>
    <w:rsid w:val="3BDA652C"/>
    <w:rsid w:val="3BF5780A"/>
    <w:rsid w:val="3C08753D"/>
    <w:rsid w:val="3C2E32B7"/>
    <w:rsid w:val="3C814BF9"/>
    <w:rsid w:val="3C914B9D"/>
    <w:rsid w:val="3CCA47F2"/>
    <w:rsid w:val="3CCD7BCD"/>
    <w:rsid w:val="3CDB255C"/>
    <w:rsid w:val="3CE120F1"/>
    <w:rsid w:val="3CF47AC1"/>
    <w:rsid w:val="3D4A76E1"/>
    <w:rsid w:val="3D6A1B31"/>
    <w:rsid w:val="3D6C3AFB"/>
    <w:rsid w:val="3D7529B0"/>
    <w:rsid w:val="3D934BE4"/>
    <w:rsid w:val="3DA91870"/>
    <w:rsid w:val="3DBD6105"/>
    <w:rsid w:val="3DE90CA8"/>
    <w:rsid w:val="3DFC6C2D"/>
    <w:rsid w:val="3E0B0C1F"/>
    <w:rsid w:val="3E0E6961"/>
    <w:rsid w:val="3E2241BA"/>
    <w:rsid w:val="3E377C66"/>
    <w:rsid w:val="3E410AE4"/>
    <w:rsid w:val="3EAA058E"/>
    <w:rsid w:val="3ED41958"/>
    <w:rsid w:val="3F0062A9"/>
    <w:rsid w:val="3F03223E"/>
    <w:rsid w:val="3F2226C4"/>
    <w:rsid w:val="3F24601D"/>
    <w:rsid w:val="3F827606"/>
    <w:rsid w:val="3F9738E4"/>
    <w:rsid w:val="3FEE7F45"/>
    <w:rsid w:val="401F30A7"/>
    <w:rsid w:val="402406BD"/>
    <w:rsid w:val="403A1C8F"/>
    <w:rsid w:val="40534544"/>
    <w:rsid w:val="40662A84"/>
    <w:rsid w:val="406960D0"/>
    <w:rsid w:val="407056B1"/>
    <w:rsid w:val="40774C91"/>
    <w:rsid w:val="40786313"/>
    <w:rsid w:val="407C22A8"/>
    <w:rsid w:val="40A11D0E"/>
    <w:rsid w:val="40B51C9C"/>
    <w:rsid w:val="40F55BB6"/>
    <w:rsid w:val="415D3E87"/>
    <w:rsid w:val="416A59DD"/>
    <w:rsid w:val="41970A1B"/>
    <w:rsid w:val="41E023C2"/>
    <w:rsid w:val="42353CBE"/>
    <w:rsid w:val="425E756F"/>
    <w:rsid w:val="426E308D"/>
    <w:rsid w:val="42815953"/>
    <w:rsid w:val="429A6A15"/>
    <w:rsid w:val="429D6505"/>
    <w:rsid w:val="43010842"/>
    <w:rsid w:val="432804C5"/>
    <w:rsid w:val="43486471"/>
    <w:rsid w:val="436112E1"/>
    <w:rsid w:val="436F0321"/>
    <w:rsid w:val="437B23A2"/>
    <w:rsid w:val="43813731"/>
    <w:rsid w:val="439A02CB"/>
    <w:rsid w:val="43C71A8C"/>
    <w:rsid w:val="43EE526A"/>
    <w:rsid w:val="44004F9E"/>
    <w:rsid w:val="44054362"/>
    <w:rsid w:val="44071E88"/>
    <w:rsid w:val="443469F5"/>
    <w:rsid w:val="444145FD"/>
    <w:rsid w:val="44775260"/>
    <w:rsid w:val="449F0313"/>
    <w:rsid w:val="44A27E03"/>
    <w:rsid w:val="44D75CFE"/>
    <w:rsid w:val="44E16B7D"/>
    <w:rsid w:val="44FC39B7"/>
    <w:rsid w:val="45011D41"/>
    <w:rsid w:val="4508235C"/>
    <w:rsid w:val="453749EF"/>
    <w:rsid w:val="4574778A"/>
    <w:rsid w:val="457D2990"/>
    <w:rsid w:val="4587507F"/>
    <w:rsid w:val="458B0897"/>
    <w:rsid w:val="458D46B5"/>
    <w:rsid w:val="45BB117C"/>
    <w:rsid w:val="45BC6CA2"/>
    <w:rsid w:val="45BE0C6C"/>
    <w:rsid w:val="45C93B4A"/>
    <w:rsid w:val="45DF172F"/>
    <w:rsid w:val="466C06C8"/>
    <w:rsid w:val="46761547"/>
    <w:rsid w:val="46780E1B"/>
    <w:rsid w:val="467C4DAF"/>
    <w:rsid w:val="468E063F"/>
    <w:rsid w:val="46984706"/>
    <w:rsid w:val="469A6FE4"/>
    <w:rsid w:val="46B3080E"/>
    <w:rsid w:val="46C71DA3"/>
    <w:rsid w:val="46F60EF7"/>
    <w:rsid w:val="47150D60"/>
    <w:rsid w:val="47226FD9"/>
    <w:rsid w:val="472D60AA"/>
    <w:rsid w:val="47321912"/>
    <w:rsid w:val="4746716B"/>
    <w:rsid w:val="4748531C"/>
    <w:rsid w:val="474A6C5C"/>
    <w:rsid w:val="475F3D89"/>
    <w:rsid w:val="476D5407"/>
    <w:rsid w:val="47835CCA"/>
    <w:rsid w:val="4796793B"/>
    <w:rsid w:val="47B64EA9"/>
    <w:rsid w:val="47C84024"/>
    <w:rsid w:val="47CA38F8"/>
    <w:rsid w:val="47EA2A89"/>
    <w:rsid w:val="480239B3"/>
    <w:rsid w:val="48052B82"/>
    <w:rsid w:val="48224C4F"/>
    <w:rsid w:val="482F5E51"/>
    <w:rsid w:val="484D0086"/>
    <w:rsid w:val="485446B7"/>
    <w:rsid w:val="487A757D"/>
    <w:rsid w:val="4882043E"/>
    <w:rsid w:val="488717E9"/>
    <w:rsid w:val="48B4470D"/>
    <w:rsid w:val="48C540C0"/>
    <w:rsid w:val="48D12A65"/>
    <w:rsid w:val="48EA3B26"/>
    <w:rsid w:val="48F055E1"/>
    <w:rsid w:val="48FF3A76"/>
    <w:rsid w:val="49060960"/>
    <w:rsid w:val="49757894"/>
    <w:rsid w:val="49A07007"/>
    <w:rsid w:val="49A62143"/>
    <w:rsid w:val="49A742F7"/>
    <w:rsid w:val="49A81A17"/>
    <w:rsid w:val="49D45DBA"/>
    <w:rsid w:val="49F46361"/>
    <w:rsid w:val="49F927E9"/>
    <w:rsid w:val="4A0015C1"/>
    <w:rsid w:val="4A020EFA"/>
    <w:rsid w:val="4A235542"/>
    <w:rsid w:val="4A372D9B"/>
    <w:rsid w:val="4A783AE0"/>
    <w:rsid w:val="4AA46683"/>
    <w:rsid w:val="4AAD305D"/>
    <w:rsid w:val="4AD4683C"/>
    <w:rsid w:val="4AFD2237"/>
    <w:rsid w:val="4B1405F6"/>
    <w:rsid w:val="4B272E10"/>
    <w:rsid w:val="4B2B05F3"/>
    <w:rsid w:val="4B773D97"/>
    <w:rsid w:val="4B9304A5"/>
    <w:rsid w:val="4B977F95"/>
    <w:rsid w:val="4BE07B8E"/>
    <w:rsid w:val="4BFA42CF"/>
    <w:rsid w:val="4BFE54BD"/>
    <w:rsid w:val="4C4A5008"/>
    <w:rsid w:val="4C514633"/>
    <w:rsid w:val="4C735FF7"/>
    <w:rsid w:val="4C96649F"/>
    <w:rsid w:val="4CA523C1"/>
    <w:rsid w:val="4CAE1DDD"/>
    <w:rsid w:val="4CBB5F06"/>
    <w:rsid w:val="4CC20A7E"/>
    <w:rsid w:val="4CC56D84"/>
    <w:rsid w:val="4CEC60BF"/>
    <w:rsid w:val="4CED5945"/>
    <w:rsid w:val="4CF94A32"/>
    <w:rsid w:val="4D3857A8"/>
    <w:rsid w:val="4D3F08E5"/>
    <w:rsid w:val="4D534390"/>
    <w:rsid w:val="4D5819A6"/>
    <w:rsid w:val="4D7D140D"/>
    <w:rsid w:val="4D924EB8"/>
    <w:rsid w:val="4D9B543E"/>
    <w:rsid w:val="4DCB03CA"/>
    <w:rsid w:val="4DCB2178"/>
    <w:rsid w:val="4E1E674C"/>
    <w:rsid w:val="4E2D2E33"/>
    <w:rsid w:val="4E4361B3"/>
    <w:rsid w:val="4E7631A4"/>
    <w:rsid w:val="4E880069"/>
    <w:rsid w:val="4EB73786"/>
    <w:rsid w:val="4EC54E1A"/>
    <w:rsid w:val="4F444112"/>
    <w:rsid w:val="4F711713"/>
    <w:rsid w:val="4FD23C92"/>
    <w:rsid w:val="4FDF015D"/>
    <w:rsid w:val="4FFF25AD"/>
    <w:rsid w:val="503E4E84"/>
    <w:rsid w:val="50630D8E"/>
    <w:rsid w:val="507408A5"/>
    <w:rsid w:val="50B27620"/>
    <w:rsid w:val="50B60EBE"/>
    <w:rsid w:val="50DE6667"/>
    <w:rsid w:val="50ED0658"/>
    <w:rsid w:val="513E0EB3"/>
    <w:rsid w:val="51450494"/>
    <w:rsid w:val="514A0B15"/>
    <w:rsid w:val="51516E38"/>
    <w:rsid w:val="51624BA2"/>
    <w:rsid w:val="516A3A56"/>
    <w:rsid w:val="517A638F"/>
    <w:rsid w:val="51984A67"/>
    <w:rsid w:val="519C4558"/>
    <w:rsid w:val="51AC22C1"/>
    <w:rsid w:val="51C07B1A"/>
    <w:rsid w:val="51D62586"/>
    <w:rsid w:val="51F872B4"/>
    <w:rsid w:val="520934A3"/>
    <w:rsid w:val="521F2A93"/>
    <w:rsid w:val="52314A12"/>
    <w:rsid w:val="52340E90"/>
    <w:rsid w:val="525941F7"/>
    <w:rsid w:val="528A7214"/>
    <w:rsid w:val="52B23CBC"/>
    <w:rsid w:val="52C35B14"/>
    <w:rsid w:val="52CF270B"/>
    <w:rsid w:val="533E294B"/>
    <w:rsid w:val="534D53DE"/>
    <w:rsid w:val="53755060"/>
    <w:rsid w:val="53794425"/>
    <w:rsid w:val="53C47D96"/>
    <w:rsid w:val="53CC09F8"/>
    <w:rsid w:val="53E47AF0"/>
    <w:rsid w:val="541505F1"/>
    <w:rsid w:val="54176117"/>
    <w:rsid w:val="5427661A"/>
    <w:rsid w:val="5438608E"/>
    <w:rsid w:val="54484523"/>
    <w:rsid w:val="5472334E"/>
    <w:rsid w:val="547C41CC"/>
    <w:rsid w:val="54C53DC5"/>
    <w:rsid w:val="54D933CD"/>
    <w:rsid w:val="54E3369B"/>
    <w:rsid w:val="55045576"/>
    <w:rsid w:val="554E3DBB"/>
    <w:rsid w:val="555B666E"/>
    <w:rsid w:val="5563713A"/>
    <w:rsid w:val="557E7D7F"/>
    <w:rsid w:val="5587107B"/>
    <w:rsid w:val="559051F1"/>
    <w:rsid w:val="55CE0A58"/>
    <w:rsid w:val="55DA564E"/>
    <w:rsid w:val="560B1CAC"/>
    <w:rsid w:val="564E08D4"/>
    <w:rsid w:val="56662A4A"/>
    <w:rsid w:val="56AD2D63"/>
    <w:rsid w:val="56DC6DE8"/>
    <w:rsid w:val="56E16569"/>
    <w:rsid w:val="56E60023"/>
    <w:rsid w:val="56F664B8"/>
    <w:rsid w:val="5714516A"/>
    <w:rsid w:val="571701DC"/>
    <w:rsid w:val="573945F7"/>
    <w:rsid w:val="574865E8"/>
    <w:rsid w:val="57541431"/>
    <w:rsid w:val="57917F8F"/>
    <w:rsid w:val="57BD6FD6"/>
    <w:rsid w:val="57C02622"/>
    <w:rsid w:val="57CF2865"/>
    <w:rsid w:val="57D30A38"/>
    <w:rsid w:val="57F329F7"/>
    <w:rsid w:val="58030761"/>
    <w:rsid w:val="5806097D"/>
    <w:rsid w:val="58490869"/>
    <w:rsid w:val="585316E8"/>
    <w:rsid w:val="586C4558"/>
    <w:rsid w:val="58A41F44"/>
    <w:rsid w:val="58A67A6A"/>
    <w:rsid w:val="58DA133A"/>
    <w:rsid w:val="58EB1921"/>
    <w:rsid w:val="59017396"/>
    <w:rsid w:val="59050C34"/>
    <w:rsid w:val="593309E8"/>
    <w:rsid w:val="59455D9A"/>
    <w:rsid w:val="59657925"/>
    <w:rsid w:val="5999618E"/>
    <w:rsid w:val="59AA5338"/>
    <w:rsid w:val="59CA59DA"/>
    <w:rsid w:val="59DA62AE"/>
    <w:rsid w:val="59DA7A5F"/>
    <w:rsid w:val="59EC76FE"/>
    <w:rsid w:val="5A0A5DD6"/>
    <w:rsid w:val="5A36306F"/>
    <w:rsid w:val="5A517B3B"/>
    <w:rsid w:val="5A5752C7"/>
    <w:rsid w:val="5A623658"/>
    <w:rsid w:val="5A76346C"/>
    <w:rsid w:val="5A767910"/>
    <w:rsid w:val="5A7D2A4C"/>
    <w:rsid w:val="5A80020F"/>
    <w:rsid w:val="5ABF3065"/>
    <w:rsid w:val="5ACE0789"/>
    <w:rsid w:val="5ADC79D9"/>
    <w:rsid w:val="5AE75AB0"/>
    <w:rsid w:val="5AF055CE"/>
    <w:rsid w:val="5AF820D3"/>
    <w:rsid w:val="5B0608E3"/>
    <w:rsid w:val="5B0D3DD0"/>
    <w:rsid w:val="5B523ED9"/>
    <w:rsid w:val="5B52515F"/>
    <w:rsid w:val="5B61236E"/>
    <w:rsid w:val="5B7C71A8"/>
    <w:rsid w:val="5B81656C"/>
    <w:rsid w:val="5B9019F8"/>
    <w:rsid w:val="5B94004E"/>
    <w:rsid w:val="5BA02E96"/>
    <w:rsid w:val="5BBA388A"/>
    <w:rsid w:val="5BD4669C"/>
    <w:rsid w:val="5BED3C02"/>
    <w:rsid w:val="5C043646"/>
    <w:rsid w:val="5C076A71"/>
    <w:rsid w:val="5C3655A9"/>
    <w:rsid w:val="5C7560D1"/>
    <w:rsid w:val="5C7D4F86"/>
    <w:rsid w:val="5C935A75"/>
    <w:rsid w:val="5CE768A3"/>
    <w:rsid w:val="5CF05758"/>
    <w:rsid w:val="5CFF3BED"/>
    <w:rsid w:val="5D121B72"/>
    <w:rsid w:val="5D1F7DEB"/>
    <w:rsid w:val="5D211DB5"/>
    <w:rsid w:val="5DDE634D"/>
    <w:rsid w:val="5DF836E5"/>
    <w:rsid w:val="5DFB2606"/>
    <w:rsid w:val="5E055233"/>
    <w:rsid w:val="5E082F75"/>
    <w:rsid w:val="5E0A2849"/>
    <w:rsid w:val="5E2002BE"/>
    <w:rsid w:val="5E2D1E9D"/>
    <w:rsid w:val="5E510478"/>
    <w:rsid w:val="5E580F86"/>
    <w:rsid w:val="5E736640"/>
    <w:rsid w:val="5E930A90"/>
    <w:rsid w:val="5EAB402C"/>
    <w:rsid w:val="5EDD5E80"/>
    <w:rsid w:val="5F195895"/>
    <w:rsid w:val="5F3D5189"/>
    <w:rsid w:val="5F593A88"/>
    <w:rsid w:val="5F61293D"/>
    <w:rsid w:val="5F667B5A"/>
    <w:rsid w:val="5F6E6E08"/>
    <w:rsid w:val="5F8623A3"/>
    <w:rsid w:val="5F9A5E4E"/>
    <w:rsid w:val="5FA62A45"/>
    <w:rsid w:val="5FBC7439"/>
    <w:rsid w:val="5FFA0406"/>
    <w:rsid w:val="600F4147"/>
    <w:rsid w:val="60245842"/>
    <w:rsid w:val="60255718"/>
    <w:rsid w:val="603E7C75"/>
    <w:rsid w:val="60602BF4"/>
    <w:rsid w:val="606E3563"/>
    <w:rsid w:val="6077540C"/>
    <w:rsid w:val="608763D3"/>
    <w:rsid w:val="609E54CA"/>
    <w:rsid w:val="60A96349"/>
    <w:rsid w:val="60AB2779"/>
    <w:rsid w:val="60C56EFB"/>
    <w:rsid w:val="60C90799"/>
    <w:rsid w:val="60DD2BF7"/>
    <w:rsid w:val="60F15F42"/>
    <w:rsid w:val="60F21983"/>
    <w:rsid w:val="61044034"/>
    <w:rsid w:val="611834CF"/>
    <w:rsid w:val="61532759"/>
    <w:rsid w:val="615D19A6"/>
    <w:rsid w:val="615F4C5A"/>
    <w:rsid w:val="61630BEE"/>
    <w:rsid w:val="61750921"/>
    <w:rsid w:val="617C3A5E"/>
    <w:rsid w:val="619C1A0A"/>
    <w:rsid w:val="61A3737A"/>
    <w:rsid w:val="61B473D7"/>
    <w:rsid w:val="61B53513"/>
    <w:rsid w:val="61EB473F"/>
    <w:rsid w:val="61F93300"/>
    <w:rsid w:val="62132BEE"/>
    <w:rsid w:val="621E2D67"/>
    <w:rsid w:val="622D2FAA"/>
    <w:rsid w:val="6260512D"/>
    <w:rsid w:val="626B762E"/>
    <w:rsid w:val="629E7A04"/>
    <w:rsid w:val="62A55DE6"/>
    <w:rsid w:val="62D376AD"/>
    <w:rsid w:val="62DE5BC0"/>
    <w:rsid w:val="62EC69C1"/>
    <w:rsid w:val="630459B7"/>
    <w:rsid w:val="63780255"/>
    <w:rsid w:val="637A12C2"/>
    <w:rsid w:val="637A1947"/>
    <w:rsid w:val="637A221F"/>
    <w:rsid w:val="637A3FCD"/>
    <w:rsid w:val="638F5485"/>
    <w:rsid w:val="639231CC"/>
    <w:rsid w:val="6396536F"/>
    <w:rsid w:val="64371EBE"/>
    <w:rsid w:val="64414AEB"/>
    <w:rsid w:val="644E5D6D"/>
    <w:rsid w:val="6454481E"/>
    <w:rsid w:val="64654C7D"/>
    <w:rsid w:val="64C574CA"/>
    <w:rsid w:val="64D6164F"/>
    <w:rsid w:val="64F41569"/>
    <w:rsid w:val="64FF0C2E"/>
    <w:rsid w:val="65091AAC"/>
    <w:rsid w:val="650B2276"/>
    <w:rsid w:val="65426D6C"/>
    <w:rsid w:val="65652A5B"/>
    <w:rsid w:val="657A6809"/>
    <w:rsid w:val="659D1FEC"/>
    <w:rsid w:val="65F362B8"/>
    <w:rsid w:val="66017D8B"/>
    <w:rsid w:val="66061B48"/>
    <w:rsid w:val="661F70AE"/>
    <w:rsid w:val="66213569"/>
    <w:rsid w:val="66495ED8"/>
    <w:rsid w:val="665242EE"/>
    <w:rsid w:val="665F56FC"/>
    <w:rsid w:val="667F6764"/>
    <w:rsid w:val="66952ECC"/>
    <w:rsid w:val="66975BA5"/>
    <w:rsid w:val="669C425A"/>
    <w:rsid w:val="66CF2882"/>
    <w:rsid w:val="66DB2FD4"/>
    <w:rsid w:val="66DB4D83"/>
    <w:rsid w:val="66F45E44"/>
    <w:rsid w:val="67073DC9"/>
    <w:rsid w:val="670E33AA"/>
    <w:rsid w:val="671B7875"/>
    <w:rsid w:val="671D183F"/>
    <w:rsid w:val="673426E5"/>
    <w:rsid w:val="6751773B"/>
    <w:rsid w:val="67941A60"/>
    <w:rsid w:val="67C07914"/>
    <w:rsid w:val="67E73BFB"/>
    <w:rsid w:val="67EE6D37"/>
    <w:rsid w:val="68064081"/>
    <w:rsid w:val="68150768"/>
    <w:rsid w:val="68580655"/>
    <w:rsid w:val="685A261F"/>
    <w:rsid w:val="686D4100"/>
    <w:rsid w:val="68C36416"/>
    <w:rsid w:val="68C55CEA"/>
    <w:rsid w:val="68D67EF7"/>
    <w:rsid w:val="68FF1780"/>
    <w:rsid w:val="69136471"/>
    <w:rsid w:val="693B7D5A"/>
    <w:rsid w:val="6976087C"/>
    <w:rsid w:val="69825989"/>
    <w:rsid w:val="69A753F0"/>
    <w:rsid w:val="69DA3A17"/>
    <w:rsid w:val="6A2B07B0"/>
    <w:rsid w:val="6A2B4273"/>
    <w:rsid w:val="6A535578"/>
    <w:rsid w:val="6A8219B9"/>
    <w:rsid w:val="6AB7400E"/>
    <w:rsid w:val="6AC65D4A"/>
    <w:rsid w:val="6AF01018"/>
    <w:rsid w:val="6B221653"/>
    <w:rsid w:val="6B3B2294"/>
    <w:rsid w:val="6B686E01"/>
    <w:rsid w:val="6B930322"/>
    <w:rsid w:val="6B947060"/>
    <w:rsid w:val="6B9F1613"/>
    <w:rsid w:val="6BAF2C82"/>
    <w:rsid w:val="6BE72CBF"/>
    <w:rsid w:val="6C0E1756"/>
    <w:rsid w:val="6C4258A4"/>
    <w:rsid w:val="6C4D6722"/>
    <w:rsid w:val="6C724E51"/>
    <w:rsid w:val="6CDD3B27"/>
    <w:rsid w:val="6CFC1EF7"/>
    <w:rsid w:val="6D237483"/>
    <w:rsid w:val="6D2531FB"/>
    <w:rsid w:val="6D89624F"/>
    <w:rsid w:val="6DB427D1"/>
    <w:rsid w:val="6DBB76BC"/>
    <w:rsid w:val="6DD864C0"/>
    <w:rsid w:val="6DEC1F6B"/>
    <w:rsid w:val="6DF64B98"/>
    <w:rsid w:val="6DFA4688"/>
    <w:rsid w:val="6DFF40FC"/>
    <w:rsid w:val="6E027099"/>
    <w:rsid w:val="6E0468FF"/>
    <w:rsid w:val="6E21248C"/>
    <w:rsid w:val="6E2E614A"/>
    <w:rsid w:val="6E647D53"/>
    <w:rsid w:val="6EB74327"/>
    <w:rsid w:val="6EEB5D7F"/>
    <w:rsid w:val="6F0B00D1"/>
    <w:rsid w:val="6F2F0361"/>
    <w:rsid w:val="6F3401B1"/>
    <w:rsid w:val="6F6049BF"/>
    <w:rsid w:val="6F8F7052"/>
    <w:rsid w:val="6FE74798"/>
    <w:rsid w:val="6FF10F37"/>
    <w:rsid w:val="6FFE5F86"/>
    <w:rsid w:val="700E1238"/>
    <w:rsid w:val="70221C74"/>
    <w:rsid w:val="704C6CF1"/>
    <w:rsid w:val="70666005"/>
    <w:rsid w:val="7076338E"/>
    <w:rsid w:val="70765B1C"/>
    <w:rsid w:val="707F2C23"/>
    <w:rsid w:val="70822713"/>
    <w:rsid w:val="7084648B"/>
    <w:rsid w:val="709A5CAE"/>
    <w:rsid w:val="70A66D33"/>
    <w:rsid w:val="70CC1BE0"/>
    <w:rsid w:val="711D41EA"/>
    <w:rsid w:val="71520337"/>
    <w:rsid w:val="71DC40A5"/>
    <w:rsid w:val="723B0DCB"/>
    <w:rsid w:val="72541E8D"/>
    <w:rsid w:val="726E11A1"/>
    <w:rsid w:val="72850298"/>
    <w:rsid w:val="728C402D"/>
    <w:rsid w:val="72952BD1"/>
    <w:rsid w:val="72BB1C89"/>
    <w:rsid w:val="7306587D"/>
    <w:rsid w:val="730E4732"/>
    <w:rsid w:val="731C5F37"/>
    <w:rsid w:val="732D105C"/>
    <w:rsid w:val="73444F9F"/>
    <w:rsid w:val="73591E51"/>
    <w:rsid w:val="735F1ED8"/>
    <w:rsid w:val="736E51D0"/>
    <w:rsid w:val="73840550"/>
    <w:rsid w:val="73C372CA"/>
    <w:rsid w:val="73D239B1"/>
    <w:rsid w:val="73E6760A"/>
    <w:rsid w:val="73F3116A"/>
    <w:rsid w:val="73F90F3E"/>
    <w:rsid w:val="73FB6A64"/>
    <w:rsid w:val="74221C16"/>
    <w:rsid w:val="744C3764"/>
    <w:rsid w:val="74562F78"/>
    <w:rsid w:val="745E52BA"/>
    <w:rsid w:val="74BE681F"/>
    <w:rsid w:val="74C11CDE"/>
    <w:rsid w:val="74FC6F38"/>
    <w:rsid w:val="752E6AD9"/>
    <w:rsid w:val="75497CA3"/>
    <w:rsid w:val="754C32EF"/>
    <w:rsid w:val="757765BE"/>
    <w:rsid w:val="75956A44"/>
    <w:rsid w:val="75B50E95"/>
    <w:rsid w:val="75C64E50"/>
    <w:rsid w:val="75D4756D"/>
    <w:rsid w:val="75DF5F11"/>
    <w:rsid w:val="76121530"/>
    <w:rsid w:val="76494256"/>
    <w:rsid w:val="766D79C1"/>
    <w:rsid w:val="7677439C"/>
    <w:rsid w:val="76966F18"/>
    <w:rsid w:val="76B10FCA"/>
    <w:rsid w:val="76D35A76"/>
    <w:rsid w:val="76FB7260"/>
    <w:rsid w:val="771A18F7"/>
    <w:rsid w:val="771F15FE"/>
    <w:rsid w:val="774C5829"/>
    <w:rsid w:val="775766A7"/>
    <w:rsid w:val="77674410"/>
    <w:rsid w:val="77C17FC5"/>
    <w:rsid w:val="77CF73DB"/>
    <w:rsid w:val="77E500C2"/>
    <w:rsid w:val="78324A1E"/>
    <w:rsid w:val="78403A12"/>
    <w:rsid w:val="784529A4"/>
    <w:rsid w:val="78484242"/>
    <w:rsid w:val="785173F2"/>
    <w:rsid w:val="78C064CE"/>
    <w:rsid w:val="78EC1071"/>
    <w:rsid w:val="790C7E13"/>
    <w:rsid w:val="79183C14"/>
    <w:rsid w:val="79224A93"/>
    <w:rsid w:val="7943071A"/>
    <w:rsid w:val="794E7636"/>
    <w:rsid w:val="795135CA"/>
    <w:rsid w:val="796E7CD8"/>
    <w:rsid w:val="797A48CF"/>
    <w:rsid w:val="798D4BFB"/>
    <w:rsid w:val="79B24069"/>
    <w:rsid w:val="79B25E17"/>
    <w:rsid w:val="79D02741"/>
    <w:rsid w:val="7A514939"/>
    <w:rsid w:val="7A65732D"/>
    <w:rsid w:val="7A746CF3"/>
    <w:rsid w:val="7A85352B"/>
    <w:rsid w:val="7A9244A9"/>
    <w:rsid w:val="7A996FD7"/>
    <w:rsid w:val="7ACA53E2"/>
    <w:rsid w:val="7B695405"/>
    <w:rsid w:val="7B6969A9"/>
    <w:rsid w:val="7B7166C5"/>
    <w:rsid w:val="7B75511D"/>
    <w:rsid w:val="7B9C7973"/>
    <w:rsid w:val="7BC260B9"/>
    <w:rsid w:val="7BF81ADB"/>
    <w:rsid w:val="7C0D2814"/>
    <w:rsid w:val="7C3418DE"/>
    <w:rsid w:val="7C43544C"/>
    <w:rsid w:val="7C460A98"/>
    <w:rsid w:val="7C5A0E1C"/>
    <w:rsid w:val="7C86358B"/>
    <w:rsid w:val="7C9725F4"/>
    <w:rsid w:val="7CCA3477"/>
    <w:rsid w:val="7CEF2EDE"/>
    <w:rsid w:val="7D260837"/>
    <w:rsid w:val="7D5316BF"/>
    <w:rsid w:val="7D564FB1"/>
    <w:rsid w:val="7D580A83"/>
    <w:rsid w:val="7D7E4262"/>
    <w:rsid w:val="7D891584"/>
    <w:rsid w:val="7DAE2D99"/>
    <w:rsid w:val="7E0272C8"/>
    <w:rsid w:val="7E4B05E8"/>
    <w:rsid w:val="7E584AB3"/>
    <w:rsid w:val="7E684A6E"/>
    <w:rsid w:val="7E8B17AA"/>
    <w:rsid w:val="7E97382D"/>
    <w:rsid w:val="7EEC1DCB"/>
    <w:rsid w:val="7EF533D8"/>
    <w:rsid w:val="7EF7251E"/>
    <w:rsid w:val="7F0250CB"/>
    <w:rsid w:val="7F0C7A08"/>
    <w:rsid w:val="7F0D3AEF"/>
    <w:rsid w:val="7F294DAC"/>
    <w:rsid w:val="7F2C666B"/>
    <w:rsid w:val="7F5055C5"/>
    <w:rsid w:val="7F5F07EF"/>
    <w:rsid w:val="7F761695"/>
    <w:rsid w:val="7F7B314F"/>
    <w:rsid w:val="7FA02BB5"/>
    <w:rsid w:val="7FAC50B6"/>
    <w:rsid w:val="7FB16B71"/>
    <w:rsid w:val="7FCE14D1"/>
    <w:rsid w:val="7FD8724E"/>
    <w:rsid w:val="7FE61B40"/>
    <w:rsid w:val="7FF15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16352D"/>
  <w15:docId w15:val="{34B13AC4-1296-449F-BFC4-0836E9B20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Date"/>
    <w:basedOn w:val="a"/>
    <w:next w:val="a"/>
    <w:link w:val="a5"/>
    <w:qFormat/>
    <w:pPr>
      <w:ind w:leftChars="2500" w:left="100"/>
    </w:pPr>
  </w:style>
  <w:style w:type="paragraph" w:styleId="a6">
    <w:name w:val="Balloon Text"/>
    <w:basedOn w:val="a"/>
    <w:link w:val="a7"/>
    <w:qFormat/>
    <w:rPr>
      <w:sz w:val="18"/>
      <w:szCs w:val="18"/>
    </w:rPr>
  </w:style>
  <w:style w:type="paragraph" w:styleId="a8">
    <w:name w:val="footer"/>
    <w:basedOn w:val="a"/>
    <w:link w:val="a9"/>
    <w:uiPriority w:val="99"/>
    <w:qFormat/>
    <w:pPr>
      <w:tabs>
        <w:tab w:val="center" w:pos="4153"/>
        <w:tab w:val="right" w:pos="8306"/>
      </w:tabs>
      <w:snapToGrid w:val="0"/>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c">
    <w:name w:val="Normal (Web)"/>
    <w:basedOn w:val="a"/>
    <w:qFormat/>
    <w:pPr>
      <w:spacing w:beforeAutospacing="1" w:afterAutospacing="1"/>
    </w:pPr>
    <w:rPr>
      <w:lang w:eastAsia="zh-CN" w:bidi="ar-SA"/>
    </w:rPr>
  </w:style>
  <w:style w:type="paragraph" w:styleId="ad">
    <w:name w:val="Title"/>
    <w:basedOn w:val="a"/>
    <w:next w:val="a"/>
    <w:link w:val="ae"/>
    <w:qFormat/>
    <w:pPr>
      <w:spacing w:before="240" w:after="60"/>
      <w:jc w:val="center"/>
      <w:outlineLvl w:val="0"/>
    </w:pPr>
    <w:rPr>
      <w:rFonts w:ascii="等线 Light" w:hAnsi="等线 Light"/>
      <w:b/>
      <w:bCs/>
      <w:sz w:val="32"/>
      <w:szCs w:val="32"/>
    </w:rPr>
  </w:style>
  <w:style w:type="table" w:styleId="af">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qFormat/>
    <w:rPr>
      <w:b/>
    </w:rPr>
  </w:style>
  <w:style w:type="character" w:styleId="af1">
    <w:name w:val="page number"/>
    <w:basedOn w:val="a0"/>
    <w:qFormat/>
  </w:style>
  <w:style w:type="character" w:customStyle="1" w:styleId="ab">
    <w:name w:val="页眉 字符"/>
    <w:link w:val="aa"/>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qFormat/>
    <w:rPr>
      <w:rFonts w:ascii="宋体" w:hAnsi="宋体"/>
      <w:i/>
      <w:iCs/>
      <w:kern w:val="2"/>
      <w:sz w:val="24"/>
      <w:szCs w:val="28"/>
    </w:rPr>
  </w:style>
  <w:style w:type="character" w:customStyle="1" w:styleId="ae">
    <w:name w:val="标题 字符"/>
    <w:link w:val="ad"/>
    <w:qFormat/>
    <w:rPr>
      <w:rFonts w:ascii="等线 Light" w:hAnsi="等线 Light" w:cs="Times New Roman"/>
      <w:b/>
      <w:bCs/>
      <w:sz w:val="32"/>
      <w:szCs w:val="32"/>
      <w:lang w:eastAsia="en-US" w:bidi="en-US"/>
    </w:rPr>
  </w:style>
  <w:style w:type="character" w:styleId="af2">
    <w:name w:val="Placeholder Text"/>
    <w:basedOn w:val="a0"/>
    <w:uiPriority w:val="99"/>
    <w:semiHidden/>
    <w:qFormat/>
    <w:rPr>
      <w:color w:val="808080"/>
    </w:rPr>
  </w:style>
  <w:style w:type="character" w:customStyle="1" w:styleId="30">
    <w:name w:val="标题 3 字符"/>
    <w:link w:val="3"/>
    <w:qFormat/>
    <w:rPr>
      <w:rFonts w:ascii="宋体" w:hAnsi="宋体"/>
      <w:b/>
      <w:bCs/>
      <w:kern w:val="2"/>
      <w:sz w:val="24"/>
      <w:szCs w:val="24"/>
    </w:rPr>
  </w:style>
  <w:style w:type="paragraph" w:customStyle="1" w:styleId="af3">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qForma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4">
    <w:name w:val="List Paragraph"/>
    <w:basedOn w:val="a"/>
    <w:uiPriority w:val="99"/>
    <w:qFormat/>
    <w:pPr>
      <w:ind w:firstLineChars="200" w:firstLine="420"/>
    </w:pPr>
    <w:rPr>
      <w:szCs w:val="22"/>
    </w:rPr>
  </w:style>
  <w:style w:type="character" w:customStyle="1" w:styleId="a7">
    <w:name w:val="批注框文本 字符"/>
    <w:link w:val="a6"/>
    <w:qFormat/>
    <w:rPr>
      <w:rFonts w:ascii="Calibri" w:hAnsi="Calibri"/>
      <w:sz w:val="18"/>
      <w:szCs w:val="18"/>
      <w:lang w:eastAsia="en-US" w:bidi="en-US"/>
    </w:rPr>
  </w:style>
  <w:style w:type="character" w:customStyle="1" w:styleId="a9">
    <w:name w:val="页脚 字符"/>
    <w:basedOn w:val="a0"/>
    <w:link w:val="a8"/>
    <w:uiPriority w:val="99"/>
    <w:qFormat/>
    <w:rPr>
      <w:rFonts w:ascii="Calibri" w:hAnsi="Calibri"/>
      <w:sz w:val="18"/>
      <w:szCs w:val="18"/>
      <w:lang w:eastAsia="en-US" w:bidi="en-US"/>
    </w:rPr>
  </w:style>
  <w:style w:type="paragraph" w:customStyle="1" w:styleId="Style1">
    <w:name w:val="_Style 1"/>
    <w:basedOn w:val="a"/>
    <w:uiPriority w:val="99"/>
    <w:qFormat/>
    <w:pPr>
      <w:ind w:firstLineChars="200" w:firstLine="420"/>
    </w:pPr>
    <w:rPr>
      <w:szCs w:val="22"/>
    </w:rPr>
  </w:style>
  <w:style w:type="table" w:customStyle="1" w:styleId="TableNormal">
    <w:name w:val="Table Normal"/>
    <w:semiHidden/>
    <w:unhideWhenUsed/>
    <w:qFormat/>
    <w:tblPr>
      <w:tblCellMar>
        <w:top w:w="0" w:type="dxa"/>
        <w:left w:w="0" w:type="dxa"/>
        <w:bottom w:w="0" w:type="dxa"/>
        <w:right w:w="0" w:type="dxa"/>
      </w:tblCellMar>
    </w:tblPr>
  </w:style>
  <w:style w:type="character" w:customStyle="1" w:styleId="a5">
    <w:name w:val="日期 字符"/>
    <w:basedOn w:val="a0"/>
    <w:link w:val="a4"/>
    <w:qFormat/>
    <w:rPr>
      <w:rFonts w:ascii="Calibri" w:hAnsi="Calibri"/>
      <w:sz w:val="24"/>
      <w:szCs w:val="24"/>
      <w:lang w:eastAsia="en-US" w:bidi="en-US"/>
    </w:rPr>
  </w:style>
  <w:style w:type="paragraph" w:styleId="af5">
    <w:name w:val="Revision"/>
    <w:hidden/>
    <w:uiPriority w:val="99"/>
    <w:unhideWhenUsed/>
    <w:rsid w:val="000048AD"/>
    <w:rPr>
      <w:rFonts w:ascii="Calibri" w:hAnsi="Calibri"/>
      <w:sz w:val="24"/>
      <w:szCs w:val="24"/>
      <w:lang w:eastAsia="en-US" w:bidi="en-US"/>
    </w:rPr>
  </w:style>
  <w:style w:type="paragraph" w:customStyle="1" w:styleId="12">
    <w:name w:val="样式1"/>
    <w:basedOn w:val="a"/>
    <w:link w:val="13"/>
    <w:qFormat/>
    <w:rsid w:val="008250F9"/>
    <w:pPr>
      <w:spacing w:line="440" w:lineRule="exact"/>
      <w:ind w:firstLineChars="200" w:firstLine="200"/>
    </w:pPr>
    <w:rPr>
      <w:rFonts w:ascii="Times New Roman" w:hAnsi="Times New Roman"/>
      <w:sz w:val="28"/>
      <w:lang w:eastAsia="zh-CN"/>
    </w:rPr>
  </w:style>
  <w:style w:type="character" w:customStyle="1" w:styleId="13">
    <w:name w:val="样式1 字符"/>
    <w:basedOn w:val="a0"/>
    <w:link w:val="12"/>
    <w:rsid w:val="008250F9"/>
    <w:rPr>
      <w:sz w:val="28"/>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1.jpe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dataSourceCollection xmlns="http://www.yonyou.com/datasource"/>
</file>

<file path=customXml/item4.xml><?xml version="1.0" encoding="utf-8"?>
<formulas xmlns="http://www.yonyou.com/formula"/>
</file>

<file path=customXml/item5.xml><?xml version="1.0" encoding="utf-8"?>
<relations xmlns="http://www.yonyou.com/rela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F692C5-812B-4EF1-98AB-4F26ECC50A4D}">
  <ds:schemaRefs>
    <ds:schemaRef ds:uri="http://schemas.openxmlformats.org/officeDocument/2006/bibliography"/>
  </ds:schemaRefs>
</ds:datastoreItem>
</file>

<file path=customXml/itemProps3.xml><?xml version="1.0" encoding="utf-8"?>
<ds:datastoreItem xmlns:ds="http://schemas.openxmlformats.org/officeDocument/2006/customXml" ds:itemID="{55188FA3-E1F6-44DD-B444-09FFE63C812B}">
  <ds:schemaRefs>
    <ds:schemaRef ds:uri="http://www.yonyou.com/datasource"/>
  </ds:schemaRefs>
</ds:datastoreItem>
</file>

<file path=customXml/itemProps4.xml><?xml version="1.0" encoding="utf-8"?>
<ds:datastoreItem xmlns:ds="http://schemas.openxmlformats.org/officeDocument/2006/customXml" ds:itemID="{A35F1EBD-04E3-45C7-8D6D-3A4DD43AFA23}">
  <ds:schemaRefs>
    <ds:schemaRef ds:uri="http://www.yonyou.com/formula"/>
  </ds:schemaRefs>
</ds:datastoreItem>
</file>

<file path=customXml/itemProps5.xml><?xml version="1.0" encoding="utf-8"?>
<ds:datastoreItem xmlns:ds="http://schemas.openxmlformats.org/officeDocument/2006/customXml" ds:itemID="{D6889E67-F1EA-4D3F-AC6B-97559D41ABAA}">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Normal.dotm</Template>
  <TotalTime>863</TotalTime>
  <Pages>4</Pages>
  <Words>504</Words>
  <Characters>2875</Characters>
  <Application>Microsoft Office Word</Application>
  <DocSecurity>0</DocSecurity>
  <Lines>23</Lines>
  <Paragraphs>6</Paragraphs>
  <ScaleCrop>false</ScaleCrop>
  <Company>WwW.YlmF.CoM</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K75</cp:lastModifiedBy>
  <cp:revision>255</cp:revision>
  <cp:lastPrinted>2019-07-02T02:25:00Z</cp:lastPrinted>
  <dcterms:created xsi:type="dcterms:W3CDTF">2025-09-02T09:47:00Z</dcterms:created>
  <dcterms:modified xsi:type="dcterms:W3CDTF">2026-01-07T02:39:00Z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DE8DB088DF9D407E89C02C6D0210F635_13</vt:lpwstr>
  </property>
  <property fmtid="{D5CDD505-2E9C-101B-9397-08002B2CF9AE}" pid="4" name="KSOTemplateDocerSaveRecord">
    <vt:lpwstr>eyJoZGlkIjoiMGJlYmI0YjA0MGFhYjZhNGNjYmEzYjcwZDU5NTlhNzkiLCJ1c2VySWQiOiI3MDAyMzY2MjEifQ==</vt:lpwstr>
  </property>
</Properties>
</file>