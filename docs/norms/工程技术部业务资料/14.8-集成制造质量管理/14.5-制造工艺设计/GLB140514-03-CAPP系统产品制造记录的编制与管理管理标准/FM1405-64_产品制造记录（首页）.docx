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XSpec="center" w:tblpY="1508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  <w:tblPrChange w:id="0" w:author="刘宇" w:date="2022-12-13T12:13:00Z">
          <w:tblPr>
            <w:tblpPr w:leftFromText="180" w:rightFromText="180" w:vertAnchor="page" w:horzAnchor="margin" w:tblpXSpec="center" w:tblpY="1508"/>
            <w:tblW w:w="0" w:type="auto"/>
            <w:tbl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/>
          </w:tblPr>
        </w:tblPrChange>
      </w:tblPr>
      <w:tblGrid>
        <w:gridCol w:w="1809"/>
        <w:gridCol w:w="583"/>
        <w:gridCol w:w="551"/>
        <w:gridCol w:w="99"/>
        <w:gridCol w:w="752"/>
        <w:gridCol w:w="1320"/>
        <w:gridCol w:w="526"/>
        <w:gridCol w:w="440"/>
        <w:gridCol w:w="940"/>
        <w:gridCol w:w="128"/>
        <w:gridCol w:w="108"/>
        <w:gridCol w:w="1053"/>
        <w:gridCol w:w="88"/>
        <w:gridCol w:w="33"/>
        <w:gridCol w:w="733"/>
        <w:gridCol w:w="200"/>
        <w:gridCol w:w="526"/>
        <w:gridCol w:w="440"/>
        <w:gridCol w:w="982"/>
        <w:gridCol w:w="71"/>
        <w:gridCol w:w="967"/>
        <w:gridCol w:w="350"/>
        <w:gridCol w:w="1370"/>
        <w:tblGridChange w:id="1">
          <w:tblGrid>
            <w:gridCol w:w="1898"/>
            <w:gridCol w:w="176"/>
            <w:gridCol w:w="650"/>
            <w:gridCol w:w="1106"/>
            <w:gridCol w:w="966"/>
            <w:gridCol w:w="526"/>
            <w:gridCol w:w="440"/>
            <w:gridCol w:w="940"/>
            <w:gridCol w:w="128"/>
            <w:gridCol w:w="108"/>
            <w:gridCol w:w="1053"/>
            <w:gridCol w:w="88"/>
            <w:gridCol w:w="33"/>
            <w:gridCol w:w="733"/>
            <w:gridCol w:w="200"/>
            <w:gridCol w:w="526"/>
            <w:gridCol w:w="440"/>
            <w:gridCol w:w="982"/>
            <w:gridCol w:w="71"/>
            <w:gridCol w:w="967"/>
            <w:gridCol w:w="350"/>
            <w:gridCol w:w="1370"/>
          </w:tblGrid>
        </w:tblGridChange>
      </w:tblGrid>
      <w:tr w:rsidR="002268BB" w:rsidRPr="00134484" w:rsidTr="00520DD4">
        <w:trPr>
          <w:trHeight w:val="544"/>
          <w:ins w:id="2" w:author="刘宇" w:date="2022-12-13T11:56:00Z"/>
          <w:trPrChange w:id="3" w:author="刘宇" w:date="2022-12-13T12:13:00Z">
            <w:trPr>
              <w:trHeight w:val="544"/>
            </w:trPr>
          </w:trPrChange>
        </w:trPr>
        <w:tc>
          <w:tcPr>
            <w:tcW w:w="14069" w:type="dxa"/>
            <w:gridSpan w:val="23"/>
            <w:vAlign w:val="center"/>
            <w:tcPrChange w:id="4" w:author="刘宇" w:date="2022-12-13T12:13:00Z">
              <w:tcPr>
                <w:tcW w:w="13751" w:type="dxa"/>
                <w:gridSpan w:val="22"/>
                <w:vAlign w:val="center"/>
              </w:tcPr>
            </w:tcPrChange>
          </w:tcPr>
          <w:p w:rsidR="002268BB" w:rsidRPr="00134484" w:rsidRDefault="002268BB" w:rsidP="002268BB">
            <w:pPr>
              <w:spacing w:line="300" w:lineRule="exact"/>
              <w:jc w:val="center"/>
              <w:rPr>
                <w:ins w:id="5" w:author="刘宇" w:date="2022-12-13T11:56:00Z"/>
                <w:rFonts w:ascii="宋体"/>
                <w:b/>
                <w:sz w:val="24"/>
              </w:rPr>
            </w:pPr>
            <w:ins w:id="6" w:author="刘宇" w:date="2022-12-13T11:56:00Z">
              <w:r w:rsidRPr="00134484">
                <w:rPr>
                  <w:rFonts w:ascii="黑体" w:eastAsia="黑体" w:hint="eastAsia"/>
                  <w:sz w:val="32"/>
                  <w:szCs w:val="32"/>
                </w:rPr>
                <w:t>产品制造记录（首页）</w:t>
              </w:r>
              <w:r w:rsidRPr="00134484">
                <w:rPr>
                  <w:sz w:val="30"/>
                  <w:szCs w:val="30"/>
                </w:rPr>
                <w:t>Fabrication  Record</w:t>
              </w:r>
              <w:r w:rsidRPr="00134484">
                <w:rPr>
                  <w:rFonts w:hint="eastAsia"/>
                  <w:sz w:val="30"/>
                  <w:szCs w:val="30"/>
                </w:rPr>
                <w:t>（</w:t>
              </w:r>
              <w:r w:rsidRPr="00134484">
                <w:rPr>
                  <w:sz w:val="30"/>
                  <w:szCs w:val="30"/>
                </w:rPr>
                <w:t>First Page</w:t>
              </w:r>
              <w:r w:rsidRPr="00134484">
                <w:rPr>
                  <w:rFonts w:hint="eastAsia"/>
                  <w:sz w:val="30"/>
                  <w:szCs w:val="30"/>
                </w:rPr>
                <w:t>）</w:t>
              </w:r>
            </w:ins>
          </w:p>
        </w:tc>
      </w:tr>
      <w:tr w:rsidR="002268BB" w:rsidRPr="00134484" w:rsidTr="00520DD4">
        <w:trPr>
          <w:trHeight w:val="543"/>
          <w:ins w:id="7" w:author="刘宇" w:date="2022-12-13T11:56:00Z"/>
          <w:trPrChange w:id="8" w:author="刘宇" w:date="2022-12-13T12:14:00Z">
            <w:trPr>
              <w:trHeight w:val="543"/>
            </w:trPr>
          </w:trPrChange>
        </w:trPr>
        <w:tc>
          <w:tcPr>
            <w:tcW w:w="2392" w:type="dxa"/>
            <w:gridSpan w:val="2"/>
            <w:vAlign w:val="center"/>
            <w:tcPrChange w:id="9" w:author="刘宇" w:date="2022-12-13T12:14:00Z">
              <w:tcPr>
                <w:tcW w:w="2074" w:type="dxa"/>
                <w:gridSpan w:val="2"/>
                <w:vAlign w:val="center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10" w:author="刘宇" w:date="2022-12-13T11:56:00Z"/>
                <w:color w:val="000000"/>
                <w:sz w:val="18"/>
                <w:szCs w:val="18"/>
              </w:rPr>
            </w:pPr>
            <w:ins w:id="11" w:author="刘宇" w:date="2022-12-13T11:56:00Z">
              <w:r w:rsidRPr="00134484">
                <w:rPr>
                  <w:rFonts w:hAnsi="宋体"/>
                  <w:color w:val="000000"/>
                  <w:sz w:val="18"/>
                  <w:szCs w:val="18"/>
                </w:rPr>
                <w:t>项目</w:t>
              </w:r>
              <w:r w:rsidRPr="00134484">
                <w:rPr>
                  <w:color w:val="000000"/>
                  <w:sz w:val="18"/>
                  <w:szCs w:val="18"/>
                </w:rPr>
                <w:t>/</w:t>
              </w:r>
              <w:r w:rsidRPr="00134484">
                <w:rPr>
                  <w:rFonts w:hAnsi="宋体"/>
                  <w:color w:val="000000"/>
                  <w:sz w:val="18"/>
                  <w:szCs w:val="18"/>
                </w:rPr>
                <w:t>机型</w:t>
              </w:r>
            </w:ins>
          </w:p>
          <w:p w:rsidR="002268BB" w:rsidRPr="00026C59" w:rsidRDefault="002268BB" w:rsidP="002268BB">
            <w:pPr>
              <w:pStyle w:val="2"/>
              <w:spacing w:line="240" w:lineRule="exact"/>
              <w:rPr>
                <w:ins w:id="12" w:author="刘宇" w:date="2022-12-13T11:56:00Z"/>
                <w:rFonts w:ascii="Times New Roman"/>
                <w:b w:val="0"/>
                <w:color w:val="000000"/>
                <w:szCs w:val="18"/>
              </w:rPr>
            </w:pPr>
            <w:ins w:id="13" w:author="刘宇" w:date="2022-12-13T11:56:00Z">
              <w:r w:rsidRPr="00026C59">
                <w:rPr>
                  <w:rFonts w:ascii="Times New Roman"/>
                  <w:b w:val="0"/>
                  <w:color w:val="000000"/>
                  <w:szCs w:val="18"/>
                </w:rPr>
                <w:t>Item/Model</w:t>
              </w:r>
            </w:ins>
          </w:p>
        </w:tc>
        <w:tc>
          <w:tcPr>
            <w:tcW w:w="1402" w:type="dxa"/>
            <w:gridSpan w:val="3"/>
            <w:vAlign w:val="center"/>
            <w:tcPrChange w:id="14" w:author="刘宇" w:date="2022-12-13T12:14:00Z">
              <w:tcPr>
                <w:tcW w:w="1756" w:type="dxa"/>
                <w:gridSpan w:val="2"/>
                <w:vAlign w:val="center"/>
              </w:tcPr>
            </w:tcPrChange>
          </w:tcPr>
          <w:p w:rsidR="002268BB" w:rsidRPr="000F4C2C" w:rsidRDefault="005B04C7" w:rsidP="002268BB">
            <w:pPr>
              <w:spacing w:line="240" w:lineRule="exact"/>
              <w:jc w:val="center"/>
              <w:rPr>
                <w:ins w:id="15" w:author="刘宇" w:date="2022-12-13T11:56:00Z"/>
                <w:i/>
                <w:color w:val="00B0F0"/>
                <w:sz w:val="18"/>
                <w:szCs w:val="18"/>
                <w:rPrChange w:id="16" w:author="刘宇" w:date="2022-12-13T12:15:00Z">
                  <w:rPr>
                    <w:ins w:id="17" w:author="刘宇" w:date="2022-12-13T11:56:00Z"/>
                    <w:color w:val="000000"/>
                    <w:sz w:val="18"/>
                    <w:szCs w:val="18"/>
                  </w:rPr>
                </w:rPrChange>
              </w:rPr>
            </w:pPr>
            <w:ins w:id="18" w:author="刘宇" w:date="2022-12-13T11:56:00Z">
              <w:r w:rsidRPr="005B04C7">
                <w:rPr>
                  <w:i/>
                  <w:color w:val="00B0F0"/>
                  <w:sz w:val="18"/>
                  <w:szCs w:val="18"/>
                  <w:rPrChange w:id="19" w:author="刘宇" w:date="2022-12-13T12:15:00Z">
                    <w:rPr>
                      <w:color w:val="000000"/>
                      <w:sz w:val="18"/>
                      <w:szCs w:val="18"/>
                    </w:rPr>
                  </w:rPrChange>
                </w:rPr>
                <w:t>(1)</w:t>
              </w:r>
            </w:ins>
          </w:p>
        </w:tc>
        <w:tc>
          <w:tcPr>
            <w:tcW w:w="1846" w:type="dxa"/>
            <w:gridSpan w:val="2"/>
            <w:vAlign w:val="center"/>
            <w:tcPrChange w:id="20" w:author="刘宇" w:date="2022-12-13T12:14:00Z">
              <w:tcPr>
                <w:tcW w:w="1492" w:type="dxa"/>
                <w:gridSpan w:val="2"/>
                <w:vAlign w:val="center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21" w:author="刘宇" w:date="2022-12-13T11:56:00Z"/>
                <w:color w:val="000000"/>
                <w:sz w:val="18"/>
                <w:szCs w:val="18"/>
              </w:rPr>
            </w:pPr>
            <w:ins w:id="22" w:author="刘宇" w:date="2022-12-13T11:56:00Z">
              <w:r w:rsidRPr="00134484">
                <w:rPr>
                  <w:rFonts w:hAnsi="宋体"/>
                  <w:color w:val="000000"/>
                  <w:sz w:val="18"/>
                  <w:szCs w:val="18"/>
                </w:rPr>
                <w:t>工艺规程编号</w:t>
              </w:r>
            </w:ins>
          </w:p>
          <w:p w:rsidR="002268BB" w:rsidRPr="00134484" w:rsidRDefault="002268BB" w:rsidP="002268BB">
            <w:pPr>
              <w:spacing w:line="240" w:lineRule="exact"/>
              <w:jc w:val="center"/>
              <w:rPr>
                <w:ins w:id="23" w:author="刘宇" w:date="2022-12-13T11:56:00Z"/>
                <w:color w:val="000000"/>
                <w:sz w:val="18"/>
                <w:szCs w:val="18"/>
              </w:rPr>
            </w:pPr>
            <w:ins w:id="24" w:author="刘宇" w:date="2022-12-13T11:56:00Z">
              <w:r w:rsidRPr="00134484">
                <w:rPr>
                  <w:color w:val="000000"/>
                  <w:sz w:val="18"/>
                  <w:szCs w:val="18"/>
                </w:rPr>
                <w:t>Planning Sheet</w:t>
              </w:r>
            </w:ins>
          </w:p>
        </w:tc>
        <w:tc>
          <w:tcPr>
            <w:tcW w:w="2669" w:type="dxa"/>
            <w:gridSpan w:val="5"/>
            <w:vAlign w:val="center"/>
            <w:tcPrChange w:id="25" w:author="刘宇" w:date="2022-12-13T12:14:00Z">
              <w:tcPr>
                <w:tcW w:w="2669" w:type="dxa"/>
                <w:gridSpan w:val="5"/>
                <w:vAlign w:val="center"/>
              </w:tcPr>
            </w:tcPrChange>
          </w:tcPr>
          <w:p w:rsidR="002268BB" w:rsidRPr="00134484" w:rsidRDefault="005B04C7" w:rsidP="002268BB">
            <w:pPr>
              <w:spacing w:line="240" w:lineRule="exact"/>
              <w:jc w:val="center"/>
              <w:rPr>
                <w:ins w:id="26" w:author="刘宇" w:date="2022-12-13T11:56:00Z"/>
                <w:color w:val="000000"/>
                <w:sz w:val="18"/>
                <w:szCs w:val="18"/>
              </w:rPr>
            </w:pPr>
            <w:ins w:id="27" w:author="刘宇" w:date="2022-12-13T11:56:00Z">
              <w:r w:rsidRPr="005B04C7">
                <w:rPr>
                  <w:i/>
                  <w:color w:val="00B0F0"/>
                  <w:sz w:val="18"/>
                  <w:szCs w:val="18"/>
                  <w:rPrChange w:id="28" w:author="刘宇" w:date="2022-12-13T12:15:00Z">
                    <w:rPr>
                      <w:color w:val="000000"/>
                      <w:sz w:val="18"/>
                      <w:szCs w:val="18"/>
                    </w:rPr>
                  </w:rPrChange>
                </w:rPr>
                <w:t>(2)</w:t>
              </w:r>
            </w:ins>
          </w:p>
        </w:tc>
        <w:tc>
          <w:tcPr>
            <w:tcW w:w="1580" w:type="dxa"/>
            <w:gridSpan w:val="5"/>
            <w:tcBorders>
              <w:bottom w:val="single" w:sz="4" w:space="0" w:color="auto"/>
            </w:tcBorders>
            <w:vAlign w:val="center"/>
            <w:tcPrChange w:id="29" w:author="刘宇" w:date="2022-12-13T12:14:00Z">
              <w:tcPr>
                <w:tcW w:w="1580" w:type="dxa"/>
                <w:gridSpan w:val="5"/>
                <w:tcBorders>
                  <w:bottom w:val="single" w:sz="4" w:space="0" w:color="auto"/>
                </w:tcBorders>
                <w:vAlign w:val="center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30" w:author="刘宇" w:date="2022-12-13T11:56:00Z"/>
                <w:color w:val="000000"/>
                <w:sz w:val="18"/>
                <w:szCs w:val="18"/>
              </w:rPr>
            </w:pPr>
            <w:ins w:id="31" w:author="刘宇" w:date="2022-12-13T11:56:00Z">
              <w:r w:rsidRPr="00134484">
                <w:rPr>
                  <w:rFonts w:hAnsi="宋体"/>
                  <w:color w:val="000000"/>
                  <w:sz w:val="18"/>
                  <w:szCs w:val="18"/>
                </w:rPr>
                <w:t>厂代号</w:t>
              </w:r>
            </w:ins>
          </w:p>
          <w:p w:rsidR="002268BB" w:rsidRPr="00134484" w:rsidRDefault="002268BB" w:rsidP="002268BB">
            <w:pPr>
              <w:spacing w:line="240" w:lineRule="exact"/>
              <w:jc w:val="center"/>
              <w:rPr>
                <w:ins w:id="32" w:author="刘宇" w:date="2022-12-13T11:56:00Z"/>
                <w:color w:val="000000"/>
                <w:sz w:val="18"/>
                <w:szCs w:val="18"/>
              </w:rPr>
            </w:pPr>
            <w:ins w:id="33" w:author="刘宇" w:date="2022-12-13T11:56:00Z">
              <w:r w:rsidRPr="00134484">
                <w:rPr>
                  <w:color w:val="000000"/>
                  <w:sz w:val="18"/>
                  <w:szCs w:val="18"/>
                </w:rPr>
                <w:t>Shop No.</w:t>
              </w:r>
            </w:ins>
          </w:p>
        </w:tc>
        <w:tc>
          <w:tcPr>
            <w:tcW w:w="1493" w:type="dxa"/>
            <w:gridSpan w:val="3"/>
            <w:vAlign w:val="center"/>
            <w:tcPrChange w:id="34" w:author="刘宇" w:date="2022-12-13T12:14:00Z">
              <w:tcPr>
                <w:tcW w:w="1493" w:type="dxa"/>
                <w:gridSpan w:val="3"/>
                <w:vAlign w:val="center"/>
              </w:tcPr>
            </w:tcPrChange>
          </w:tcPr>
          <w:p w:rsidR="002268BB" w:rsidRPr="00134484" w:rsidRDefault="005B04C7" w:rsidP="002268BB">
            <w:pPr>
              <w:spacing w:line="240" w:lineRule="exact"/>
              <w:jc w:val="center"/>
              <w:rPr>
                <w:ins w:id="35" w:author="刘宇" w:date="2022-12-13T11:56:00Z"/>
                <w:color w:val="000000"/>
                <w:sz w:val="18"/>
                <w:szCs w:val="18"/>
              </w:rPr>
            </w:pPr>
            <w:ins w:id="36" w:author="刘宇" w:date="2022-12-13T11:56:00Z">
              <w:r w:rsidRPr="005B04C7">
                <w:rPr>
                  <w:i/>
                  <w:color w:val="00B0F0"/>
                  <w:sz w:val="18"/>
                  <w:szCs w:val="18"/>
                  <w:rPrChange w:id="37" w:author="刘宇" w:date="2022-12-13T12:15:00Z">
                    <w:rPr>
                      <w:color w:val="000000"/>
                      <w:sz w:val="18"/>
                      <w:szCs w:val="18"/>
                    </w:rPr>
                  </w:rPrChange>
                </w:rPr>
                <w:t>(3)</w:t>
              </w:r>
            </w:ins>
          </w:p>
        </w:tc>
        <w:tc>
          <w:tcPr>
            <w:tcW w:w="1317" w:type="dxa"/>
            <w:gridSpan w:val="2"/>
            <w:vAlign w:val="center"/>
            <w:tcPrChange w:id="38" w:author="刘宇" w:date="2022-12-13T12:14:00Z">
              <w:tcPr>
                <w:tcW w:w="1317" w:type="dxa"/>
                <w:gridSpan w:val="2"/>
                <w:vAlign w:val="center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39" w:author="刘宇" w:date="2022-12-13T11:56:00Z"/>
                <w:color w:val="000000"/>
                <w:sz w:val="18"/>
                <w:szCs w:val="18"/>
              </w:rPr>
            </w:pPr>
            <w:ins w:id="40" w:author="刘宇" w:date="2022-12-13T11:56:00Z">
              <w:r w:rsidRPr="00134484">
                <w:rPr>
                  <w:rFonts w:hAnsi="宋体"/>
                  <w:color w:val="000000"/>
                  <w:sz w:val="18"/>
                  <w:szCs w:val="18"/>
                </w:rPr>
                <w:t>工艺规程版次</w:t>
              </w:r>
            </w:ins>
          </w:p>
          <w:p w:rsidR="002268BB" w:rsidRPr="00026C59" w:rsidRDefault="002268BB" w:rsidP="002268BB">
            <w:pPr>
              <w:pStyle w:val="4"/>
              <w:spacing w:line="240" w:lineRule="exact"/>
              <w:rPr>
                <w:ins w:id="41" w:author="刘宇" w:date="2022-12-13T11:56:00Z"/>
                <w:b w:val="0"/>
                <w:color w:val="000000"/>
                <w:sz w:val="18"/>
                <w:szCs w:val="18"/>
              </w:rPr>
            </w:pPr>
            <w:ins w:id="42" w:author="刘宇" w:date="2022-12-13T11:56:00Z">
              <w:r w:rsidRPr="00026C59">
                <w:rPr>
                  <w:b w:val="0"/>
                  <w:color w:val="000000"/>
                  <w:sz w:val="18"/>
                  <w:szCs w:val="18"/>
                </w:rPr>
                <w:t>P.S.Rev.</w:t>
              </w:r>
            </w:ins>
          </w:p>
        </w:tc>
        <w:tc>
          <w:tcPr>
            <w:tcW w:w="1370" w:type="dxa"/>
            <w:vAlign w:val="center"/>
            <w:tcPrChange w:id="43" w:author="刘宇" w:date="2022-12-13T12:14:00Z">
              <w:tcPr>
                <w:tcW w:w="1370" w:type="dxa"/>
                <w:vAlign w:val="center"/>
              </w:tcPr>
            </w:tcPrChange>
          </w:tcPr>
          <w:p w:rsidR="002268BB" w:rsidRPr="00134484" w:rsidRDefault="005B04C7" w:rsidP="002268BB">
            <w:pPr>
              <w:spacing w:line="240" w:lineRule="exact"/>
              <w:jc w:val="center"/>
              <w:rPr>
                <w:ins w:id="44" w:author="刘宇" w:date="2022-12-13T11:56:00Z"/>
                <w:color w:val="000000"/>
                <w:sz w:val="18"/>
                <w:szCs w:val="18"/>
              </w:rPr>
            </w:pPr>
            <w:ins w:id="45" w:author="刘宇" w:date="2022-12-13T11:56:00Z">
              <w:r w:rsidRPr="005B04C7">
                <w:rPr>
                  <w:i/>
                  <w:color w:val="00B0F0"/>
                  <w:sz w:val="18"/>
                  <w:szCs w:val="18"/>
                  <w:rPrChange w:id="46" w:author="刘宇" w:date="2022-12-13T12:15:00Z">
                    <w:rPr>
                      <w:color w:val="000000"/>
                      <w:sz w:val="18"/>
                      <w:szCs w:val="18"/>
                    </w:rPr>
                  </w:rPrChange>
                </w:rPr>
                <w:t>(4)</w:t>
              </w:r>
            </w:ins>
          </w:p>
        </w:tc>
      </w:tr>
      <w:tr w:rsidR="002268BB" w:rsidRPr="00134484" w:rsidTr="00520DD4">
        <w:trPr>
          <w:trHeight w:val="374"/>
          <w:ins w:id="47" w:author="刘宇" w:date="2022-12-13T11:56:00Z"/>
          <w:trPrChange w:id="48" w:author="刘宇" w:date="2022-12-13T12:14:00Z">
            <w:trPr>
              <w:trHeight w:val="374"/>
            </w:trPr>
          </w:trPrChange>
        </w:trPr>
        <w:tc>
          <w:tcPr>
            <w:tcW w:w="3794" w:type="dxa"/>
            <w:gridSpan w:val="5"/>
            <w:vAlign w:val="center"/>
            <w:tcPrChange w:id="49" w:author="刘宇" w:date="2022-12-13T12:14:00Z">
              <w:tcPr>
                <w:tcW w:w="3830" w:type="dxa"/>
                <w:gridSpan w:val="4"/>
                <w:vAlign w:val="center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50" w:author="刘宇" w:date="2022-12-13T11:56:00Z"/>
                <w:color w:val="000000"/>
                <w:sz w:val="18"/>
                <w:szCs w:val="18"/>
              </w:rPr>
            </w:pPr>
            <w:ins w:id="51" w:author="刘宇" w:date="2022-12-13T11:56:00Z">
              <w:r w:rsidRPr="00134484">
                <w:rPr>
                  <w:rFonts w:hAnsi="宋体"/>
                  <w:color w:val="000000"/>
                  <w:sz w:val="18"/>
                  <w:szCs w:val="18"/>
                </w:rPr>
                <w:t>零</w:t>
              </w:r>
              <w:r w:rsidRPr="00134484">
                <w:rPr>
                  <w:color w:val="000000"/>
                  <w:sz w:val="18"/>
                  <w:szCs w:val="18"/>
                </w:rPr>
                <w:t>/</w:t>
              </w:r>
              <w:r w:rsidRPr="00134484">
                <w:rPr>
                  <w:rFonts w:hAnsi="宋体"/>
                  <w:color w:val="000000"/>
                  <w:sz w:val="18"/>
                  <w:szCs w:val="18"/>
                </w:rPr>
                <w:t>组件名称</w:t>
              </w:r>
            </w:ins>
          </w:p>
          <w:p w:rsidR="002268BB" w:rsidRPr="00134484" w:rsidRDefault="002268BB" w:rsidP="002268BB">
            <w:pPr>
              <w:spacing w:line="240" w:lineRule="exact"/>
              <w:jc w:val="center"/>
              <w:rPr>
                <w:ins w:id="52" w:author="刘宇" w:date="2022-12-13T11:56:00Z"/>
                <w:color w:val="000000"/>
                <w:sz w:val="18"/>
                <w:szCs w:val="18"/>
              </w:rPr>
            </w:pPr>
            <w:ins w:id="53" w:author="刘宇" w:date="2022-12-13T11:56:00Z">
              <w:r w:rsidRPr="00134484">
                <w:rPr>
                  <w:color w:val="000000"/>
                  <w:sz w:val="18"/>
                  <w:szCs w:val="18"/>
                </w:rPr>
                <w:t>P/S Name</w:t>
              </w:r>
            </w:ins>
          </w:p>
        </w:tc>
        <w:tc>
          <w:tcPr>
            <w:tcW w:w="1846" w:type="dxa"/>
            <w:gridSpan w:val="2"/>
            <w:vAlign w:val="center"/>
            <w:tcPrChange w:id="54" w:author="刘宇" w:date="2022-12-13T12:14:00Z">
              <w:tcPr>
                <w:tcW w:w="1492" w:type="dxa"/>
                <w:gridSpan w:val="2"/>
                <w:vAlign w:val="center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55" w:author="刘宇" w:date="2022-12-13T11:56:00Z"/>
                <w:color w:val="000000"/>
                <w:sz w:val="18"/>
                <w:szCs w:val="18"/>
              </w:rPr>
            </w:pPr>
            <w:ins w:id="56" w:author="刘宇" w:date="2022-12-13T11:56:00Z">
              <w:r w:rsidRPr="00134484">
                <w:rPr>
                  <w:rFonts w:hAnsi="宋体"/>
                  <w:color w:val="000000"/>
                  <w:sz w:val="18"/>
                  <w:szCs w:val="18"/>
                </w:rPr>
                <w:t>零组件版次</w:t>
              </w:r>
            </w:ins>
          </w:p>
          <w:p w:rsidR="002268BB" w:rsidRPr="00134484" w:rsidRDefault="002268BB" w:rsidP="002268BB">
            <w:pPr>
              <w:spacing w:line="240" w:lineRule="exact"/>
              <w:jc w:val="center"/>
              <w:rPr>
                <w:ins w:id="57" w:author="刘宇" w:date="2022-12-13T11:56:00Z"/>
                <w:color w:val="000000"/>
                <w:sz w:val="18"/>
                <w:szCs w:val="18"/>
              </w:rPr>
            </w:pPr>
            <w:ins w:id="58" w:author="刘宇" w:date="2022-12-13T11:56:00Z">
              <w:r w:rsidRPr="00134484">
                <w:rPr>
                  <w:color w:val="000000"/>
                  <w:sz w:val="18"/>
                  <w:szCs w:val="18"/>
                </w:rPr>
                <w:t>P/S Revision</w:t>
              </w:r>
            </w:ins>
          </w:p>
        </w:tc>
        <w:tc>
          <w:tcPr>
            <w:tcW w:w="1508" w:type="dxa"/>
            <w:gridSpan w:val="3"/>
            <w:vAlign w:val="center"/>
            <w:tcPrChange w:id="59" w:author="刘宇" w:date="2022-12-13T12:14:00Z">
              <w:tcPr>
                <w:tcW w:w="1508" w:type="dxa"/>
                <w:gridSpan w:val="3"/>
                <w:vAlign w:val="center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60" w:author="刘宇" w:date="2022-12-13T11:56:00Z"/>
                <w:color w:val="000000"/>
                <w:sz w:val="18"/>
                <w:szCs w:val="18"/>
              </w:rPr>
            </w:pPr>
            <w:ins w:id="61" w:author="刘宇" w:date="2022-12-13T11:56:00Z">
              <w:r w:rsidRPr="00134484">
                <w:rPr>
                  <w:rFonts w:hAnsi="宋体"/>
                  <w:color w:val="000000"/>
                  <w:sz w:val="18"/>
                  <w:szCs w:val="18"/>
                </w:rPr>
                <w:t>加工路线</w:t>
              </w:r>
            </w:ins>
          </w:p>
          <w:p w:rsidR="002268BB" w:rsidRPr="00134484" w:rsidRDefault="002268BB" w:rsidP="002268BB">
            <w:pPr>
              <w:spacing w:line="240" w:lineRule="exact"/>
              <w:jc w:val="center"/>
              <w:rPr>
                <w:ins w:id="62" w:author="刘宇" w:date="2022-12-13T11:56:00Z"/>
                <w:color w:val="000000"/>
                <w:sz w:val="18"/>
                <w:szCs w:val="18"/>
              </w:rPr>
            </w:pPr>
            <w:ins w:id="63" w:author="刘宇" w:date="2022-12-13T11:56:00Z">
              <w:r w:rsidRPr="00134484">
                <w:rPr>
                  <w:color w:val="000000"/>
                  <w:sz w:val="18"/>
                  <w:szCs w:val="18"/>
                </w:rPr>
                <w:t>Process Flow</w:t>
              </w:r>
            </w:ins>
          </w:p>
        </w:tc>
        <w:tc>
          <w:tcPr>
            <w:tcW w:w="1282" w:type="dxa"/>
            <w:gridSpan w:val="4"/>
            <w:tcBorders>
              <w:right w:val="single" w:sz="4" w:space="0" w:color="auto"/>
            </w:tcBorders>
            <w:vAlign w:val="center"/>
            <w:tcPrChange w:id="64" w:author="刘宇" w:date="2022-12-13T12:14:00Z">
              <w:tcPr>
                <w:tcW w:w="1282" w:type="dxa"/>
                <w:gridSpan w:val="4"/>
                <w:tcBorders>
                  <w:right w:val="single" w:sz="4" w:space="0" w:color="auto"/>
                </w:tcBorders>
                <w:vAlign w:val="center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65" w:author="刘宇" w:date="2022-12-13T11:56:00Z"/>
                <w:color w:val="000000"/>
                <w:sz w:val="18"/>
                <w:szCs w:val="18"/>
              </w:rPr>
            </w:pPr>
            <w:ins w:id="66" w:author="刘宇" w:date="2022-12-13T11:56:00Z">
              <w:r w:rsidRPr="00134484">
                <w:rPr>
                  <w:rFonts w:hAnsi="宋体"/>
                  <w:color w:val="000000"/>
                  <w:sz w:val="18"/>
                  <w:szCs w:val="18"/>
                </w:rPr>
                <w:t>单机数量</w:t>
              </w:r>
            </w:ins>
          </w:p>
          <w:p w:rsidR="002268BB" w:rsidRPr="00134484" w:rsidRDefault="002268BB" w:rsidP="002268BB">
            <w:pPr>
              <w:spacing w:line="240" w:lineRule="exact"/>
              <w:jc w:val="center"/>
              <w:rPr>
                <w:ins w:id="67" w:author="刘宇" w:date="2022-12-13T11:56:00Z"/>
                <w:color w:val="000000"/>
                <w:sz w:val="18"/>
                <w:szCs w:val="18"/>
              </w:rPr>
            </w:pPr>
            <w:ins w:id="68" w:author="刘宇" w:date="2022-12-13T11:56:00Z">
              <w:r w:rsidRPr="00134484">
                <w:rPr>
                  <w:color w:val="000000"/>
                  <w:sz w:val="18"/>
                  <w:szCs w:val="18"/>
                </w:rPr>
                <w:t>Qty/S.S.</w:t>
              </w:r>
            </w:ins>
          </w:p>
        </w:tc>
        <w:tc>
          <w:tcPr>
            <w:tcW w:w="14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PrChange w:id="69" w:author="刘宇" w:date="2022-12-13T12:14:00Z">
              <w:tcPr>
                <w:tcW w:w="1459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70" w:author="刘宇" w:date="2022-12-13T11:56:00Z"/>
                <w:noProof/>
                <w:color w:val="000000"/>
                <w:sz w:val="18"/>
                <w:szCs w:val="18"/>
              </w:rPr>
            </w:pPr>
            <w:ins w:id="71" w:author="刘宇" w:date="2022-12-13T11:56:00Z">
              <w:r w:rsidRPr="00134484">
                <w:rPr>
                  <w:rFonts w:hAnsi="宋体"/>
                  <w:noProof/>
                  <w:color w:val="000000"/>
                  <w:sz w:val="18"/>
                  <w:szCs w:val="18"/>
                </w:rPr>
                <w:t>有效批</w:t>
              </w:r>
              <w:r w:rsidRPr="00134484">
                <w:rPr>
                  <w:noProof/>
                  <w:color w:val="000000"/>
                  <w:sz w:val="18"/>
                  <w:szCs w:val="18"/>
                </w:rPr>
                <w:t>/</w:t>
              </w:r>
              <w:r w:rsidRPr="00134484">
                <w:rPr>
                  <w:rFonts w:hAnsi="宋体"/>
                  <w:noProof/>
                  <w:color w:val="000000"/>
                  <w:sz w:val="18"/>
                  <w:szCs w:val="18"/>
                </w:rPr>
                <w:t>架次</w:t>
              </w:r>
            </w:ins>
          </w:p>
          <w:p w:rsidR="002268BB" w:rsidRPr="00134484" w:rsidRDefault="002268BB" w:rsidP="002268BB">
            <w:pPr>
              <w:spacing w:line="240" w:lineRule="exact"/>
              <w:jc w:val="center"/>
              <w:rPr>
                <w:ins w:id="72" w:author="刘宇" w:date="2022-12-13T11:56:00Z"/>
                <w:color w:val="000000"/>
                <w:sz w:val="18"/>
                <w:szCs w:val="18"/>
              </w:rPr>
            </w:pPr>
            <w:ins w:id="73" w:author="刘宇" w:date="2022-12-13T11:56:00Z">
              <w:r w:rsidRPr="00134484">
                <w:rPr>
                  <w:noProof/>
                  <w:color w:val="000000"/>
                  <w:sz w:val="18"/>
                  <w:szCs w:val="18"/>
                </w:rPr>
                <w:t>Effec.Bat/Ship</w:t>
              </w:r>
            </w:ins>
          </w:p>
        </w:tc>
        <w:tc>
          <w:tcPr>
            <w:tcW w:w="1493" w:type="dxa"/>
            <w:gridSpan w:val="3"/>
            <w:tcBorders>
              <w:left w:val="single" w:sz="4" w:space="0" w:color="auto"/>
            </w:tcBorders>
            <w:vAlign w:val="center"/>
            <w:tcPrChange w:id="74" w:author="刘宇" w:date="2022-12-13T12:14:00Z">
              <w:tcPr>
                <w:tcW w:w="1493" w:type="dxa"/>
                <w:gridSpan w:val="3"/>
                <w:tcBorders>
                  <w:left w:val="single" w:sz="4" w:space="0" w:color="auto"/>
                </w:tcBorders>
                <w:vAlign w:val="center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75" w:author="刘宇" w:date="2022-12-13T11:56:00Z"/>
                <w:noProof/>
                <w:color w:val="000000"/>
                <w:sz w:val="18"/>
                <w:szCs w:val="18"/>
              </w:rPr>
            </w:pPr>
            <w:ins w:id="76" w:author="刘宇" w:date="2022-12-13T11:56:00Z">
              <w:r w:rsidRPr="00134484">
                <w:rPr>
                  <w:rFonts w:hAnsi="宋体"/>
                  <w:noProof/>
                  <w:color w:val="000000"/>
                  <w:sz w:val="18"/>
                  <w:szCs w:val="18"/>
                </w:rPr>
                <w:t>供应状态</w:t>
              </w:r>
            </w:ins>
          </w:p>
          <w:p w:rsidR="002268BB" w:rsidRPr="00134484" w:rsidRDefault="002268BB" w:rsidP="002268BB">
            <w:pPr>
              <w:spacing w:line="240" w:lineRule="exact"/>
              <w:jc w:val="center"/>
              <w:rPr>
                <w:ins w:id="77" w:author="刘宇" w:date="2022-12-13T11:56:00Z"/>
                <w:noProof/>
                <w:color w:val="000000"/>
                <w:sz w:val="18"/>
                <w:szCs w:val="18"/>
              </w:rPr>
            </w:pPr>
            <w:ins w:id="78" w:author="刘宇" w:date="2022-12-13T11:56:00Z">
              <w:r w:rsidRPr="00134484">
                <w:rPr>
                  <w:noProof/>
                  <w:color w:val="000000"/>
                  <w:sz w:val="18"/>
                  <w:szCs w:val="18"/>
                </w:rPr>
                <w:t>Condition</w:t>
              </w:r>
            </w:ins>
          </w:p>
        </w:tc>
        <w:tc>
          <w:tcPr>
            <w:tcW w:w="2687" w:type="dxa"/>
            <w:gridSpan w:val="3"/>
            <w:vAlign w:val="center"/>
            <w:tcPrChange w:id="79" w:author="刘宇" w:date="2022-12-13T12:14:00Z">
              <w:tcPr>
                <w:tcW w:w="2687" w:type="dxa"/>
                <w:gridSpan w:val="3"/>
                <w:vAlign w:val="center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80" w:author="刘宇" w:date="2022-12-13T11:56:00Z"/>
                <w:color w:val="000000"/>
                <w:sz w:val="18"/>
                <w:szCs w:val="18"/>
              </w:rPr>
            </w:pPr>
            <w:ins w:id="81" w:author="刘宇" w:date="2022-12-13T11:56:00Z">
              <w:r w:rsidRPr="00134484">
                <w:rPr>
                  <w:rFonts w:hAnsi="宋体"/>
                  <w:color w:val="000000"/>
                  <w:sz w:val="18"/>
                  <w:szCs w:val="18"/>
                </w:rPr>
                <w:t>分类</w:t>
              </w:r>
            </w:ins>
          </w:p>
          <w:p w:rsidR="002268BB" w:rsidRPr="00134484" w:rsidRDefault="002268BB" w:rsidP="002268BB">
            <w:pPr>
              <w:spacing w:line="240" w:lineRule="exact"/>
              <w:jc w:val="center"/>
              <w:rPr>
                <w:ins w:id="82" w:author="刘宇" w:date="2022-12-13T11:56:00Z"/>
                <w:color w:val="000000"/>
                <w:sz w:val="18"/>
                <w:szCs w:val="18"/>
              </w:rPr>
            </w:pPr>
            <w:ins w:id="83" w:author="刘宇" w:date="2022-12-13T11:56:00Z">
              <w:r w:rsidRPr="00134484">
                <w:rPr>
                  <w:color w:val="000000"/>
                  <w:sz w:val="18"/>
                  <w:szCs w:val="18"/>
                </w:rPr>
                <w:t>Classif</w:t>
              </w:r>
              <w:r>
                <w:rPr>
                  <w:rFonts w:hint="eastAsia"/>
                  <w:color w:val="000000"/>
                  <w:sz w:val="18"/>
                  <w:szCs w:val="18"/>
                </w:rPr>
                <w:t>ication</w:t>
              </w:r>
            </w:ins>
          </w:p>
        </w:tc>
      </w:tr>
      <w:tr w:rsidR="002268BB" w:rsidRPr="00134484" w:rsidTr="00520DD4">
        <w:trPr>
          <w:trHeight w:val="479"/>
          <w:ins w:id="84" w:author="刘宇" w:date="2022-12-13T11:56:00Z"/>
          <w:trPrChange w:id="85" w:author="刘宇" w:date="2022-12-13T12:14:00Z">
            <w:trPr>
              <w:trHeight w:val="479"/>
            </w:trPr>
          </w:trPrChange>
        </w:trPr>
        <w:tc>
          <w:tcPr>
            <w:tcW w:w="3794" w:type="dxa"/>
            <w:gridSpan w:val="5"/>
            <w:vAlign w:val="center"/>
            <w:tcPrChange w:id="86" w:author="刘宇" w:date="2022-12-13T12:14:00Z">
              <w:tcPr>
                <w:tcW w:w="3830" w:type="dxa"/>
                <w:gridSpan w:val="4"/>
                <w:vAlign w:val="center"/>
              </w:tcPr>
            </w:tcPrChange>
          </w:tcPr>
          <w:p w:rsidR="002268BB" w:rsidRPr="000F4C2C" w:rsidRDefault="005B04C7" w:rsidP="002268BB">
            <w:pPr>
              <w:spacing w:line="240" w:lineRule="exact"/>
              <w:jc w:val="center"/>
              <w:rPr>
                <w:ins w:id="87" w:author="刘宇" w:date="2022-12-13T11:56:00Z"/>
                <w:i/>
                <w:color w:val="00B0F0"/>
                <w:sz w:val="18"/>
                <w:szCs w:val="18"/>
                <w:rPrChange w:id="88" w:author="刘宇" w:date="2022-12-13T12:15:00Z">
                  <w:rPr>
                    <w:ins w:id="89" w:author="刘宇" w:date="2022-12-13T11:56:00Z"/>
                    <w:noProof/>
                    <w:color w:val="000000"/>
                    <w:sz w:val="18"/>
                    <w:szCs w:val="18"/>
                  </w:rPr>
                </w:rPrChange>
              </w:rPr>
            </w:pPr>
            <w:ins w:id="90" w:author="刘宇" w:date="2022-12-13T11:56:00Z">
              <w:r w:rsidRPr="005B04C7">
                <w:rPr>
                  <w:i/>
                  <w:color w:val="00B0F0"/>
                  <w:sz w:val="18"/>
                  <w:szCs w:val="18"/>
                  <w:rPrChange w:id="91" w:author="刘宇" w:date="2022-12-13T12:15:00Z">
                    <w:rPr>
                      <w:color w:val="000000"/>
                      <w:sz w:val="18"/>
                      <w:szCs w:val="18"/>
                    </w:rPr>
                  </w:rPrChange>
                </w:rPr>
                <w:t>(5)</w:t>
              </w:r>
            </w:ins>
          </w:p>
        </w:tc>
        <w:tc>
          <w:tcPr>
            <w:tcW w:w="1846" w:type="dxa"/>
            <w:gridSpan w:val="2"/>
            <w:vAlign w:val="center"/>
            <w:tcPrChange w:id="92" w:author="刘宇" w:date="2022-12-13T12:14:00Z">
              <w:tcPr>
                <w:tcW w:w="1492" w:type="dxa"/>
                <w:gridSpan w:val="2"/>
                <w:vAlign w:val="center"/>
              </w:tcPr>
            </w:tcPrChange>
          </w:tcPr>
          <w:p w:rsidR="002268BB" w:rsidRPr="000F4C2C" w:rsidRDefault="005B04C7" w:rsidP="002268BB">
            <w:pPr>
              <w:spacing w:line="240" w:lineRule="exact"/>
              <w:jc w:val="center"/>
              <w:rPr>
                <w:ins w:id="93" w:author="刘宇" w:date="2022-12-13T11:56:00Z"/>
                <w:i/>
                <w:color w:val="00B0F0"/>
                <w:sz w:val="18"/>
                <w:szCs w:val="18"/>
                <w:rPrChange w:id="94" w:author="刘宇" w:date="2022-12-13T12:15:00Z">
                  <w:rPr>
                    <w:ins w:id="95" w:author="刘宇" w:date="2022-12-13T11:56:00Z"/>
                    <w:noProof/>
                    <w:color w:val="000000"/>
                    <w:sz w:val="18"/>
                    <w:szCs w:val="18"/>
                  </w:rPr>
                </w:rPrChange>
              </w:rPr>
            </w:pPr>
            <w:ins w:id="96" w:author="刘宇" w:date="2022-12-13T11:56:00Z">
              <w:r w:rsidRPr="005B04C7">
                <w:rPr>
                  <w:i/>
                  <w:color w:val="00B0F0"/>
                  <w:sz w:val="18"/>
                  <w:szCs w:val="18"/>
                  <w:rPrChange w:id="97" w:author="刘宇" w:date="2022-12-13T12:15:00Z">
                    <w:rPr>
                      <w:color w:val="000000"/>
                      <w:sz w:val="18"/>
                      <w:szCs w:val="18"/>
                    </w:rPr>
                  </w:rPrChange>
                </w:rPr>
                <w:t>(6)</w:t>
              </w:r>
            </w:ins>
          </w:p>
        </w:tc>
        <w:tc>
          <w:tcPr>
            <w:tcW w:w="1508" w:type="dxa"/>
            <w:gridSpan w:val="3"/>
            <w:vAlign w:val="center"/>
            <w:tcPrChange w:id="98" w:author="刘宇" w:date="2022-12-13T12:14:00Z">
              <w:tcPr>
                <w:tcW w:w="1508" w:type="dxa"/>
                <w:gridSpan w:val="3"/>
                <w:vAlign w:val="center"/>
              </w:tcPr>
            </w:tcPrChange>
          </w:tcPr>
          <w:p w:rsidR="002268BB" w:rsidRPr="000F4C2C" w:rsidRDefault="005B04C7" w:rsidP="002268BB">
            <w:pPr>
              <w:spacing w:line="240" w:lineRule="exact"/>
              <w:jc w:val="center"/>
              <w:rPr>
                <w:ins w:id="99" w:author="刘宇" w:date="2022-12-13T11:56:00Z"/>
                <w:i/>
                <w:color w:val="00B0F0"/>
                <w:sz w:val="18"/>
                <w:szCs w:val="18"/>
                <w:rPrChange w:id="100" w:author="刘宇" w:date="2022-12-13T12:15:00Z">
                  <w:rPr>
                    <w:ins w:id="101" w:author="刘宇" w:date="2022-12-13T11:56:00Z"/>
                    <w:noProof/>
                    <w:color w:val="000000"/>
                    <w:sz w:val="18"/>
                    <w:szCs w:val="18"/>
                  </w:rPr>
                </w:rPrChange>
              </w:rPr>
            </w:pPr>
            <w:ins w:id="102" w:author="刘宇" w:date="2022-12-13T11:56:00Z">
              <w:r w:rsidRPr="005B04C7">
                <w:rPr>
                  <w:i/>
                  <w:color w:val="00B0F0"/>
                  <w:sz w:val="18"/>
                  <w:szCs w:val="18"/>
                  <w:rPrChange w:id="103" w:author="刘宇" w:date="2022-12-13T12:15:00Z">
                    <w:rPr>
                      <w:color w:val="000000"/>
                      <w:sz w:val="18"/>
                      <w:szCs w:val="18"/>
                    </w:rPr>
                  </w:rPrChange>
                </w:rPr>
                <w:t>(7)</w:t>
              </w:r>
            </w:ins>
          </w:p>
        </w:tc>
        <w:tc>
          <w:tcPr>
            <w:tcW w:w="1282" w:type="dxa"/>
            <w:gridSpan w:val="4"/>
            <w:tcBorders>
              <w:right w:val="single" w:sz="4" w:space="0" w:color="auto"/>
            </w:tcBorders>
            <w:vAlign w:val="center"/>
            <w:tcPrChange w:id="104" w:author="刘宇" w:date="2022-12-13T12:14:00Z">
              <w:tcPr>
                <w:tcW w:w="1282" w:type="dxa"/>
                <w:gridSpan w:val="4"/>
                <w:tcBorders>
                  <w:right w:val="single" w:sz="4" w:space="0" w:color="auto"/>
                </w:tcBorders>
                <w:vAlign w:val="center"/>
              </w:tcPr>
            </w:tcPrChange>
          </w:tcPr>
          <w:p w:rsidR="002268BB" w:rsidRPr="000F4C2C" w:rsidRDefault="005B04C7" w:rsidP="002268BB">
            <w:pPr>
              <w:spacing w:line="240" w:lineRule="exact"/>
              <w:jc w:val="center"/>
              <w:rPr>
                <w:ins w:id="105" w:author="刘宇" w:date="2022-12-13T11:56:00Z"/>
                <w:i/>
                <w:color w:val="00B0F0"/>
                <w:sz w:val="18"/>
                <w:szCs w:val="18"/>
                <w:rPrChange w:id="106" w:author="刘宇" w:date="2022-12-13T12:15:00Z">
                  <w:rPr>
                    <w:ins w:id="107" w:author="刘宇" w:date="2022-12-13T11:56:00Z"/>
                    <w:noProof/>
                    <w:color w:val="000000"/>
                    <w:sz w:val="18"/>
                    <w:szCs w:val="18"/>
                  </w:rPr>
                </w:rPrChange>
              </w:rPr>
            </w:pPr>
            <w:ins w:id="108" w:author="刘宇" w:date="2022-12-13T11:56:00Z">
              <w:r w:rsidRPr="005B04C7">
                <w:rPr>
                  <w:i/>
                  <w:color w:val="00B0F0"/>
                  <w:sz w:val="18"/>
                  <w:szCs w:val="18"/>
                  <w:rPrChange w:id="109" w:author="刘宇" w:date="2022-12-13T12:15:00Z">
                    <w:rPr>
                      <w:color w:val="000000"/>
                      <w:sz w:val="18"/>
                      <w:szCs w:val="18"/>
                    </w:rPr>
                  </w:rPrChange>
                </w:rPr>
                <w:t>(8)</w:t>
              </w:r>
            </w:ins>
          </w:p>
        </w:tc>
        <w:tc>
          <w:tcPr>
            <w:tcW w:w="14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PrChange w:id="110" w:author="刘宇" w:date="2022-12-13T12:14:00Z">
              <w:tcPr>
                <w:tcW w:w="1459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:rsidR="002268BB" w:rsidRPr="000F4C2C" w:rsidRDefault="005B04C7" w:rsidP="002268BB">
            <w:pPr>
              <w:jc w:val="center"/>
              <w:rPr>
                <w:ins w:id="111" w:author="刘宇" w:date="2022-12-13T11:56:00Z"/>
                <w:i/>
                <w:color w:val="00B0F0"/>
                <w:sz w:val="18"/>
                <w:szCs w:val="18"/>
                <w:rPrChange w:id="112" w:author="刘宇" w:date="2022-12-13T12:15:00Z">
                  <w:rPr>
                    <w:ins w:id="113" w:author="刘宇" w:date="2022-12-13T11:56:00Z"/>
                    <w:noProof/>
                    <w:color w:val="000000"/>
                    <w:sz w:val="18"/>
                    <w:szCs w:val="18"/>
                  </w:rPr>
                </w:rPrChange>
              </w:rPr>
            </w:pPr>
            <w:ins w:id="114" w:author="刘宇" w:date="2022-12-13T11:56:00Z">
              <w:r w:rsidRPr="005B04C7">
                <w:rPr>
                  <w:i/>
                  <w:color w:val="00B0F0"/>
                  <w:sz w:val="18"/>
                  <w:szCs w:val="18"/>
                  <w:rPrChange w:id="115" w:author="刘宇" w:date="2022-12-13T12:15:00Z">
                    <w:rPr>
                      <w:noProof/>
                      <w:color w:val="000000"/>
                      <w:sz w:val="18"/>
                      <w:szCs w:val="18"/>
                    </w:rPr>
                  </w:rPrChange>
                </w:rPr>
                <w:t>(9)</w:t>
              </w:r>
            </w:ins>
          </w:p>
        </w:tc>
        <w:tc>
          <w:tcPr>
            <w:tcW w:w="1493" w:type="dxa"/>
            <w:gridSpan w:val="3"/>
            <w:tcBorders>
              <w:left w:val="single" w:sz="4" w:space="0" w:color="auto"/>
            </w:tcBorders>
            <w:vAlign w:val="center"/>
            <w:tcPrChange w:id="116" w:author="刘宇" w:date="2022-12-13T12:14:00Z">
              <w:tcPr>
                <w:tcW w:w="1493" w:type="dxa"/>
                <w:gridSpan w:val="3"/>
                <w:tcBorders>
                  <w:left w:val="single" w:sz="4" w:space="0" w:color="auto"/>
                </w:tcBorders>
                <w:vAlign w:val="center"/>
              </w:tcPr>
            </w:tcPrChange>
          </w:tcPr>
          <w:p w:rsidR="002268BB" w:rsidRPr="000F4C2C" w:rsidRDefault="005B04C7" w:rsidP="002268BB">
            <w:pPr>
              <w:jc w:val="center"/>
              <w:rPr>
                <w:ins w:id="117" w:author="刘宇" w:date="2022-12-13T11:56:00Z"/>
                <w:i/>
                <w:color w:val="00B0F0"/>
                <w:sz w:val="18"/>
                <w:szCs w:val="18"/>
                <w:rPrChange w:id="118" w:author="刘宇" w:date="2022-12-13T12:15:00Z">
                  <w:rPr>
                    <w:ins w:id="119" w:author="刘宇" w:date="2022-12-13T11:56:00Z"/>
                    <w:noProof/>
                    <w:color w:val="000000"/>
                    <w:sz w:val="18"/>
                    <w:szCs w:val="18"/>
                  </w:rPr>
                </w:rPrChange>
              </w:rPr>
            </w:pPr>
            <w:ins w:id="120" w:author="刘宇" w:date="2022-12-13T11:56:00Z">
              <w:r w:rsidRPr="005B04C7">
                <w:rPr>
                  <w:i/>
                  <w:color w:val="00B0F0"/>
                  <w:sz w:val="18"/>
                  <w:szCs w:val="18"/>
                  <w:rPrChange w:id="121" w:author="刘宇" w:date="2022-12-13T12:15:00Z">
                    <w:rPr>
                      <w:noProof/>
                      <w:color w:val="000000"/>
                      <w:sz w:val="18"/>
                      <w:szCs w:val="18"/>
                    </w:rPr>
                  </w:rPrChange>
                </w:rPr>
                <w:t>(10)</w:t>
              </w:r>
            </w:ins>
          </w:p>
        </w:tc>
        <w:tc>
          <w:tcPr>
            <w:tcW w:w="2687" w:type="dxa"/>
            <w:gridSpan w:val="3"/>
            <w:vAlign w:val="center"/>
            <w:tcPrChange w:id="122" w:author="刘宇" w:date="2022-12-13T12:14:00Z">
              <w:tcPr>
                <w:tcW w:w="2687" w:type="dxa"/>
                <w:gridSpan w:val="3"/>
                <w:vAlign w:val="center"/>
              </w:tcPr>
            </w:tcPrChange>
          </w:tcPr>
          <w:p w:rsidR="002268BB" w:rsidRPr="000F4C2C" w:rsidRDefault="005B04C7" w:rsidP="002268BB">
            <w:pPr>
              <w:spacing w:line="240" w:lineRule="exact"/>
              <w:jc w:val="center"/>
              <w:rPr>
                <w:ins w:id="123" w:author="刘宇" w:date="2022-12-13T11:56:00Z"/>
                <w:i/>
                <w:color w:val="00B0F0"/>
                <w:sz w:val="18"/>
                <w:szCs w:val="18"/>
                <w:rPrChange w:id="124" w:author="刘宇" w:date="2022-12-13T12:15:00Z">
                  <w:rPr>
                    <w:ins w:id="125" w:author="刘宇" w:date="2022-12-13T11:56:00Z"/>
                    <w:noProof/>
                    <w:color w:val="000000"/>
                    <w:sz w:val="18"/>
                    <w:szCs w:val="18"/>
                  </w:rPr>
                </w:rPrChange>
              </w:rPr>
            </w:pPr>
            <w:ins w:id="126" w:author="刘宇" w:date="2022-12-13T11:56:00Z">
              <w:r w:rsidRPr="005B04C7">
                <w:rPr>
                  <w:i/>
                  <w:color w:val="00B0F0"/>
                  <w:sz w:val="18"/>
                  <w:szCs w:val="18"/>
                  <w:rPrChange w:id="127" w:author="刘宇" w:date="2022-12-13T12:15:00Z">
                    <w:rPr>
                      <w:color w:val="000000"/>
                      <w:sz w:val="18"/>
                      <w:szCs w:val="18"/>
                    </w:rPr>
                  </w:rPrChange>
                </w:rPr>
                <w:t>(11)</w:t>
              </w:r>
            </w:ins>
          </w:p>
        </w:tc>
      </w:tr>
      <w:tr w:rsidR="002268BB" w:rsidRPr="00134484" w:rsidTr="00520DD4">
        <w:trPr>
          <w:trHeight w:val="410"/>
          <w:ins w:id="128" w:author="刘宇" w:date="2022-12-13T11:56:00Z"/>
          <w:trPrChange w:id="129" w:author="刘宇" w:date="2022-12-13T12:14:00Z">
            <w:trPr>
              <w:trHeight w:val="410"/>
            </w:trPr>
          </w:trPrChange>
        </w:trPr>
        <w:tc>
          <w:tcPr>
            <w:tcW w:w="3794" w:type="dxa"/>
            <w:gridSpan w:val="5"/>
            <w:vAlign w:val="center"/>
            <w:tcPrChange w:id="130" w:author="刘宇" w:date="2022-12-13T12:14:00Z">
              <w:tcPr>
                <w:tcW w:w="3830" w:type="dxa"/>
                <w:gridSpan w:val="4"/>
                <w:vAlign w:val="center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131" w:author="刘宇" w:date="2022-12-13T11:56:00Z"/>
                <w:color w:val="000000"/>
                <w:sz w:val="18"/>
                <w:szCs w:val="18"/>
              </w:rPr>
            </w:pPr>
            <w:ins w:id="132" w:author="刘宇" w:date="2022-12-13T11:56:00Z">
              <w:r w:rsidRPr="00134484">
                <w:rPr>
                  <w:rFonts w:hAnsi="宋体"/>
                  <w:color w:val="000000"/>
                  <w:sz w:val="18"/>
                  <w:szCs w:val="18"/>
                </w:rPr>
                <w:t>生产批</w:t>
              </w:r>
              <w:r w:rsidRPr="00134484">
                <w:rPr>
                  <w:color w:val="000000"/>
                  <w:sz w:val="18"/>
                  <w:szCs w:val="18"/>
                </w:rPr>
                <w:t>/</w:t>
              </w:r>
              <w:r w:rsidRPr="00134484">
                <w:rPr>
                  <w:rFonts w:hAnsi="宋体"/>
                  <w:color w:val="000000"/>
                  <w:sz w:val="18"/>
                  <w:szCs w:val="18"/>
                </w:rPr>
                <w:t>架次</w:t>
              </w:r>
            </w:ins>
          </w:p>
          <w:p w:rsidR="002268BB" w:rsidRPr="00026C59" w:rsidRDefault="002268BB" w:rsidP="002268BB">
            <w:pPr>
              <w:pStyle w:val="2"/>
              <w:spacing w:line="240" w:lineRule="exact"/>
              <w:rPr>
                <w:ins w:id="133" w:author="刘宇" w:date="2022-12-13T11:56:00Z"/>
                <w:rFonts w:ascii="Times New Roman"/>
                <w:b w:val="0"/>
                <w:noProof/>
                <w:color w:val="000000"/>
                <w:szCs w:val="18"/>
              </w:rPr>
            </w:pPr>
            <w:ins w:id="134" w:author="刘宇" w:date="2022-12-13T11:56:00Z">
              <w:r w:rsidRPr="00026C59">
                <w:rPr>
                  <w:rFonts w:ascii="Times New Roman"/>
                  <w:b w:val="0"/>
                  <w:color w:val="000000"/>
                  <w:szCs w:val="18"/>
                </w:rPr>
                <w:t>Prod.Bat./Ship</w:t>
              </w:r>
            </w:ins>
          </w:p>
        </w:tc>
        <w:tc>
          <w:tcPr>
            <w:tcW w:w="1846" w:type="dxa"/>
            <w:gridSpan w:val="2"/>
            <w:vAlign w:val="center"/>
            <w:tcPrChange w:id="135" w:author="刘宇" w:date="2022-12-13T12:14:00Z">
              <w:tcPr>
                <w:tcW w:w="1492" w:type="dxa"/>
                <w:gridSpan w:val="2"/>
                <w:vAlign w:val="center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136" w:author="刘宇" w:date="2022-12-13T11:56:00Z"/>
                <w:color w:val="000000"/>
                <w:sz w:val="18"/>
                <w:szCs w:val="18"/>
              </w:rPr>
            </w:pPr>
            <w:ins w:id="137" w:author="刘宇" w:date="2022-12-13T11:56:00Z">
              <w:r w:rsidRPr="00134484">
                <w:rPr>
                  <w:rFonts w:hAnsi="宋体"/>
                  <w:color w:val="000000"/>
                  <w:sz w:val="18"/>
                  <w:szCs w:val="18"/>
                </w:rPr>
                <w:t>类别</w:t>
              </w:r>
              <w:r w:rsidRPr="00134484">
                <w:rPr>
                  <w:color w:val="000000"/>
                  <w:sz w:val="18"/>
                  <w:szCs w:val="18"/>
                </w:rPr>
                <w:t>/</w:t>
              </w:r>
              <w:r w:rsidRPr="00134484">
                <w:rPr>
                  <w:rFonts w:hAnsi="宋体"/>
                  <w:color w:val="000000"/>
                  <w:sz w:val="18"/>
                  <w:szCs w:val="18"/>
                </w:rPr>
                <w:t>质量编号</w:t>
              </w:r>
            </w:ins>
          </w:p>
          <w:p w:rsidR="002268BB" w:rsidRPr="00026C59" w:rsidRDefault="002268BB" w:rsidP="002268BB">
            <w:pPr>
              <w:pStyle w:val="2"/>
              <w:spacing w:line="240" w:lineRule="exact"/>
              <w:rPr>
                <w:ins w:id="138" w:author="刘宇" w:date="2022-12-13T11:56:00Z"/>
                <w:rFonts w:ascii="Times New Roman"/>
                <w:b w:val="0"/>
                <w:noProof/>
                <w:color w:val="000000"/>
                <w:szCs w:val="18"/>
              </w:rPr>
            </w:pPr>
            <w:ins w:id="139" w:author="刘宇" w:date="2022-12-13T11:56:00Z">
              <w:r w:rsidRPr="00026C59">
                <w:rPr>
                  <w:rFonts w:ascii="Times New Roman"/>
                  <w:b w:val="0"/>
                  <w:color w:val="000000"/>
                  <w:szCs w:val="18"/>
                </w:rPr>
                <w:t>Type/Q.C.N</w:t>
              </w:r>
            </w:ins>
          </w:p>
        </w:tc>
        <w:tc>
          <w:tcPr>
            <w:tcW w:w="1508" w:type="dxa"/>
            <w:gridSpan w:val="3"/>
            <w:vAlign w:val="center"/>
            <w:tcPrChange w:id="140" w:author="刘宇" w:date="2022-12-13T12:14:00Z">
              <w:tcPr>
                <w:tcW w:w="1508" w:type="dxa"/>
                <w:gridSpan w:val="3"/>
                <w:vAlign w:val="center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141" w:author="刘宇" w:date="2022-12-13T11:56:00Z"/>
                <w:color w:val="000000"/>
                <w:sz w:val="18"/>
                <w:szCs w:val="18"/>
              </w:rPr>
            </w:pPr>
            <w:ins w:id="142" w:author="刘宇" w:date="2022-12-13T11:56:00Z">
              <w:r w:rsidRPr="00134484">
                <w:rPr>
                  <w:rFonts w:hAnsi="宋体"/>
                  <w:color w:val="000000"/>
                  <w:sz w:val="18"/>
                  <w:szCs w:val="18"/>
                </w:rPr>
                <w:t>投产数量</w:t>
              </w:r>
            </w:ins>
          </w:p>
          <w:p w:rsidR="002268BB" w:rsidRPr="00134484" w:rsidRDefault="002268BB" w:rsidP="002268BB">
            <w:pPr>
              <w:spacing w:line="240" w:lineRule="exact"/>
              <w:jc w:val="center"/>
              <w:rPr>
                <w:ins w:id="143" w:author="刘宇" w:date="2022-12-13T11:56:00Z"/>
                <w:noProof/>
                <w:color w:val="000000"/>
                <w:sz w:val="18"/>
                <w:szCs w:val="18"/>
              </w:rPr>
            </w:pPr>
            <w:ins w:id="144" w:author="刘宇" w:date="2022-12-13T11:56:00Z">
              <w:r w:rsidRPr="00134484">
                <w:rPr>
                  <w:color w:val="000000"/>
                  <w:sz w:val="18"/>
                  <w:szCs w:val="18"/>
                </w:rPr>
                <w:t>Lot Qty.</w:t>
              </w:r>
            </w:ins>
          </w:p>
        </w:tc>
        <w:tc>
          <w:tcPr>
            <w:tcW w:w="1282" w:type="dxa"/>
            <w:gridSpan w:val="4"/>
            <w:vAlign w:val="center"/>
            <w:tcPrChange w:id="145" w:author="刘宇" w:date="2022-12-13T12:14:00Z">
              <w:tcPr>
                <w:tcW w:w="1282" w:type="dxa"/>
                <w:gridSpan w:val="4"/>
                <w:vAlign w:val="center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146" w:author="刘宇" w:date="2022-12-13T11:56:00Z"/>
                <w:color w:val="000000"/>
                <w:sz w:val="18"/>
                <w:szCs w:val="18"/>
              </w:rPr>
            </w:pPr>
            <w:ins w:id="147" w:author="刘宇" w:date="2022-12-13T11:56:00Z">
              <w:r w:rsidRPr="00134484">
                <w:rPr>
                  <w:rFonts w:hAnsi="宋体"/>
                  <w:color w:val="000000"/>
                  <w:sz w:val="18"/>
                  <w:szCs w:val="18"/>
                </w:rPr>
                <w:t>派工号</w:t>
              </w:r>
            </w:ins>
          </w:p>
          <w:p w:rsidR="002268BB" w:rsidRPr="00134484" w:rsidRDefault="002268BB" w:rsidP="002268BB">
            <w:pPr>
              <w:spacing w:line="240" w:lineRule="exact"/>
              <w:jc w:val="center"/>
              <w:rPr>
                <w:ins w:id="148" w:author="刘宇" w:date="2022-12-13T11:56:00Z"/>
                <w:noProof/>
                <w:color w:val="000000"/>
                <w:sz w:val="18"/>
                <w:szCs w:val="18"/>
              </w:rPr>
            </w:pPr>
            <w:ins w:id="149" w:author="刘宇" w:date="2022-12-13T11:56:00Z">
              <w:r w:rsidRPr="00134484">
                <w:rPr>
                  <w:color w:val="000000"/>
                  <w:sz w:val="18"/>
                  <w:szCs w:val="18"/>
                </w:rPr>
                <w:t>Job No.</w:t>
              </w:r>
            </w:ins>
          </w:p>
        </w:tc>
        <w:tc>
          <w:tcPr>
            <w:tcW w:w="1459" w:type="dxa"/>
            <w:gridSpan w:val="3"/>
            <w:tcBorders>
              <w:top w:val="single" w:sz="4" w:space="0" w:color="auto"/>
            </w:tcBorders>
            <w:vAlign w:val="center"/>
            <w:tcPrChange w:id="150" w:author="刘宇" w:date="2022-12-13T12:14:00Z">
              <w:tcPr>
                <w:tcW w:w="1459" w:type="dxa"/>
                <w:gridSpan w:val="3"/>
                <w:tcBorders>
                  <w:top w:val="single" w:sz="4" w:space="0" w:color="auto"/>
                </w:tcBorders>
                <w:vAlign w:val="center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151" w:author="刘宇" w:date="2022-12-13T11:56:00Z"/>
                <w:color w:val="000000"/>
                <w:sz w:val="18"/>
                <w:szCs w:val="18"/>
              </w:rPr>
            </w:pPr>
            <w:ins w:id="152" w:author="刘宇" w:date="2022-12-13T11:56:00Z">
              <w:r w:rsidRPr="00134484">
                <w:rPr>
                  <w:rFonts w:hAnsi="宋体"/>
                  <w:color w:val="000000"/>
                  <w:sz w:val="18"/>
                  <w:szCs w:val="18"/>
                </w:rPr>
                <w:t>开工日期</w:t>
              </w:r>
            </w:ins>
          </w:p>
          <w:p w:rsidR="002268BB" w:rsidRPr="00026C59" w:rsidRDefault="002268BB" w:rsidP="002268BB">
            <w:pPr>
              <w:pStyle w:val="2"/>
              <w:spacing w:line="240" w:lineRule="exact"/>
              <w:rPr>
                <w:ins w:id="153" w:author="刘宇" w:date="2022-12-13T11:56:00Z"/>
                <w:rFonts w:ascii="Times New Roman"/>
                <w:b w:val="0"/>
                <w:noProof/>
                <w:color w:val="000000"/>
                <w:szCs w:val="18"/>
              </w:rPr>
            </w:pPr>
            <w:ins w:id="154" w:author="刘宇" w:date="2022-12-13T11:56:00Z">
              <w:r w:rsidRPr="00026C59">
                <w:rPr>
                  <w:rFonts w:ascii="Times New Roman"/>
                  <w:b w:val="0"/>
                  <w:color w:val="000000"/>
                  <w:szCs w:val="18"/>
                </w:rPr>
                <w:t>Begin On</w:t>
              </w:r>
            </w:ins>
          </w:p>
        </w:tc>
        <w:tc>
          <w:tcPr>
            <w:tcW w:w="1493" w:type="dxa"/>
            <w:gridSpan w:val="3"/>
            <w:vAlign w:val="center"/>
            <w:tcPrChange w:id="155" w:author="刘宇" w:date="2022-12-13T12:14:00Z">
              <w:tcPr>
                <w:tcW w:w="1493" w:type="dxa"/>
                <w:gridSpan w:val="3"/>
                <w:vAlign w:val="center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156" w:author="刘宇" w:date="2022-12-13T11:56:00Z"/>
                <w:color w:val="000000"/>
                <w:sz w:val="18"/>
                <w:szCs w:val="18"/>
              </w:rPr>
            </w:pPr>
            <w:ins w:id="157" w:author="刘宇" w:date="2022-12-13T11:56:00Z">
              <w:r w:rsidRPr="00134484">
                <w:rPr>
                  <w:rFonts w:hAnsi="宋体"/>
                  <w:color w:val="000000"/>
                  <w:sz w:val="18"/>
                  <w:szCs w:val="18"/>
                </w:rPr>
                <w:t>完工日期</w:t>
              </w:r>
            </w:ins>
          </w:p>
          <w:p w:rsidR="002268BB" w:rsidRPr="00026C59" w:rsidRDefault="002268BB" w:rsidP="002268BB">
            <w:pPr>
              <w:pStyle w:val="2"/>
              <w:spacing w:line="240" w:lineRule="exact"/>
              <w:rPr>
                <w:ins w:id="158" w:author="刘宇" w:date="2022-12-13T11:56:00Z"/>
                <w:rFonts w:ascii="Times New Roman"/>
                <w:b w:val="0"/>
                <w:noProof/>
                <w:color w:val="000000"/>
                <w:szCs w:val="18"/>
              </w:rPr>
            </w:pPr>
            <w:ins w:id="159" w:author="刘宇" w:date="2022-12-13T11:56:00Z">
              <w:r w:rsidRPr="00026C59">
                <w:rPr>
                  <w:rFonts w:ascii="Times New Roman"/>
                  <w:b w:val="0"/>
                  <w:color w:val="000000"/>
                  <w:szCs w:val="18"/>
                </w:rPr>
                <w:t>Completed On</w:t>
              </w:r>
            </w:ins>
          </w:p>
        </w:tc>
        <w:tc>
          <w:tcPr>
            <w:tcW w:w="2687" w:type="dxa"/>
            <w:gridSpan w:val="3"/>
            <w:vAlign w:val="center"/>
            <w:tcPrChange w:id="160" w:author="刘宇" w:date="2022-12-13T12:14:00Z">
              <w:tcPr>
                <w:tcW w:w="2687" w:type="dxa"/>
                <w:gridSpan w:val="3"/>
                <w:vAlign w:val="center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161" w:author="刘宇" w:date="2022-12-13T11:56:00Z"/>
                <w:color w:val="000000"/>
                <w:sz w:val="18"/>
                <w:szCs w:val="18"/>
              </w:rPr>
            </w:pPr>
            <w:ins w:id="162" w:author="刘宇" w:date="2022-12-13T11:56:00Z">
              <w:r w:rsidRPr="00134484">
                <w:rPr>
                  <w:rFonts w:hAnsi="宋体"/>
                  <w:color w:val="000000"/>
                  <w:sz w:val="18"/>
                  <w:szCs w:val="18"/>
                </w:rPr>
                <w:t>完工数量</w:t>
              </w:r>
            </w:ins>
          </w:p>
          <w:p w:rsidR="002268BB" w:rsidRPr="00026C59" w:rsidRDefault="002268BB" w:rsidP="002268BB">
            <w:pPr>
              <w:pStyle w:val="2"/>
              <w:spacing w:line="240" w:lineRule="exact"/>
              <w:rPr>
                <w:ins w:id="163" w:author="刘宇" w:date="2022-12-13T11:56:00Z"/>
                <w:rFonts w:ascii="Times New Roman"/>
                <w:b w:val="0"/>
                <w:noProof/>
                <w:color w:val="000000"/>
                <w:szCs w:val="18"/>
              </w:rPr>
            </w:pPr>
            <w:ins w:id="164" w:author="刘宇" w:date="2022-12-13T11:56:00Z">
              <w:r w:rsidRPr="00026C59">
                <w:rPr>
                  <w:rFonts w:ascii="Times New Roman"/>
                  <w:b w:val="0"/>
                  <w:color w:val="000000"/>
                  <w:szCs w:val="18"/>
                </w:rPr>
                <w:t>Qty.</w:t>
              </w:r>
              <w:r>
                <w:rPr>
                  <w:rFonts w:ascii="Times New Roman" w:hint="eastAsia"/>
                  <w:b w:val="0"/>
                  <w:color w:val="000000"/>
                  <w:szCs w:val="18"/>
                </w:rPr>
                <w:t xml:space="preserve"> </w:t>
              </w:r>
              <w:r w:rsidRPr="00026C59">
                <w:rPr>
                  <w:rFonts w:ascii="Times New Roman"/>
                  <w:b w:val="0"/>
                  <w:color w:val="000000"/>
                  <w:szCs w:val="18"/>
                </w:rPr>
                <w:t>Completed</w:t>
              </w:r>
            </w:ins>
          </w:p>
        </w:tc>
      </w:tr>
      <w:tr w:rsidR="002268BB" w:rsidRPr="00134484" w:rsidTr="00520DD4">
        <w:trPr>
          <w:trHeight w:val="479"/>
          <w:ins w:id="165" w:author="刘宇" w:date="2022-12-13T11:56:00Z"/>
          <w:trPrChange w:id="166" w:author="刘宇" w:date="2022-12-13T12:14:00Z">
            <w:trPr>
              <w:trHeight w:val="479"/>
            </w:trPr>
          </w:trPrChange>
        </w:trPr>
        <w:tc>
          <w:tcPr>
            <w:tcW w:w="3794" w:type="dxa"/>
            <w:gridSpan w:val="5"/>
            <w:vAlign w:val="center"/>
            <w:tcPrChange w:id="167" w:author="刘宇" w:date="2022-12-13T12:14:00Z">
              <w:tcPr>
                <w:tcW w:w="3830" w:type="dxa"/>
                <w:gridSpan w:val="4"/>
                <w:vAlign w:val="center"/>
              </w:tcPr>
            </w:tcPrChange>
          </w:tcPr>
          <w:p w:rsidR="002268BB" w:rsidRPr="000F4C2C" w:rsidRDefault="005B04C7" w:rsidP="002268BB">
            <w:pPr>
              <w:spacing w:line="240" w:lineRule="exact"/>
              <w:jc w:val="center"/>
              <w:rPr>
                <w:ins w:id="168" w:author="刘宇" w:date="2022-12-13T11:56:00Z"/>
                <w:i/>
                <w:color w:val="00B0F0"/>
                <w:sz w:val="18"/>
                <w:szCs w:val="18"/>
                <w:rPrChange w:id="169" w:author="刘宇" w:date="2022-12-13T12:15:00Z">
                  <w:rPr>
                    <w:ins w:id="170" w:author="刘宇" w:date="2022-12-13T11:56:00Z"/>
                    <w:noProof/>
                    <w:color w:val="000000"/>
                    <w:sz w:val="18"/>
                    <w:szCs w:val="18"/>
                  </w:rPr>
                </w:rPrChange>
              </w:rPr>
            </w:pPr>
            <w:ins w:id="171" w:author="刘宇" w:date="2022-12-13T11:56:00Z">
              <w:r w:rsidRPr="005B04C7">
                <w:rPr>
                  <w:i/>
                  <w:color w:val="00B0F0"/>
                  <w:sz w:val="18"/>
                  <w:szCs w:val="18"/>
                  <w:rPrChange w:id="172" w:author="刘宇" w:date="2022-12-13T12:15:00Z">
                    <w:rPr>
                      <w:rFonts w:hAnsi="宋体"/>
                      <w:noProof/>
                      <w:color w:val="000000"/>
                      <w:sz w:val="18"/>
                      <w:szCs w:val="18"/>
                    </w:rPr>
                  </w:rPrChange>
                </w:rPr>
                <w:t>（</w:t>
              </w:r>
              <w:r w:rsidRPr="005B04C7">
                <w:rPr>
                  <w:i/>
                  <w:color w:val="00B0F0"/>
                  <w:sz w:val="18"/>
                  <w:szCs w:val="18"/>
                  <w:rPrChange w:id="173" w:author="刘宇" w:date="2022-12-13T12:15:00Z">
                    <w:rPr>
                      <w:noProof/>
                      <w:color w:val="000000"/>
                      <w:sz w:val="18"/>
                      <w:szCs w:val="18"/>
                    </w:rPr>
                  </w:rPrChange>
                </w:rPr>
                <w:t>19</w:t>
              </w:r>
              <w:r w:rsidRPr="005B04C7">
                <w:rPr>
                  <w:i/>
                  <w:color w:val="00B0F0"/>
                  <w:sz w:val="18"/>
                  <w:szCs w:val="18"/>
                  <w:rPrChange w:id="174" w:author="刘宇" w:date="2022-12-13T12:15:00Z">
                    <w:rPr>
                      <w:rFonts w:hAnsi="宋体"/>
                      <w:noProof/>
                      <w:color w:val="000000"/>
                      <w:sz w:val="18"/>
                      <w:szCs w:val="18"/>
                    </w:rPr>
                  </w:rPrChange>
                </w:rPr>
                <w:t>）</w:t>
              </w:r>
            </w:ins>
          </w:p>
        </w:tc>
        <w:tc>
          <w:tcPr>
            <w:tcW w:w="1846" w:type="dxa"/>
            <w:gridSpan w:val="2"/>
            <w:vAlign w:val="center"/>
            <w:tcPrChange w:id="175" w:author="刘宇" w:date="2022-12-13T12:14:00Z">
              <w:tcPr>
                <w:tcW w:w="1492" w:type="dxa"/>
                <w:gridSpan w:val="2"/>
                <w:vAlign w:val="center"/>
              </w:tcPr>
            </w:tcPrChange>
          </w:tcPr>
          <w:p w:rsidR="002268BB" w:rsidRPr="000F4C2C" w:rsidRDefault="005B04C7" w:rsidP="002268BB">
            <w:pPr>
              <w:spacing w:line="240" w:lineRule="exact"/>
              <w:jc w:val="center"/>
              <w:rPr>
                <w:ins w:id="176" w:author="刘宇" w:date="2022-12-13T11:56:00Z"/>
                <w:i/>
                <w:color w:val="00B0F0"/>
                <w:sz w:val="18"/>
                <w:szCs w:val="18"/>
                <w:rPrChange w:id="177" w:author="刘宇" w:date="2022-12-13T12:15:00Z">
                  <w:rPr>
                    <w:ins w:id="178" w:author="刘宇" w:date="2022-12-13T11:56:00Z"/>
                    <w:noProof/>
                    <w:color w:val="000000"/>
                    <w:sz w:val="18"/>
                    <w:szCs w:val="18"/>
                  </w:rPr>
                </w:rPrChange>
              </w:rPr>
            </w:pPr>
            <w:ins w:id="179" w:author="刘宇" w:date="2022-12-13T11:56:00Z">
              <w:r w:rsidRPr="005B04C7">
                <w:rPr>
                  <w:i/>
                  <w:color w:val="00B0F0"/>
                  <w:sz w:val="18"/>
                  <w:szCs w:val="18"/>
                  <w:rPrChange w:id="180" w:author="刘宇" w:date="2022-12-13T12:15:00Z">
                    <w:rPr>
                      <w:rFonts w:hAnsi="宋体"/>
                      <w:noProof/>
                      <w:color w:val="000000"/>
                      <w:sz w:val="18"/>
                      <w:szCs w:val="18"/>
                    </w:rPr>
                  </w:rPrChange>
                </w:rPr>
                <w:t>（</w:t>
              </w:r>
              <w:r w:rsidRPr="005B04C7">
                <w:rPr>
                  <w:i/>
                  <w:color w:val="00B0F0"/>
                  <w:sz w:val="18"/>
                  <w:szCs w:val="18"/>
                  <w:rPrChange w:id="181" w:author="刘宇" w:date="2022-12-13T12:15:00Z">
                    <w:rPr>
                      <w:noProof/>
                      <w:color w:val="000000"/>
                      <w:sz w:val="18"/>
                      <w:szCs w:val="18"/>
                    </w:rPr>
                  </w:rPrChange>
                </w:rPr>
                <w:t>20</w:t>
              </w:r>
              <w:r w:rsidRPr="005B04C7">
                <w:rPr>
                  <w:i/>
                  <w:color w:val="00B0F0"/>
                  <w:sz w:val="18"/>
                  <w:szCs w:val="18"/>
                  <w:rPrChange w:id="182" w:author="刘宇" w:date="2022-12-13T12:15:00Z">
                    <w:rPr>
                      <w:rFonts w:hAnsi="宋体"/>
                      <w:noProof/>
                      <w:color w:val="000000"/>
                      <w:sz w:val="18"/>
                      <w:szCs w:val="18"/>
                    </w:rPr>
                  </w:rPrChange>
                </w:rPr>
                <w:t>）</w:t>
              </w:r>
            </w:ins>
          </w:p>
        </w:tc>
        <w:tc>
          <w:tcPr>
            <w:tcW w:w="1508" w:type="dxa"/>
            <w:gridSpan w:val="3"/>
            <w:vAlign w:val="center"/>
            <w:tcPrChange w:id="183" w:author="刘宇" w:date="2022-12-13T12:14:00Z">
              <w:tcPr>
                <w:tcW w:w="1508" w:type="dxa"/>
                <w:gridSpan w:val="3"/>
                <w:vAlign w:val="center"/>
              </w:tcPr>
            </w:tcPrChange>
          </w:tcPr>
          <w:p w:rsidR="002268BB" w:rsidRPr="000F4C2C" w:rsidRDefault="005B04C7" w:rsidP="002268BB">
            <w:pPr>
              <w:spacing w:line="240" w:lineRule="exact"/>
              <w:jc w:val="center"/>
              <w:rPr>
                <w:ins w:id="184" w:author="刘宇" w:date="2022-12-13T11:56:00Z"/>
                <w:i/>
                <w:color w:val="00B0F0"/>
                <w:sz w:val="18"/>
                <w:szCs w:val="18"/>
                <w:rPrChange w:id="185" w:author="刘宇" w:date="2022-12-13T12:15:00Z">
                  <w:rPr>
                    <w:ins w:id="186" w:author="刘宇" w:date="2022-12-13T11:56:00Z"/>
                    <w:noProof/>
                    <w:color w:val="000000"/>
                    <w:sz w:val="18"/>
                    <w:szCs w:val="18"/>
                  </w:rPr>
                </w:rPrChange>
              </w:rPr>
            </w:pPr>
            <w:ins w:id="187" w:author="刘宇" w:date="2022-12-13T11:56:00Z">
              <w:r w:rsidRPr="005B04C7">
                <w:rPr>
                  <w:i/>
                  <w:color w:val="00B0F0"/>
                  <w:sz w:val="18"/>
                  <w:szCs w:val="18"/>
                  <w:rPrChange w:id="188" w:author="刘宇" w:date="2022-12-13T12:15:00Z">
                    <w:rPr>
                      <w:rFonts w:hAnsi="宋体"/>
                      <w:noProof/>
                      <w:color w:val="000000"/>
                      <w:sz w:val="18"/>
                      <w:szCs w:val="18"/>
                    </w:rPr>
                  </w:rPrChange>
                </w:rPr>
                <w:t>（</w:t>
              </w:r>
              <w:r w:rsidRPr="005B04C7">
                <w:rPr>
                  <w:i/>
                  <w:color w:val="00B0F0"/>
                  <w:sz w:val="18"/>
                  <w:szCs w:val="18"/>
                  <w:rPrChange w:id="189" w:author="刘宇" w:date="2022-12-13T12:15:00Z">
                    <w:rPr>
                      <w:noProof/>
                      <w:color w:val="000000"/>
                      <w:sz w:val="18"/>
                      <w:szCs w:val="18"/>
                    </w:rPr>
                  </w:rPrChange>
                </w:rPr>
                <w:t>21</w:t>
              </w:r>
              <w:r w:rsidRPr="005B04C7">
                <w:rPr>
                  <w:i/>
                  <w:color w:val="00B0F0"/>
                  <w:sz w:val="18"/>
                  <w:szCs w:val="18"/>
                  <w:rPrChange w:id="190" w:author="刘宇" w:date="2022-12-13T12:15:00Z">
                    <w:rPr>
                      <w:rFonts w:hAnsi="宋体"/>
                      <w:noProof/>
                      <w:color w:val="000000"/>
                      <w:sz w:val="18"/>
                      <w:szCs w:val="18"/>
                    </w:rPr>
                  </w:rPrChange>
                </w:rPr>
                <w:t>）</w:t>
              </w:r>
            </w:ins>
          </w:p>
        </w:tc>
        <w:tc>
          <w:tcPr>
            <w:tcW w:w="1282" w:type="dxa"/>
            <w:gridSpan w:val="4"/>
            <w:vAlign w:val="center"/>
            <w:tcPrChange w:id="191" w:author="刘宇" w:date="2022-12-13T12:14:00Z">
              <w:tcPr>
                <w:tcW w:w="1282" w:type="dxa"/>
                <w:gridSpan w:val="4"/>
                <w:vAlign w:val="center"/>
              </w:tcPr>
            </w:tcPrChange>
          </w:tcPr>
          <w:p w:rsidR="002268BB" w:rsidRPr="000F4C2C" w:rsidRDefault="005B04C7" w:rsidP="002268BB">
            <w:pPr>
              <w:spacing w:line="240" w:lineRule="exact"/>
              <w:jc w:val="center"/>
              <w:rPr>
                <w:ins w:id="192" w:author="刘宇" w:date="2022-12-13T11:56:00Z"/>
                <w:i/>
                <w:color w:val="00B0F0"/>
                <w:sz w:val="18"/>
                <w:szCs w:val="18"/>
                <w:rPrChange w:id="193" w:author="刘宇" w:date="2022-12-13T12:15:00Z">
                  <w:rPr>
                    <w:ins w:id="194" w:author="刘宇" w:date="2022-12-13T11:56:00Z"/>
                    <w:noProof/>
                    <w:color w:val="000000"/>
                    <w:sz w:val="18"/>
                    <w:szCs w:val="18"/>
                  </w:rPr>
                </w:rPrChange>
              </w:rPr>
            </w:pPr>
            <w:ins w:id="195" w:author="刘宇" w:date="2022-12-13T11:56:00Z">
              <w:r w:rsidRPr="005B04C7">
                <w:rPr>
                  <w:i/>
                  <w:color w:val="00B0F0"/>
                  <w:sz w:val="18"/>
                  <w:szCs w:val="18"/>
                  <w:rPrChange w:id="196" w:author="刘宇" w:date="2022-12-13T12:15:00Z">
                    <w:rPr>
                      <w:rFonts w:hAnsi="宋体"/>
                      <w:noProof/>
                      <w:color w:val="000000"/>
                      <w:sz w:val="18"/>
                      <w:szCs w:val="18"/>
                    </w:rPr>
                  </w:rPrChange>
                </w:rPr>
                <w:t>（</w:t>
              </w:r>
              <w:r w:rsidRPr="005B04C7">
                <w:rPr>
                  <w:i/>
                  <w:color w:val="00B0F0"/>
                  <w:sz w:val="18"/>
                  <w:szCs w:val="18"/>
                  <w:rPrChange w:id="197" w:author="刘宇" w:date="2022-12-13T12:15:00Z">
                    <w:rPr>
                      <w:noProof/>
                      <w:color w:val="000000"/>
                      <w:sz w:val="18"/>
                      <w:szCs w:val="18"/>
                    </w:rPr>
                  </w:rPrChange>
                </w:rPr>
                <w:t>22</w:t>
              </w:r>
              <w:r w:rsidRPr="005B04C7">
                <w:rPr>
                  <w:i/>
                  <w:color w:val="00B0F0"/>
                  <w:sz w:val="18"/>
                  <w:szCs w:val="18"/>
                  <w:rPrChange w:id="198" w:author="刘宇" w:date="2022-12-13T12:15:00Z">
                    <w:rPr>
                      <w:rFonts w:hAnsi="宋体"/>
                      <w:noProof/>
                      <w:color w:val="000000"/>
                      <w:sz w:val="18"/>
                      <w:szCs w:val="18"/>
                    </w:rPr>
                  </w:rPrChange>
                </w:rPr>
                <w:t>）</w:t>
              </w:r>
            </w:ins>
          </w:p>
        </w:tc>
        <w:tc>
          <w:tcPr>
            <w:tcW w:w="1459" w:type="dxa"/>
            <w:gridSpan w:val="3"/>
            <w:vAlign w:val="center"/>
            <w:tcPrChange w:id="199" w:author="刘宇" w:date="2022-12-13T12:14:00Z">
              <w:tcPr>
                <w:tcW w:w="1459" w:type="dxa"/>
                <w:gridSpan w:val="3"/>
                <w:vAlign w:val="center"/>
              </w:tcPr>
            </w:tcPrChange>
          </w:tcPr>
          <w:p w:rsidR="002268BB" w:rsidRPr="000F4C2C" w:rsidRDefault="005B04C7" w:rsidP="002268BB">
            <w:pPr>
              <w:spacing w:line="240" w:lineRule="exact"/>
              <w:jc w:val="center"/>
              <w:rPr>
                <w:ins w:id="200" w:author="刘宇" w:date="2022-12-13T11:56:00Z"/>
                <w:i/>
                <w:color w:val="00B0F0"/>
                <w:sz w:val="18"/>
                <w:szCs w:val="18"/>
                <w:rPrChange w:id="201" w:author="刘宇" w:date="2022-12-13T12:15:00Z">
                  <w:rPr>
                    <w:ins w:id="202" w:author="刘宇" w:date="2022-12-13T11:56:00Z"/>
                    <w:noProof/>
                    <w:color w:val="000000"/>
                    <w:sz w:val="18"/>
                    <w:szCs w:val="18"/>
                  </w:rPr>
                </w:rPrChange>
              </w:rPr>
            </w:pPr>
            <w:ins w:id="203" w:author="刘宇" w:date="2022-12-13T11:56:00Z">
              <w:r w:rsidRPr="005B04C7">
                <w:rPr>
                  <w:i/>
                  <w:color w:val="00B0F0"/>
                  <w:sz w:val="18"/>
                  <w:szCs w:val="18"/>
                  <w:rPrChange w:id="204" w:author="刘宇" w:date="2022-12-13T12:15:00Z">
                    <w:rPr>
                      <w:rFonts w:hAnsi="宋体"/>
                      <w:noProof/>
                      <w:color w:val="000000"/>
                      <w:sz w:val="18"/>
                      <w:szCs w:val="18"/>
                    </w:rPr>
                  </w:rPrChange>
                </w:rPr>
                <w:t>（</w:t>
              </w:r>
              <w:r w:rsidRPr="005B04C7">
                <w:rPr>
                  <w:i/>
                  <w:color w:val="00B0F0"/>
                  <w:sz w:val="18"/>
                  <w:szCs w:val="18"/>
                  <w:rPrChange w:id="205" w:author="刘宇" w:date="2022-12-13T12:15:00Z">
                    <w:rPr>
                      <w:noProof/>
                      <w:color w:val="000000"/>
                      <w:sz w:val="18"/>
                      <w:szCs w:val="18"/>
                    </w:rPr>
                  </w:rPrChange>
                </w:rPr>
                <w:t>23</w:t>
              </w:r>
              <w:r w:rsidRPr="005B04C7">
                <w:rPr>
                  <w:i/>
                  <w:color w:val="00B0F0"/>
                  <w:sz w:val="18"/>
                  <w:szCs w:val="18"/>
                  <w:rPrChange w:id="206" w:author="刘宇" w:date="2022-12-13T12:15:00Z">
                    <w:rPr>
                      <w:rFonts w:hAnsi="宋体"/>
                      <w:noProof/>
                      <w:color w:val="000000"/>
                      <w:sz w:val="18"/>
                      <w:szCs w:val="18"/>
                    </w:rPr>
                  </w:rPrChange>
                </w:rPr>
                <w:t>）</w:t>
              </w:r>
            </w:ins>
          </w:p>
        </w:tc>
        <w:tc>
          <w:tcPr>
            <w:tcW w:w="1493" w:type="dxa"/>
            <w:gridSpan w:val="3"/>
            <w:vAlign w:val="center"/>
            <w:tcPrChange w:id="207" w:author="刘宇" w:date="2022-12-13T12:14:00Z">
              <w:tcPr>
                <w:tcW w:w="1493" w:type="dxa"/>
                <w:gridSpan w:val="3"/>
                <w:vAlign w:val="center"/>
              </w:tcPr>
            </w:tcPrChange>
          </w:tcPr>
          <w:p w:rsidR="002268BB" w:rsidRPr="000F4C2C" w:rsidRDefault="005B04C7" w:rsidP="002268BB">
            <w:pPr>
              <w:spacing w:line="240" w:lineRule="exact"/>
              <w:jc w:val="center"/>
              <w:rPr>
                <w:ins w:id="208" w:author="刘宇" w:date="2022-12-13T11:56:00Z"/>
                <w:i/>
                <w:color w:val="00B0F0"/>
                <w:sz w:val="18"/>
                <w:szCs w:val="18"/>
                <w:rPrChange w:id="209" w:author="刘宇" w:date="2022-12-13T12:15:00Z">
                  <w:rPr>
                    <w:ins w:id="210" w:author="刘宇" w:date="2022-12-13T11:56:00Z"/>
                    <w:noProof/>
                    <w:color w:val="000000"/>
                    <w:sz w:val="18"/>
                    <w:szCs w:val="18"/>
                  </w:rPr>
                </w:rPrChange>
              </w:rPr>
            </w:pPr>
            <w:ins w:id="211" w:author="刘宇" w:date="2022-12-13T11:56:00Z">
              <w:r w:rsidRPr="005B04C7">
                <w:rPr>
                  <w:i/>
                  <w:color w:val="00B0F0"/>
                  <w:sz w:val="18"/>
                  <w:szCs w:val="18"/>
                  <w:rPrChange w:id="212" w:author="刘宇" w:date="2022-12-13T12:15:00Z">
                    <w:rPr>
                      <w:rFonts w:hAnsi="宋体"/>
                      <w:noProof/>
                      <w:color w:val="000000"/>
                      <w:sz w:val="18"/>
                      <w:szCs w:val="18"/>
                    </w:rPr>
                  </w:rPrChange>
                </w:rPr>
                <w:t>（</w:t>
              </w:r>
              <w:r w:rsidRPr="005B04C7">
                <w:rPr>
                  <w:i/>
                  <w:color w:val="00B0F0"/>
                  <w:sz w:val="18"/>
                  <w:szCs w:val="18"/>
                  <w:rPrChange w:id="213" w:author="刘宇" w:date="2022-12-13T12:15:00Z">
                    <w:rPr>
                      <w:noProof/>
                      <w:color w:val="000000"/>
                      <w:sz w:val="18"/>
                      <w:szCs w:val="18"/>
                    </w:rPr>
                  </w:rPrChange>
                </w:rPr>
                <w:t>24</w:t>
              </w:r>
              <w:r w:rsidRPr="005B04C7">
                <w:rPr>
                  <w:i/>
                  <w:color w:val="00B0F0"/>
                  <w:sz w:val="18"/>
                  <w:szCs w:val="18"/>
                  <w:rPrChange w:id="214" w:author="刘宇" w:date="2022-12-13T12:15:00Z">
                    <w:rPr>
                      <w:rFonts w:hAnsi="宋体"/>
                      <w:noProof/>
                      <w:color w:val="000000"/>
                      <w:sz w:val="18"/>
                      <w:szCs w:val="18"/>
                    </w:rPr>
                  </w:rPrChange>
                </w:rPr>
                <w:t>）</w:t>
              </w:r>
            </w:ins>
          </w:p>
        </w:tc>
        <w:tc>
          <w:tcPr>
            <w:tcW w:w="2687" w:type="dxa"/>
            <w:gridSpan w:val="3"/>
            <w:vAlign w:val="center"/>
            <w:tcPrChange w:id="215" w:author="刘宇" w:date="2022-12-13T12:14:00Z">
              <w:tcPr>
                <w:tcW w:w="2687" w:type="dxa"/>
                <w:gridSpan w:val="3"/>
                <w:vAlign w:val="center"/>
              </w:tcPr>
            </w:tcPrChange>
          </w:tcPr>
          <w:p w:rsidR="002268BB" w:rsidRPr="000F4C2C" w:rsidRDefault="005B04C7" w:rsidP="002268BB">
            <w:pPr>
              <w:spacing w:line="240" w:lineRule="exact"/>
              <w:jc w:val="center"/>
              <w:rPr>
                <w:ins w:id="216" w:author="刘宇" w:date="2022-12-13T11:56:00Z"/>
                <w:i/>
                <w:color w:val="00B0F0"/>
                <w:sz w:val="18"/>
                <w:szCs w:val="18"/>
                <w:rPrChange w:id="217" w:author="刘宇" w:date="2022-12-13T12:15:00Z">
                  <w:rPr>
                    <w:ins w:id="218" w:author="刘宇" w:date="2022-12-13T11:56:00Z"/>
                    <w:noProof/>
                    <w:color w:val="000000"/>
                    <w:sz w:val="18"/>
                    <w:szCs w:val="18"/>
                  </w:rPr>
                </w:rPrChange>
              </w:rPr>
            </w:pPr>
            <w:ins w:id="219" w:author="刘宇" w:date="2022-12-13T11:56:00Z">
              <w:r w:rsidRPr="005B04C7">
                <w:rPr>
                  <w:i/>
                  <w:color w:val="00B0F0"/>
                  <w:sz w:val="18"/>
                  <w:szCs w:val="18"/>
                  <w:rPrChange w:id="220" w:author="刘宇" w:date="2022-12-13T12:15:00Z">
                    <w:rPr>
                      <w:rFonts w:hAnsi="宋体"/>
                      <w:noProof/>
                      <w:color w:val="000000"/>
                      <w:sz w:val="18"/>
                      <w:szCs w:val="18"/>
                    </w:rPr>
                  </w:rPrChange>
                </w:rPr>
                <w:t>（</w:t>
              </w:r>
              <w:r w:rsidRPr="005B04C7">
                <w:rPr>
                  <w:i/>
                  <w:color w:val="00B0F0"/>
                  <w:sz w:val="18"/>
                  <w:szCs w:val="18"/>
                  <w:rPrChange w:id="221" w:author="刘宇" w:date="2022-12-13T12:15:00Z">
                    <w:rPr>
                      <w:noProof/>
                      <w:color w:val="000000"/>
                      <w:sz w:val="18"/>
                      <w:szCs w:val="18"/>
                    </w:rPr>
                  </w:rPrChange>
                </w:rPr>
                <w:t>25</w:t>
              </w:r>
              <w:r w:rsidRPr="005B04C7">
                <w:rPr>
                  <w:i/>
                  <w:color w:val="00B0F0"/>
                  <w:sz w:val="18"/>
                  <w:szCs w:val="18"/>
                  <w:rPrChange w:id="222" w:author="刘宇" w:date="2022-12-13T12:15:00Z">
                    <w:rPr>
                      <w:rFonts w:hAnsi="宋体"/>
                      <w:noProof/>
                      <w:color w:val="000000"/>
                      <w:sz w:val="18"/>
                      <w:szCs w:val="18"/>
                    </w:rPr>
                  </w:rPrChange>
                </w:rPr>
                <w:t>）</w:t>
              </w:r>
            </w:ins>
          </w:p>
        </w:tc>
      </w:tr>
      <w:tr w:rsidR="002268BB" w:rsidRPr="00134484" w:rsidTr="00520DD4">
        <w:trPr>
          <w:trHeight w:val="472"/>
          <w:ins w:id="223" w:author="刘宇" w:date="2022-12-13T11:56:00Z"/>
          <w:trPrChange w:id="224" w:author="刘宇" w:date="2022-12-13T12:14:00Z">
            <w:trPr>
              <w:trHeight w:val="472"/>
            </w:trPr>
          </w:trPrChange>
        </w:trPr>
        <w:tc>
          <w:tcPr>
            <w:tcW w:w="3794" w:type="dxa"/>
            <w:gridSpan w:val="5"/>
            <w:vAlign w:val="center"/>
            <w:tcPrChange w:id="225" w:author="刘宇" w:date="2022-12-13T12:14:00Z">
              <w:tcPr>
                <w:tcW w:w="3830" w:type="dxa"/>
                <w:gridSpan w:val="4"/>
                <w:vAlign w:val="center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226" w:author="刘宇" w:date="2022-12-13T11:56:00Z"/>
                <w:color w:val="000000"/>
                <w:sz w:val="18"/>
                <w:szCs w:val="18"/>
              </w:rPr>
            </w:pPr>
            <w:ins w:id="227" w:author="刘宇" w:date="2022-12-13T11:56:00Z">
              <w:r w:rsidRPr="00134484">
                <w:rPr>
                  <w:rFonts w:hAnsi="宋体"/>
                  <w:color w:val="000000"/>
                  <w:sz w:val="18"/>
                  <w:szCs w:val="18"/>
                </w:rPr>
                <w:t>材料代码</w:t>
              </w:r>
            </w:ins>
          </w:p>
          <w:p w:rsidR="002268BB" w:rsidRPr="00134484" w:rsidRDefault="002268BB" w:rsidP="002268BB">
            <w:pPr>
              <w:spacing w:line="240" w:lineRule="exact"/>
              <w:jc w:val="center"/>
              <w:rPr>
                <w:ins w:id="228" w:author="刘宇" w:date="2022-12-13T11:56:00Z"/>
                <w:noProof/>
                <w:color w:val="000000"/>
                <w:sz w:val="18"/>
                <w:szCs w:val="18"/>
              </w:rPr>
            </w:pPr>
            <w:ins w:id="229" w:author="刘宇" w:date="2022-12-13T11:56:00Z">
              <w:r w:rsidRPr="00134484">
                <w:rPr>
                  <w:color w:val="000000"/>
                  <w:sz w:val="18"/>
                  <w:szCs w:val="18"/>
                </w:rPr>
                <w:t>Mat’L Code</w:t>
              </w:r>
            </w:ins>
          </w:p>
        </w:tc>
        <w:tc>
          <w:tcPr>
            <w:tcW w:w="3354" w:type="dxa"/>
            <w:gridSpan w:val="5"/>
            <w:vAlign w:val="center"/>
            <w:tcPrChange w:id="230" w:author="刘宇" w:date="2022-12-13T12:14:00Z">
              <w:tcPr>
                <w:tcW w:w="3000" w:type="dxa"/>
                <w:gridSpan w:val="5"/>
                <w:vAlign w:val="center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231" w:author="刘宇" w:date="2022-12-13T11:56:00Z"/>
                <w:color w:val="000000"/>
                <w:sz w:val="18"/>
                <w:szCs w:val="18"/>
              </w:rPr>
            </w:pPr>
            <w:ins w:id="232" w:author="刘宇" w:date="2022-12-13T11:56:00Z">
              <w:r w:rsidRPr="00134484">
                <w:rPr>
                  <w:rFonts w:hAnsi="宋体"/>
                  <w:color w:val="000000"/>
                  <w:sz w:val="18"/>
                  <w:szCs w:val="18"/>
                </w:rPr>
                <w:t>材料分类</w:t>
              </w:r>
            </w:ins>
          </w:p>
          <w:p w:rsidR="002268BB" w:rsidRPr="00134484" w:rsidRDefault="002268BB" w:rsidP="002268BB">
            <w:pPr>
              <w:spacing w:line="240" w:lineRule="exact"/>
              <w:jc w:val="center"/>
              <w:rPr>
                <w:ins w:id="233" w:author="刘宇" w:date="2022-12-13T11:56:00Z"/>
                <w:noProof/>
                <w:color w:val="000000"/>
                <w:sz w:val="18"/>
                <w:szCs w:val="18"/>
              </w:rPr>
            </w:pPr>
            <w:ins w:id="234" w:author="刘宇" w:date="2022-12-13T11:56:00Z">
              <w:r w:rsidRPr="00134484">
                <w:rPr>
                  <w:color w:val="000000"/>
                  <w:sz w:val="18"/>
                  <w:szCs w:val="18"/>
                </w:rPr>
                <w:t>Material Classif</w:t>
              </w:r>
              <w:r>
                <w:rPr>
                  <w:rFonts w:hint="eastAsia"/>
                  <w:color w:val="000000"/>
                  <w:sz w:val="18"/>
                  <w:szCs w:val="18"/>
                </w:rPr>
                <w:t>ication</w:t>
              </w:r>
            </w:ins>
          </w:p>
        </w:tc>
        <w:tc>
          <w:tcPr>
            <w:tcW w:w="2215" w:type="dxa"/>
            <w:gridSpan w:val="6"/>
            <w:vAlign w:val="center"/>
            <w:tcPrChange w:id="235" w:author="刘宇" w:date="2022-12-13T12:14:00Z">
              <w:tcPr>
                <w:tcW w:w="2215" w:type="dxa"/>
                <w:gridSpan w:val="6"/>
                <w:vAlign w:val="center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236" w:author="刘宇" w:date="2022-12-13T11:56:00Z"/>
                <w:color w:val="000000"/>
                <w:sz w:val="18"/>
                <w:szCs w:val="18"/>
              </w:rPr>
            </w:pPr>
            <w:ins w:id="237" w:author="刘宇" w:date="2022-12-13T11:56:00Z">
              <w:r w:rsidRPr="00134484">
                <w:rPr>
                  <w:rFonts w:hAnsi="宋体"/>
                  <w:color w:val="000000"/>
                  <w:sz w:val="18"/>
                  <w:szCs w:val="18"/>
                </w:rPr>
                <w:t>材料牌号及状态</w:t>
              </w:r>
            </w:ins>
          </w:p>
          <w:p w:rsidR="002268BB" w:rsidRPr="00134484" w:rsidRDefault="002268BB" w:rsidP="002268BB">
            <w:pPr>
              <w:spacing w:line="240" w:lineRule="exact"/>
              <w:jc w:val="center"/>
              <w:rPr>
                <w:ins w:id="238" w:author="刘宇" w:date="2022-12-13T11:56:00Z"/>
                <w:noProof/>
                <w:color w:val="000000"/>
                <w:sz w:val="18"/>
                <w:szCs w:val="18"/>
              </w:rPr>
            </w:pPr>
            <w:ins w:id="239" w:author="刘宇" w:date="2022-12-13T11:56:00Z">
              <w:r w:rsidRPr="00134484">
                <w:rPr>
                  <w:color w:val="000000"/>
                  <w:sz w:val="18"/>
                  <w:szCs w:val="18"/>
                </w:rPr>
                <w:t>Mat’L Desg Con</w:t>
              </w:r>
            </w:ins>
          </w:p>
        </w:tc>
        <w:tc>
          <w:tcPr>
            <w:tcW w:w="2019" w:type="dxa"/>
            <w:gridSpan w:val="4"/>
            <w:vAlign w:val="center"/>
            <w:tcPrChange w:id="240" w:author="刘宇" w:date="2022-12-13T12:14:00Z">
              <w:tcPr>
                <w:tcW w:w="2019" w:type="dxa"/>
                <w:gridSpan w:val="4"/>
                <w:vAlign w:val="center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241" w:author="刘宇" w:date="2022-12-13T11:56:00Z"/>
                <w:color w:val="000000"/>
                <w:sz w:val="18"/>
                <w:szCs w:val="18"/>
              </w:rPr>
            </w:pPr>
            <w:ins w:id="242" w:author="刘宇" w:date="2022-12-13T11:56:00Z">
              <w:r w:rsidRPr="00134484">
                <w:rPr>
                  <w:rFonts w:hAnsi="宋体"/>
                  <w:color w:val="000000"/>
                  <w:sz w:val="18"/>
                  <w:szCs w:val="18"/>
                </w:rPr>
                <w:t>材料标准</w:t>
              </w:r>
            </w:ins>
          </w:p>
          <w:p w:rsidR="002268BB" w:rsidRPr="00134484" w:rsidRDefault="002268BB" w:rsidP="002268BB">
            <w:pPr>
              <w:spacing w:line="240" w:lineRule="exact"/>
              <w:jc w:val="center"/>
              <w:rPr>
                <w:ins w:id="243" w:author="刘宇" w:date="2022-12-13T11:56:00Z"/>
                <w:noProof/>
                <w:color w:val="000000"/>
                <w:sz w:val="18"/>
                <w:szCs w:val="18"/>
              </w:rPr>
            </w:pPr>
            <w:ins w:id="244" w:author="刘宇" w:date="2022-12-13T11:56:00Z">
              <w:r w:rsidRPr="00134484">
                <w:rPr>
                  <w:color w:val="000000"/>
                  <w:sz w:val="18"/>
                  <w:szCs w:val="18"/>
                </w:rPr>
                <w:t>Material Spec.</w:t>
              </w:r>
            </w:ins>
          </w:p>
        </w:tc>
        <w:tc>
          <w:tcPr>
            <w:tcW w:w="2687" w:type="dxa"/>
            <w:gridSpan w:val="3"/>
            <w:vAlign w:val="center"/>
            <w:tcPrChange w:id="245" w:author="刘宇" w:date="2022-12-13T12:14:00Z">
              <w:tcPr>
                <w:tcW w:w="2687" w:type="dxa"/>
                <w:gridSpan w:val="3"/>
                <w:vAlign w:val="center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246" w:author="刘宇" w:date="2022-12-13T11:56:00Z"/>
                <w:noProof/>
                <w:color w:val="000000"/>
                <w:sz w:val="18"/>
                <w:szCs w:val="18"/>
              </w:rPr>
            </w:pPr>
            <w:ins w:id="247" w:author="刘宇" w:date="2022-12-13T11:56:00Z">
              <w:r w:rsidRPr="00134484">
                <w:rPr>
                  <w:rFonts w:hAnsi="宋体"/>
                  <w:noProof/>
                  <w:color w:val="000000"/>
                  <w:sz w:val="18"/>
                  <w:szCs w:val="18"/>
                </w:rPr>
                <w:t>材料规格</w:t>
              </w:r>
            </w:ins>
          </w:p>
          <w:p w:rsidR="002268BB" w:rsidRPr="00134484" w:rsidRDefault="002268BB" w:rsidP="002268BB">
            <w:pPr>
              <w:spacing w:line="240" w:lineRule="exact"/>
              <w:jc w:val="center"/>
              <w:rPr>
                <w:ins w:id="248" w:author="刘宇" w:date="2022-12-13T11:56:00Z"/>
                <w:noProof/>
                <w:color w:val="000000"/>
                <w:sz w:val="18"/>
                <w:szCs w:val="18"/>
              </w:rPr>
            </w:pPr>
            <w:ins w:id="249" w:author="刘宇" w:date="2022-12-13T11:56:00Z">
              <w:r w:rsidRPr="00134484">
                <w:rPr>
                  <w:noProof/>
                  <w:color w:val="000000"/>
                  <w:sz w:val="18"/>
                  <w:szCs w:val="18"/>
                </w:rPr>
                <w:t>Mat‘L Dimension</w:t>
              </w:r>
            </w:ins>
          </w:p>
        </w:tc>
      </w:tr>
      <w:tr w:rsidR="002268BB" w:rsidRPr="00134484" w:rsidTr="00520DD4">
        <w:trPr>
          <w:trHeight w:val="472"/>
          <w:ins w:id="250" w:author="刘宇" w:date="2022-12-13T11:56:00Z"/>
          <w:trPrChange w:id="251" w:author="刘宇" w:date="2022-12-13T12:14:00Z">
            <w:trPr>
              <w:trHeight w:val="472"/>
            </w:trPr>
          </w:trPrChange>
        </w:trPr>
        <w:tc>
          <w:tcPr>
            <w:tcW w:w="3794" w:type="dxa"/>
            <w:gridSpan w:val="5"/>
            <w:vAlign w:val="center"/>
            <w:tcPrChange w:id="252" w:author="刘宇" w:date="2022-12-13T12:14:00Z">
              <w:tcPr>
                <w:tcW w:w="3830" w:type="dxa"/>
                <w:gridSpan w:val="4"/>
                <w:vAlign w:val="center"/>
              </w:tcPr>
            </w:tcPrChange>
          </w:tcPr>
          <w:p w:rsidR="002268BB" w:rsidRPr="000F4C2C" w:rsidRDefault="005B04C7" w:rsidP="002268BB">
            <w:pPr>
              <w:spacing w:line="240" w:lineRule="exact"/>
              <w:jc w:val="center"/>
              <w:rPr>
                <w:ins w:id="253" w:author="刘宇" w:date="2022-12-13T11:56:00Z"/>
                <w:i/>
                <w:color w:val="00B0F0"/>
                <w:sz w:val="18"/>
                <w:szCs w:val="18"/>
                <w:rPrChange w:id="254" w:author="刘宇" w:date="2022-12-13T12:15:00Z">
                  <w:rPr>
                    <w:ins w:id="255" w:author="刘宇" w:date="2022-12-13T11:56:00Z"/>
                    <w:noProof/>
                    <w:color w:val="000000"/>
                    <w:sz w:val="18"/>
                    <w:szCs w:val="18"/>
                  </w:rPr>
                </w:rPrChange>
              </w:rPr>
            </w:pPr>
            <w:ins w:id="256" w:author="刘宇" w:date="2022-12-13T11:56:00Z">
              <w:r w:rsidRPr="005B04C7">
                <w:rPr>
                  <w:i/>
                  <w:color w:val="00B0F0"/>
                  <w:sz w:val="18"/>
                  <w:szCs w:val="18"/>
                  <w:rPrChange w:id="257" w:author="刘宇" w:date="2022-12-13T12:15:00Z">
                    <w:rPr>
                      <w:rFonts w:hAnsi="宋体"/>
                      <w:color w:val="000000"/>
                      <w:sz w:val="18"/>
                      <w:szCs w:val="18"/>
                    </w:rPr>
                  </w:rPrChange>
                </w:rPr>
                <w:t>（</w:t>
              </w:r>
              <w:r w:rsidRPr="005B04C7">
                <w:rPr>
                  <w:i/>
                  <w:color w:val="00B0F0"/>
                  <w:sz w:val="18"/>
                  <w:szCs w:val="18"/>
                  <w:rPrChange w:id="258" w:author="刘宇" w:date="2022-12-13T12:15:00Z">
                    <w:rPr>
                      <w:color w:val="000000"/>
                      <w:sz w:val="18"/>
                      <w:szCs w:val="18"/>
                    </w:rPr>
                  </w:rPrChange>
                </w:rPr>
                <w:t>12</w:t>
              </w:r>
              <w:r w:rsidRPr="005B04C7">
                <w:rPr>
                  <w:i/>
                  <w:color w:val="00B0F0"/>
                  <w:sz w:val="18"/>
                  <w:szCs w:val="18"/>
                  <w:rPrChange w:id="259" w:author="刘宇" w:date="2022-12-13T12:15:00Z">
                    <w:rPr>
                      <w:rFonts w:hAnsi="宋体"/>
                      <w:color w:val="000000"/>
                      <w:sz w:val="18"/>
                      <w:szCs w:val="18"/>
                    </w:rPr>
                  </w:rPrChange>
                </w:rPr>
                <w:t>）</w:t>
              </w:r>
            </w:ins>
          </w:p>
        </w:tc>
        <w:tc>
          <w:tcPr>
            <w:tcW w:w="3354" w:type="dxa"/>
            <w:gridSpan w:val="5"/>
            <w:vAlign w:val="center"/>
            <w:tcPrChange w:id="260" w:author="刘宇" w:date="2022-12-13T12:14:00Z">
              <w:tcPr>
                <w:tcW w:w="3000" w:type="dxa"/>
                <w:gridSpan w:val="5"/>
                <w:vAlign w:val="center"/>
              </w:tcPr>
            </w:tcPrChange>
          </w:tcPr>
          <w:p w:rsidR="002268BB" w:rsidRPr="000F4C2C" w:rsidRDefault="005B04C7" w:rsidP="002268BB">
            <w:pPr>
              <w:spacing w:line="240" w:lineRule="exact"/>
              <w:jc w:val="center"/>
              <w:rPr>
                <w:ins w:id="261" w:author="刘宇" w:date="2022-12-13T11:56:00Z"/>
                <w:i/>
                <w:color w:val="00B0F0"/>
                <w:sz w:val="18"/>
                <w:szCs w:val="18"/>
                <w:rPrChange w:id="262" w:author="刘宇" w:date="2022-12-13T12:15:00Z">
                  <w:rPr>
                    <w:ins w:id="263" w:author="刘宇" w:date="2022-12-13T11:56:00Z"/>
                    <w:noProof/>
                    <w:color w:val="000000"/>
                    <w:sz w:val="18"/>
                    <w:szCs w:val="18"/>
                  </w:rPr>
                </w:rPrChange>
              </w:rPr>
            </w:pPr>
            <w:ins w:id="264" w:author="刘宇" w:date="2022-12-13T11:56:00Z">
              <w:r w:rsidRPr="005B04C7">
                <w:rPr>
                  <w:i/>
                  <w:color w:val="00B0F0"/>
                  <w:sz w:val="18"/>
                  <w:szCs w:val="18"/>
                  <w:rPrChange w:id="265" w:author="刘宇" w:date="2022-12-13T12:15:00Z">
                    <w:rPr>
                      <w:rFonts w:hAnsi="宋体"/>
                      <w:color w:val="000000"/>
                      <w:sz w:val="18"/>
                      <w:szCs w:val="18"/>
                    </w:rPr>
                  </w:rPrChange>
                </w:rPr>
                <w:t>（</w:t>
              </w:r>
              <w:r w:rsidRPr="005B04C7">
                <w:rPr>
                  <w:i/>
                  <w:color w:val="00B0F0"/>
                  <w:sz w:val="18"/>
                  <w:szCs w:val="18"/>
                  <w:rPrChange w:id="266" w:author="刘宇" w:date="2022-12-13T12:15:00Z">
                    <w:rPr>
                      <w:color w:val="000000"/>
                      <w:sz w:val="18"/>
                      <w:szCs w:val="18"/>
                    </w:rPr>
                  </w:rPrChange>
                </w:rPr>
                <w:t>13</w:t>
              </w:r>
              <w:r w:rsidRPr="005B04C7">
                <w:rPr>
                  <w:i/>
                  <w:color w:val="00B0F0"/>
                  <w:sz w:val="18"/>
                  <w:szCs w:val="18"/>
                  <w:rPrChange w:id="267" w:author="刘宇" w:date="2022-12-13T12:15:00Z">
                    <w:rPr>
                      <w:rFonts w:hAnsi="宋体"/>
                      <w:color w:val="000000"/>
                      <w:sz w:val="18"/>
                      <w:szCs w:val="18"/>
                    </w:rPr>
                  </w:rPrChange>
                </w:rPr>
                <w:t>）</w:t>
              </w:r>
            </w:ins>
          </w:p>
        </w:tc>
        <w:tc>
          <w:tcPr>
            <w:tcW w:w="2215" w:type="dxa"/>
            <w:gridSpan w:val="6"/>
            <w:vAlign w:val="center"/>
            <w:tcPrChange w:id="268" w:author="刘宇" w:date="2022-12-13T12:14:00Z">
              <w:tcPr>
                <w:tcW w:w="2215" w:type="dxa"/>
                <w:gridSpan w:val="6"/>
                <w:vAlign w:val="center"/>
              </w:tcPr>
            </w:tcPrChange>
          </w:tcPr>
          <w:p w:rsidR="002268BB" w:rsidRPr="000F4C2C" w:rsidRDefault="005B04C7" w:rsidP="002268BB">
            <w:pPr>
              <w:spacing w:line="240" w:lineRule="exact"/>
              <w:jc w:val="center"/>
              <w:rPr>
                <w:ins w:id="269" w:author="刘宇" w:date="2022-12-13T11:56:00Z"/>
                <w:i/>
                <w:color w:val="00B0F0"/>
                <w:sz w:val="18"/>
                <w:szCs w:val="18"/>
                <w:rPrChange w:id="270" w:author="刘宇" w:date="2022-12-13T12:15:00Z">
                  <w:rPr>
                    <w:ins w:id="271" w:author="刘宇" w:date="2022-12-13T11:56:00Z"/>
                    <w:noProof/>
                    <w:color w:val="000000"/>
                    <w:sz w:val="18"/>
                    <w:szCs w:val="18"/>
                  </w:rPr>
                </w:rPrChange>
              </w:rPr>
            </w:pPr>
            <w:ins w:id="272" w:author="刘宇" w:date="2022-12-13T11:56:00Z">
              <w:r w:rsidRPr="005B04C7">
                <w:rPr>
                  <w:i/>
                  <w:color w:val="00B0F0"/>
                  <w:sz w:val="18"/>
                  <w:szCs w:val="18"/>
                  <w:rPrChange w:id="273" w:author="刘宇" w:date="2022-12-13T12:15:00Z">
                    <w:rPr>
                      <w:rFonts w:hAnsi="宋体"/>
                      <w:color w:val="000000"/>
                      <w:sz w:val="18"/>
                      <w:szCs w:val="18"/>
                    </w:rPr>
                  </w:rPrChange>
                </w:rPr>
                <w:t>（</w:t>
              </w:r>
              <w:r w:rsidRPr="005B04C7">
                <w:rPr>
                  <w:i/>
                  <w:color w:val="00B0F0"/>
                  <w:sz w:val="18"/>
                  <w:szCs w:val="18"/>
                  <w:rPrChange w:id="274" w:author="刘宇" w:date="2022-12-13T12:15:00Z">
                    <w:rPr>
                      <w:color w:val="000000"/>
                      <w:sz w:val="18"/>
                      <w:szCs w:val="18"/>
                    </w:rPr>
                  </w:rPrChange>
                </w:rPr>
                <w:t>14</w:t>
              </w:r>
              <w:r w:rsidRPr="005B04C7">
                <w:rPr>
                  <w:i/>
                  <w:color w:val="00B0F0"/>
                  <w:sz w:val="18"/>
                  <w:szCs w:val="18"/>
                  <w:rPrChange w:id="275" w:author="刘宇" w:date="2022-12-13T12:15:00Z">
                    <w:rPr>
                      <w:rFonts w:hAnsi="宋体"/>
                      <w:color w:val="000000"/>
                      <w:sz w:val="18"/>
                      <w:szCs w:val="18"/>
                    </w:rPr>
                  </w:rPrChange>
                </w:rPr>
                <w:t>）</w:t>
              </w:r>
            </w:ins>
          </w:p>
        </w:tc>
        <w:tc>
          <w:tcPr>
            <w:tcW w:w="2019" w:type="dxa"/>
            <w:gridSpan w:val="4"/>
            <w:vAlign w:val="center"/>
            <w:tcPrChange w:id="276" w:author="刘宇" w:date="2022-12-13T12:14:00Z">
              <w:tcPr>
                <w:tcW w:w="2019" w:type="dxa"/>
                <w:gridSpan w:val="4"/>
                <w:vAlign w:val="center"/>
              </w:tcPr>
            </w:tcPrChange>
          </w:tcPr>
          <w:p w:rsidR="002268BB" w:rsidRPr="000F4C2C" w:rsidRDefault="005B04C7" w:rsidP="002268BB">
            <w:pPr>
              <w:spacing w:line="240" w:lineRule="exact"/>
              <w:jc w:val="center"/>
              <w:rPr>
                <w:ins w:id="277" w:author="刘宇" w:date="2022-12-13T11:56:00Z"/>
                <w:i/>
                <w:color w:val="00B0F0"/>
                <w:sz w:val="18"/>
                <w:szCs w:val="18"/>
                <w:rPrChange w:id="278" w:author="刘宇" w:date="2022-12-13T12:15:00Z">
                  <w:rPr>
                    <w:ins w:id="279" w:author="刘宇" w:date="2022-12-13T11:56:00Z"/>
                    <w:noProof/>
                    <w:color w:val="000000"/>
                    <w:sz w:val="18"/>
                    <w:szCs w:val="18"/>
                  </w:rPr>
                </w:rPrChange>
              </w:rPr>
            </w:pPr>
            <w:ins w:id="280" w:author="刘宇" w:date="2022-12-13T11:56:00Z">
              <w:r w:rsidRPr="005B04C7">
                <w:rPr>
                  <w:i/>
                  <w:color w:val="00B0F0"/>
                  <w:sz w:val="18"/>
                  <w:szCs w:val="18"/>
                  <w:rPrChange w:id="281" w:author="刘宇" w:date="2022-12-13T12:15:00Z">
                    <w:rPr>
                      <w:rFonts w:hAnsi="宋体"/>
                      <w:color w:val="000000"/>
                      <w:sz w:val="18"/>
                      <w:szCs w:val="18"/>
                    </w:rPr>
                  </w:rPrChange>
                </w:rPr>
                <w:t>（</w:t>
              </w:r>
              <w:r w:rsidRPr="005B04C7">
                <w:rPr>
                  <w:i/>
                  <w:color w:val="00B0F0"/>
                  <w:sz w:val="18"/>
                  <w:szCs w:val="18"/>
                  <w:rPrChange w:id="282" w:author="刘宇" w:date="2022-12-13T12:15:00Z">
                    <w:rPr>
                      <w:color w:val="000000"/>
                      <w:sz w:val="18"/>
                      <w:szCs w:val="18"/>
                    </w:rPr>
                  </w:rPrChange>
                </w:rPr>
                <w:t>15</w:t>
              </w:r>
              <w:r w:rsidRPr="005B04C7">
                <w:rPr>
                  <w:i/>
                  <w:color w:val="00B0F0"/>
                  <w:sz w:val="18"/>
                  <w:szCs w:val="18"/>
                  <w:rPrChange w:id="283" w:author="刘宇" w:date="2022-12-13T12:15:00Z">
                    <w:rPr>
                      <w:rFonts w:hAnsi="宋体"/>
                      <w:color w:val="000000"/>
                      <w:sz w:val="18"/>
                      <w:szCs w:val="18"/>
                    </w:rPr>
                  </w:rPrChange>
                </w:rPr>
                <w:t>）</w:t>
              </w:r>
            </w:ins>
          </w:p>
        </w:tc>
        <w:tc>
          <w:tcPr>
            <w:tcW w:w="2687" w:type="dxa"/>
            <w:gridSpan w:val="3"/>
            <w:vAlign w:val="center"/>
            <w:tcPrChange w:id="284" w:author="刘宇" w:date="2022-12-13T12:14:00Z">
              <w:tcPr>
                <w:tcW w:w="2687" w:type="dxa"/>
                <w:gridSpan w:val="3"/>
                <w:vAlign w:val="center"/>
              </w:tcPr>
            </w:tcPrChange>
          </w:tcPr>
          <w:p w:rsidR="002268BB" w:rsidRPr="000F4C2C" w:rsidRDefault="005B04C7" w:rsidP="002268BB">
            <w:pPr>
              <w:spacing w:line="240" w:lineRule="exact"/>
              <w:jc w:val="center"/>
              <w:rPr>
                <w:ins w:id="285" w:author="刘宇" w:date="2022-12-13T11:56:00Z"/>
                <w:i/>
                <w:color w:val="00B0F0"/>
                <w:sz w:val="18"/>
                <w:szCs w:val="18"/>
                <w:rPrChange w:id="286" w:author="刘宇" w:date="2022-12-13T12:15:00Z">
                  <w:rPr>
                    <w:ins w:id="287" w:author="刘宇" w:date="2022-12-13T11:56:00Z"/>
                    <w:noProof/>
                    <w:color w:val="000000"/>
                    <w:sz w:val="18"/>
                    <w:szCs w:val="18"/>
                  </w:rPr>
                </w:rPrChange>
              </w:rPr>
            </w:pPr>
            <w:ins w:id="288" w:author="刘宇" w:date="2022-12-13T11:56:00Z">
              <w:r w:rsidRPr="005B04C7">
                <w:rPr>
                  <w:i/>
                  <w:color w:val="00B0F0"/>
                  <w:sz w:val="18"/>
                  <w:szCs w:val="18"/>
                  <w:rPrChange w:id="289" w:author="刘宇" w:date="2022-12-13T12:15:00Z">
                    <w:rPr>
                      <w:rFonts w:hAnsi="宋体"/>
                      <w:color w:val="000000"/>
                      <w:sz w:val="18"/>
                      <w:szCs w:val="18"/>
                    </w:rPr>
                  </w:rPrChange>
                </w:rPr>
                <w:t>（</w:t>
              </w:r>
              <w:r w:rsidRPr="005B04C7">
                <w:rPr>
                  <w:i/>
                  <w:color w:val="00B0F0"/>
                  <w:sz w:val="18"/>
                  <w:szCs w:val="18"/>
                  <w:rPrChange w:id="290" w:author="刘宇" w:date="2022-12-13T12:15:00Z">
                    <w:rPr>
                      <w:color w:val="000000"/>
                      <w:sz w:val="18"/>
                      <w:szCs w:val="18"/>
                    </w:rPr>
                  </w:rPrChange>
                </w:rPr>
                <w:t>16</w:t>
              </w:r>
              <w:r w:rsidRPr="005B04C7">
                <w:rPr>
                  <w:i/>
                  <w:color w:val="00B0F0"/>
                  <w:sz w:val="18"/>
                  <w:szCs w:val="18"/>
                  <w:rPrChange w:id="291" w:author="刘宇" w:date="2022-12-13T12:15:00Z">
                    <w:rPr>
                      <w:rFonts w:hAnsi="宋体"/>
                      <w:color w:val="000000"/>
                      <w:sz w:val="18"/>
                      <w:szCs w:val="18"/>
                    </w:rPr>
                  </w:rPrChange>
                </w:rPr>
                <w:t>）</w:t>
              </w:r>
            </w:ins>
          </w:p>
        </w:tc>
      </w:tr>
      <w:tr w:rsidR="002268BB" w:rsidRPr="00134484" w:rsidTr="00520DD4">
        <w:trPr>
          <w:trHeight w:val="435"/>
          <w:ins w:id="292" w:author="刘宇" w:date="2022-12-13T11:56:00Z"/>
          <w:trPrChange w:id="293" w:author="刘宇" w:date="2022-12-13T12:14:00Z">
            <w:trPr>
              <w:trHeight w:val="435"/>
            </w:trPr>
          </w:trPrChange>
        </w:trPr>
        <w:tc>
          <w:tcPr>
            <w:tcW w:w="3794" w:type="dxa"/>
            <w:gridSpan w:val="5"/>
            <w:vAlign w:val="center"/>
            <w:tcPrChange w:id="294" w:author="刘宇" w:date="2022-12-13T12:14:00Z">
              <w:tcPr>
                <w:tcW w:w="3830" w:type="dxa"/>
                <w:gridSpan w:val="4"/>
                <w:vAlign w:val="center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295" w:author="刘宇" w:date="2022-12-13T11:56:00Z"/>
                <w:color w:val="000000"/>
                <w:sz w:val="18"/>
                <w:szCs w:val="18"/>
              </w:rPr>
            </w:pPr>
            <w:ins w:id="296" w:author="刘宇" w:date="2022-12-13T11:56:00Z">
              <w:r w:rsidRPr="00134484">
                <w:rPr>
                  <w:rFonts w:hAnsi="宋体"/>
                  <w:color w:val="000000"/>
                  <w:sz w:val="18"/>
                  <w:szCs w:val="18"/>
                </w:rPr>
                <w:t>单件毛料尺寸（</w:t>
              </w:r>
              <w:r w:rsidRPr="00134484">
                <w:rPr>
                  <w:color w:val="000000"/>
                  <w:sz w:val="18"/>
                  <w:szCs w:val="18"/>
                </w:rPr>
                <w:t>mm</w:t>
              </w:r>
              <w:r w:rsidRPr="00134484">
                <w:rPr>
                  <w:rFonts w:hAnsi="宋体"/>
                  <w:color w:val="000000"/>
                  <w:sz w:val="18"/>
                  <w:szCs w:val="18"/>
                </w:rPr>
                <w:t>）</w:t>
              </w:r>
            </w:ins>
          </w:p>
          <w:p w:rsidR="002268BB" w:rsidRPr="00134484" w:rsidRDefault="002268BB" w:rsidP="002268BB">
            <w:pPr>
              <w:spacing w:line="240" w:lineRule="exact"/>
              <w:jc w:val="center"/>
              <w:rPr>
                <w:ins w:id="297" w:author="刘宇" w:date="2022-12-13T11:56:00Z"/>
                <w:noProof/>
                <w:color w:val="000000"/>
                <w:sz w:val="18"/>
                <w:szCs w:val="18"/>
              </w:rPr>
            </w:pPr>
            <w:ins w:id="298" w:author="刘宇" w:date="2022-12-13T11:56:00Z">
              <w:r w:rsidRPr="00134484">
                <w:rPr>
                  <w:color w:val="000000"/>
                  <w:sz w:val="18"/>
                  <w:szCs w:val="18"/>
                </w:rPr>
                <w:t>Stock Size /Part (mm)</w:t>
              </w:r>
            </w:ins>
          </w:p>
        </w:tc>
        <w:tc>
          <w:tcPr>
            <w:tcW w:w="3354" w:type="dxa"/>
            <w:gridSpan w:val="5"/>
            <w:vAlign w:val="center"/>
            <w:tcPrChange w:id="299" w:author="刘宇" w:date="2022-12-13T12:14:00Z">
              <w:tcPr>
                <w:tcW w:w="3000" w:type="dxa"/>
                <w:gridSpan w:val="5"/>
                <w:vAlign w:val="center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300" w:author="刘宇" w:date="2022-12-13T11:56:00Z"/>
                <w:noProof/>
                <w:color w:val="000000"/>
                <w:sz w:val="18"/>
                <w:szCs w:val="18"/>
              </w:rPr>
            </w:pPr>
            <w:ins w:id="301" w:author="刘宇" w:date="2022-12-13T11:56:00Z">
              <w:r w:rsidRPr="00134484">
                <w:rPr>
                  <w:rFonts w:hAnsi="宋体"/>
                  <w:noProof/>
                  <w:color w:val="000000"/>
                  <w:sz w:val="18"/>
                  <w:szCs w:val="18"/>
                </w:rPr>
                <w:t>成组下料尺寸</w:t>
              </w:r>
              <w:r w:rsidRPr="00134484">
                <w:rPr>
                  <w:rFonts w:hAnsi="宋体"/>
                  <w:color w:val="000000"/>
                  <w:sz w:val="18"/>
                  <w:szCs w:val="18"/>
                </w:rPr>
                <w:t>（</w:t>
              </w:r>
              <w:r w:rsidRPr="00134484">
                <w:rPr>
                  <w:color w:val="000000"/>
                  <w:sz w:val="18"/>
                  <w:szCs w:val="18"/>
                </w:rPr>
                <w:t>mm</w:t>
              </w:r>
              <w:r w:rsidRPr="00134484">
                <w:rPr>
                  <w:rFonts w:hAnsi="宋体"/>
                  <w:color w:val="000000"/>
                  <w:sz w:val="18"/>
                  <w:szCs w:val="18"/>
                </w:rPr>
                <w:t>）</w:t>
              </w:r>
            </w:ins>
          </w:p>
          <w:p w:rsidR="002268BB" w:rsidRPr="00134484" w:rsidRDefault="002268BB" w:rsidP="002268BB">
            <w:pPr>
              <w:spacing w:line="240" w:lineRule="exact"/>
              <w:jc w:val="center"/>
              <w:rPr>
                <w:ins w:id="302" w:author="刘宇" w:date="2022-12-13T11:56:00Z"/>
                <w:noProof/>
                <w:color w:val="000000"/>
                <w:sz w:val="18"/>
                <w:szCs w:val="18"/>
              </w:rPr>
            </w:pPr>
            <w:ins w:id="303" w:author="刘宇" w:date="2022-12-13T11:56:00Z">
              <w:r w:rsidRPr="00134484">
                <w:rPr>
                  <w:noProof/>
                  <w:color w:val="000000"/>
                  <w:sz w:val="18"/>
                  <w:szCs w:val="18"/>
                </w:rPr>
                <w:t>Batch Blak Size(mm)</w:t>
              </w:r>
            </w:ins>
          </w:p>
        </w:tc>
        <w:tc>
          <w:tcPr>
            <w:tcW w:w="2215" w:type="dxa"/>
            <w:gridSpan w:val="6"/>
            <w:vAlign w:val="center"/>
            <w:tcPrChange w:id="304" w:author="刘宇" w:date="2022-12-13T12:14:00Z">
              <w:tcPr>
                <w:tcW w:w="2215" w:type="dxa"/>
                <w:gridSpan w:val="6"/>
                <w:vAlign w:val="center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305" w:author="刘宇" w:date="2022-12-13T11:56:00Z"/>
                <w:color w:val="000000"/>
                <w:sz w:val="18"/>
                <w:szCs w:val="18"/>
              </w:rPr>
            </w:pPr>
            <w:ins w:id="306" w:author="刘宇" w:date="2022-12-13T11:56:00Z">
              <w:r w:rsidRPr="00134484">
                <w:rPr>
                  <w:rFonts w:hAnsi="宋体"/>
                  <w:color w:val="000000"/>
                  <w:sz w:val="18"/>
                  <w:szCs w:val="18"/>
                </w:rPr>
                <w:t>材料质量编号</w:t>
              </w:r>
            </w:ins>
          </w:p>
          <w:p w:rsidR="002268BB" w:rsidRPr="00134484" w:rsidRDefault="002268BB" w:rsidP="002268BB">
            <w:pPr>
              <w:spacing w:line="240" w:lineRule="exact"/>
              <w:jc w:val="center"/>
              <w:rPr>
                <w:ins w:id="307" w:author="刘宇" w:date="2022-12-13T11:56:00Z"/>
                <w:noProof/>
                <w:color w:val="000000"/>
                <w:sz w:val="18"/>
                <w:szCs w:val="18"/>
              </w:rPr>
            </w:pPr>
            <w:ins w:id="308" w:author="刘宇" w:date="2022-12-13T11:56:00Z">
              <w:r w:rsidRPr="00134484">
                <w:rPr>
                  <w:color w:val="000000"/>
                  <w:sz w:val="18"/>
                  <w:szCs w:val="18"/>
                </w:rPr>
                <w:t xml:space="preserve">M.Q.C.N.  </w:t>
              </w:r>
            </w:ins>
          </w:p>
        </w:tc>
        <w:tc>
          <w:tcPr>
            <w:tcW w:w="2019" w:type="dxa"/>
            <w:gridSpan w:val="4"/>
            <w:vAlign w:val="center"/>
            <w:tcPrChange w:id="309" w:author="刘宇" w:date="2022-12-13T12:14:00Z">
              <w:tcPr>
                <w:tcW w:w="2019" w:type="dxa"/>
                <w:gridSpan w:val="4"/>
                <w:vAlign w:val="center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310" w:author="刘宇" w:date="2022-12-13T11:56:00Z"/>
                <w:color w:val="000000"/>
                <w:sz w:val="18"/>
                <w:szCs w:val="18"/>
              </w:rPr>
            </w:pPr>
            <w:ins w:id="311" w:author="刘宇" w:date="2022-12-13T11:56:00Z">
              <w:r w:rsidRPr="00134484">
                <w:rPr>
                  <w:rFonts w:hAnsi="宋体"/>
                  <w:color w:val="000000"/>
                  <w:sz w:val="18"/>
                  <w:szCs w:val="18"/>
                </w:rPr>
                <w:t>发料者</w:t>
              </w:r>
            </w:ins>
          </w:p>
          <w:p w:rsidR="002268BB" w:rsidRPr="00026C59" w:rsidRDefault="002268BB" w:rsidP="002268BB">
            <w:pPr>
              <w:pStyle w:val="2"/>
              <w:spacing w:line="240" w:lineRule="exact"/>
              <w:rPr>
                <w:ins w:id="312" w:author="刘宇" w:date="2022-12-13T11:56:00Z"/>
                <w:rFonts w:ascii="Times New Roman"/>
                <w:b w:val="0"/>
                <w:noProof/>
                <w:color w:val="000000"/>
                <w:szCs w:val="18"/>
              </w:rPr>
            </w:pPr>
            <w:ins w:id="313" w:author="刘宇" w:date="2022-12-13T11:56:00Z">
              <w:r>
                <w:rPr>
                  <w:rFonts w:ascii="Times New Roman"/>
                  <w:b w:val="0"/>
                  <w:color w:val="000000"/>
                  <w:szCs w:val="18"/>
                </w:rPr>
                <w:t>Released b</w:t>
              </w:r>
              <w:r w:rsidRPr="00026C59">
                <w:rPr>
                  <w:rFonts w:ascii="Times New Roman"/>
                  <w:b w:val="0"/>
                  <w:color w:val="000000"/>
                  <w:szCs w:val="18"/>
                </w:rPr>
                <w:t>y</w:t>
              </w:r>
            </w:ins>
          </w:p>
        </w:tc>
        <w:tc>
          <w:tcPr>
            <w:tcW w:w="2687" w:type="dxa"/>
            <w:gridSpan w:val="3"/>
            <w:vAlign w:val="center"/>
            <w:tcPrChange w:id="314" w:author="刘宇" w:date="2022-12-13T12:14:00Z">
              <w:tcPr>
                <w:tcW w:w="2687" w:type="dxa"/>
                <w:gridSpan w:val="3"/>
                <w:vAlign w:val="center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315" w:author="刘宇" w:date="2022-12-13T11:56:00Z"/>
                <w:color w:val="000000"/>
                <w:sz w:val="18"/>
                <w:szCs w:val="18"/>
              </w:rPr>
            </w:pPr>
            <w:ins w:id="316" w:author="刘宇" w:date="2022-12-13T11:56:00Z">
              <w:r w:rsidRPr="00134484">
                <w:rPr>
                  <w:rFonts w:hAnsi="宋体"/>
                  <w:color w:val="000000"/>
                  <w:sz w:val="18"/>
                  <w:szCs w:val="18"/>
                </w:rPr>
                <w:t>器材检验</w:t>
              </w:r>
            </w:ins>
          </w:p>
          <w:p w:rsidR="002268BB" w:rsidRPr="00026C59" w:rsidRDefault="002268BB" w:rsidP="002268BB">
            <w:pPr>
              <w:pStyle w:val="2"/>
              <w:spacing w:line="240" w:lineRule="exact"/>
              <w:rPr>
                <w:ins w:id="317" w:author="刘宇" w:date="2022-12-13T11:56:00Z"/>
                <w:rFonts w:ascii="Times New Roman"/>
                <w:b w:val="0"/>
                <w:noProof/>
                <w:color w:val="000000"/>
                <w:szCs w:val="18"/>
              </w:rPr>
            </w:pPr>
            <w:ins w:id="318" w:author="刘宇" w:date="2022-12-13T11:56:00Z">
              <w:r w:rsidRPr="00026C59">
                <w:rPr>
                  <w:rFonts w:ascii="Times New Roman"/>
                  <w:b w:val="0"/>
                  <w:color w:val="000000"/>
                  <w:szCs w:val="18"/>
                </w:rPr>
                <w:t>Material Inspector</w:t>
              </w:r>
            </w:ins>
          </w:p>
        </w:tc>
      </w:tr>
      <w:tr w:rsidR="002268BB" w:rsidRPr="00134484" w:rsidTr="00520DD4">
        <w:trPr>
          <w:trHeight w:val="472"/>
          <w:ins w:id="319" w:author="刘宇" w:date="2022-12-13T11:56:00Z"/>
          <w:trPrChange w:id="320" w:author="刘宇" w:date="2022-12-13T12:14:00Z">
            <w:trPr>
              <w:trHeight w:val="472"/>
            </w:trPr>
          </w:trPrChange>
        </w:trPr>
        <w:tc>
          <w:tcPr>
            <w:tcW w:w="3794" w:type="dxa"/>
            <w:gridSpan w:val="5"/>
            <w:vAlign w:val="center"/>
            <w:tcPrChange w:id="321" w:author="刘宇" w:date="2022-12-13T12:14:00Z">
              <w:tcPr>
                <w:tcW w:w="3830" w:type="dxa"/>
                <w:gridSpan w:val="4"/>
                <w:vAlign w:val="center"/>
              </w:tcPr>
            </w:tcPrChange>
          </w:tcPr>
          <w:p w:rsidR="002268BB" w:rsidRPr="000F4C2C" w:rsidRDefault="005B04C7" w:rsidP="002268BB">
            <w:pPr>
              <w:spacing w:line="240" w:lineRule="exact"/>
              <w:jc w:val="center"/>
              <w:rPr>
                <w:ins w:id="322" w:author="刘宇" w:date="2022-12-13T11:56:00Z"/>
                <w:i/>
                <w:color w:val="00B0F0"/>
                <w:sz w:val="18"/>
                <w:szCs w:val="18"/>
                <w:rPrChange w:id="323" w:author="刘宇" w:date="2022-12-13T12:15:00Z">
                  <w:rPr>
                    <w:ins w:id="324" w:author="刘宇" w:date="2022-12-13T11:56:00Z"/>
                    <w:noProof/>
                    <w:color w:val="000000"/>
                    <w:sz w:val="18"/>
                    <w:szCs w:val="18"/>
                  </w:rPr>
                </w:rPrChange>
              </w:rPr>
            </w:pPr>
            <w:ins w:id="325" w:author="刘宇" w:date="2022-12-13T11:56:00Z">
              <w:r w:rsidRPr="005B04C7">
                <w:rPr>
                  <w:i/>
                  <w:color w:val="00B0F0"/>
                  <w:sz w:val="18"/>
                  <w:szCs w:val="18"/>
                  <w:rPrChange w:id="326" w:author="刘宇" w:date="2022-12-13T12:15:00Z">
                    <w:rPr>
                      <w:rFonts w:hAnsi="宋体"/>
                      <w:color w:val="000000"/>
                      <w:sz w:val="18"/>
                      <w:szCs w:val="18"/>
                    </w:rPr>
                  </w:rPrChange>
                </w:rPr>
                <w:t>（</w:t>
              </w:r>
              <w:r w:rsidRPr="005B04C7">
                <w:rPr>
                  <w:i/>
                  <w:color w:val="00B0F0"/>
                  <w:sz w:val="18"/>
                  <w:szCs w:val="18"/>
                  <w:rPrChange w:id="327" w:author="刘宇" w:date="2022-12-13T12:15:00Z">
                    <w:rPr>
                      <w:color w:val="000000"/>
                      <w:sz w:val="18"/>
                      <w:szCs w:val="18"/>
                    </w:rPr>
                  </w:rPrChange>
                </w:rPr>
                <w:t>17</w:t>
              </w:r>
              <w:r w:rsidRPr="005B04C7">
                <w:rPr>
                  <w:i/>
                  <w:color w:val="00B0F0"/>
                  <w:sz w:val="18"/>
                  <w:szCs w:val="18"/>
                  <w:rPrChange w:id="328" w:author="刘宇" w:date="2022-12-13T12:15:00Z">
                    <w:rPr>
                      <w:rFonts w:hAnsi="宋体"/>
                      <w:color w:val="000000"/>
                      <w:sz w:val="18"/>
                      <w:szCs w:val="18"/>
                    </w:rPr>
                  </w:rPrChange>
                </w:rPr>
                <w:t>）</w:t>
              </w:r>
            </w:ins>
          </w:p>
        </w:tc>
        <w:tc>
          <w:tcPr>
            <w:tcW w:w="3354" w:type="dxa"/>
            <w:gridSpan w:val="5"/>
            <w:vAlign w:val="center"/>
            <w:tcPrChange w:id="329" w:author="刘宇" w:date="2022-12-13T12:14:00Z">
              <w:tcPr>
                <w:tcW w:w="3000" w:type="dxa"/>
                <w:gridSpan w:val="5"/>
                <w:vAlign w:val="center"/>
              </w:tcPr>
            </w:tcPrChange>
          </w:tcPr>
          <w:p w:rsidR="002268BB" w:rsidRPr="000F4C2C" w:rsidRDefault="005B04C7" w:rsidP="002268BB">
            <w:pPr>
              <w:spacing w:line="240" w:lineRule="exact"/>
              <w:jc w:val="center"/>
              <w:rPr>
                <w:ins w:id="330" w:author="刘宇" w:date="2022-12-13T11:56:00Z"/>
                <w:i/>
                <w:color w:val="00B0F0"/>
                <w:sz w:val="18"/>
                <w:szCs w:val="18"/>
                <w:rPrChange w:id="331" w:author="刘宇" w:date="2022-12-13T12:15:00Z">
                  <w:rPr>
                    <w:ins w:id="332" w:author="刘宇" w:date="2022-12-13T11:56:00Z"/>
                    <w:noProof/>
                    <w:color w:val="000000"/>
                    <w:sz w:val="18"/>
                    <w:szCs w:val="18"/>
                  </w:rPr>
                </w:rPrChange>
              </w:rPr>
            </w:pPr>
            <w:ins w:id="333" w:author="刘宇" w:date="2022-12-13T11:56:00Z">
              <w:r w:rsidRPr="005B04C7">
                <w:rPr>
                  <w:i/>
                  <w:color w:val="00B0F0"/>
                  <w:sz w:val="18"/>
                  <w:szCs w:val="18"/>
                  <w:rPrChange w:id="334" w:author="刘宇" w:date="2022-12-13T12:15:00Z">
                    <w:rPr>
                      <w:rFonts w:hAnsi="宋体"/>
                      <w:color w:val="000000"/>
                      <w:sz w:val="18"/>
                      <w:szCs w:val="18"/>
                    </w:rPr>
                  </w:rPrChange>
                </w:rPr>
                <w:t>（</w:t>
              </w:r>
              <w:r w:rsidRPr="005B04C7">
                <w:rPr>
                  <w:i/>
                  <w:color w:val="00B0F0"/>
                  <w:sz w:val="18"/>
                  <w:szCs w:val="18"/>
                  <w:rPrChange w:id="335" w:author="刘宇" w:date="2022-12-13T12:15:00Z">
                    <w:rPr>
                      <w:noProof/>
                      <w:color w:val="000000"/>
                      <w:sz w:val="18"/>
                      <w:szCs w:val="18"/>
                    </w:rPr>
                  </w:rPrChange>
                </w:rPr>
                <w:t>18</w:t>
              </w:r>
              <w:r w:rsidRPr="005B04C7">
                <w:rPr>
                  <w:i/>
                  <w:color w:val="00B0F0"/>
                  <w:sz w:val="18"/>
                  <w:szCs w:val="18"/>
                  <w:rPrChange w:id="336" w:author="刘宇" w:date="2022-12-13T12:15:00Z">
                    <w:rPr>
                      <w:rFonts w:hAnsi="宋体"/>
                      <w:noProof/>
                      <w:color w:val="000000"/>
                      <w:sz w:val="18"/>
                      <w:szCs w:val="18"/>
                    </w:rPr>
                  </w:rPrChange>
                </w:rPr>
                <w:t>）</w:t>
              </w:r>
            </w:ins>
          </w:p>
        </w:tc>
        <w:tc>
          <w:tcPr>
            <w:tcW w:w="2215" w:type="dxa"/>
            <w:gridSpan w:val="6"/>
            <w:vAlign w:val="center"/>
            <w:tcPrChange w:id="337" w:author="刘宇" w:date="2022-12-13T12:14:00Z">
              <w:tcPr>
                <w:tcW w:w="2215" w:type="dxa"/>
                <w:gridSpan w:val="6"/>
                <w:vAlign w:val="center"/>
              </w:tcPr>
            </w:tcPrChange>
          </w:tcPr>
          <w:p w:rsidR="002268BB" w:rsidRPr="000F4C2C" w:rsidRDefault="005B04C7" w:rsidP="002268BB">
            <w:pPr>
              <w:spacing w:line="240" w:lineRule="exact"/>
              <w:jc w:val="center"/>
              <w:rPr>
                <w:ins w:id="338" w:author="刘宇" w:date="2022-12-13T11:56:00Z"/>
                <w:i/>
                <w:color w:val="00B0F0"/>
                <w:sz w:val="18"/>
                <w:szCs w:val="18"/>
                <w:rPrChange w:id="339" w:author="刘宇" w:date="2022-12-13T12:15:00Z">
                  <w:rPr>
                    <w:ins w:id="340" w:author="刘宇" w:date="2022-12-13T11:56:00Z"/>
                    <w:noProof/>
                    <w:color w:val="000000"/>
                    <w:sz w:val="18"/>
                    <w:szCs w:val="18"/>
                  </w:rPr>
                </w:rPrChange>
              </w:rPr>
            </w:pPr>
            <w:ins w:id="341" w:author="刘宇" w:date="2022-12-13T11:56:00Z">
              <w:r w:rsidRPr="005B04C7">
                <w:rPr>
                  <w:i/>
                  <w:color w:val="00B0F0"/>
                  <w:sz w:val="18"/>
                  <w:szCs w:val="18"/>
                  <w:rPrChange w:id="342" w:author="刘宇" w:date="2022-12-13T12:15:00Z">
                    <w:rPr>
                      <w:rFonts w:hAnsi="宋体"/>
                      <w:noProof/>
                      <w:color w:val="000000"/>
                      <w:sz w:val="18"/>
                      <w:szCs w:val="18"/>
                    </w:rPr>
                  </w:rPrChange>
                </w:rPr>
                <w:t>（</w:t>
              </w:r>
              <w:r w:rsidRPr="005B04C7">
                <w:rPr>
                  <w:i/>
                  <w:color w:val="00B0F0"/>
                  <w:sz w:val="18"/>
                  <w:szCs w:val="18"/>
                  <w:rPrChange w:id="343" w:author="刘宇" w:date="2022-12-13T12:15:00Z">
                    <w:rPr>
                      <w:noProof/>
                      <w:color w:val="000000"/>
                      <w:sz w:val="18"/>
                      <w:szCs w:val="18"/>
                    </w:rPr>
                  </w:rPrChange>
                </w:rPr>
                <w:t>26</w:t>
              </w:r>
              <w:r w:rsidRPr="005B04C7">
                <w:rPr>
                  <w:i/>
                  <w:color w:val="00B0F0"/>
                  <w:sz w:val="18"/>
                  <w:szCs w:val="18"/>
                  <w:rPrChange w:id="344" w:author="刘宇" w:date="2022-12-13T12:15:00Z">
                    <w:rPr>
                      <w:rFonts w:hAnsi="宋体"/>
                      <w:noProof/>
                      <w:color w:val="000000"/>
                      <w:sz w:val="18"/>
                      <w:szCs w:val="18"/>
                    </w:rPr>
                  </w:rPrChange>
                </w:rPr>
                <w:t>）</w:t>
              </w:r>
            </w:ins>
          </w:p>
        </w:tc>
        <w:tc>
          <w:tcPr>
            <w:tcW w:w="2019" w:type="dxa"/>
            <w:gridSpan w:val="4"/>
            <w:vAlign w:val="center"/>
            <w:tcPrChange w:id="345" w:author="刘宇" w:date="2022-12-13T12:14:00Z">
              <w:tcPr>
                <w:tcW w:w="2019" w:type="dxa"/>
                <w:gridSpan w:val="4"/>
                <w:vAlign w:val="center"/>
              </w:tcPr>
            </w:tcPrChange>
          </w:tcPr>
          <w:p w:rsidR="002268BB" w:rsidRPr="000F4C2C" w:rsidRDefault="005B04C7" w:rsidP="002268BB">
            <w:pPr>
              <w:spacing w:line="240" w:lineRule="exact"/>
              <w:jc w:val="center"/>
              <w:rPr>
                <w:ins w:id="346" w:author="刘宇" w:date="2022-12-13T11:56:00Z"/>
                <w:i/>
                <w:color w:val="00B0F0"/>
                <w:sz w:val="18"/>
                <w:szCs w:val="18"/>
                <w:rPrChange w:id="347" w:author="刘宇" w:date="2022-12-13T12:15:00Z">
                  <w:rPr>
                    <w:ins w:id="348" w:author="刘宇" w:date="2022-12-13T11:56:00Z"/>
                    <w:noProof/>
                    <w:color w:val="000000"/>
                    <w:sz w:val="18"/>
                    <w:szCs w:val="18"/>
                  </w:rPr>
                </w:rPrChange>
              </w:rPr>
            </w:pPr>
            <w:ins w:id="349" w:author="刘宇" w:date="2022-12-13T11:56:00Z">
              <w:r w:rsidRPr="005B04C7">
                <w:rPr>
                  <w:i/>
                  <w:color w:val="00B0F0"/>
                  <w:sz w:val="18"/>
                  <w:szCs w:val="18"/>
                  <w:rPrChange w:id="350" w:author="刘宇" w:date="2022-12-13T12:15:00Z">
                    <w:rPr>
                      <w:rFonts w:hAnsi="宋体"/>
                      <w:noProof/>
                      <w:color w:val="000000"/>
                      <w:sz w:val="18"/>
                      <w:szCs w:val="18"/>
                    </w:rPr>
                  </w:rPrChange>
                </w:rPr>
                <w:t>（</w:t>
              </w:r>
              <w:r w:rsidRPr="005B04C7">
                <w:rPr>
                  <w:i/>
                  <w:color w:val="00B0F0"/>
                  <w:sz w:val="18"/>
                  <w:szCs w:val="18"/>
                  <w:rPrChange w:id="351" w:author="刘宇" w:date="2022-12-13T12:15:00Z">
                    <w:rPr>
                      <w:noProof/>
                      <w:color w:val="000000"/>
                      <w:sz w:val="18"/>
                      <w:szCs w:val="18"/>
                    </w:rPr>
                  </w:rPrChange>
                </w:rPr>
                <w:t>27</w:t>
              </w:r>
              <w:r w:rsidRPr="005B04C7">
                <w:rPr>
                  <w:i/>
                  <w:color w:val="00B0F0"/>
                  <w:sz w:val="18"/>
                  <w:szCs w:val="18"/>
                  <w:rPrChange w:id="352" w:author="刘宇" w:date="2022-12-13T12:15:00Z">
                    <w:rPr>
                      <w:rFonts w:hAnsi="宋体"/>
                      <w:noProof/>
                      <w:color w:val="000000"/>
                      <w:sz w:val="18"/>
                      <w:szCs w:val="18"/>
                    </w:rPr>
                  </w:rPrChange>
                </w:rPr>
                <w:t>）</w:t>
              </w:r>
            </w:ins>
          </w:p>
        </w:tc>
        <w:tc>
          <w:tcPr>
            <w:tcW w:w="2687" w:type="dxa"/>
            <w:gridSpan w:val="3"/>
            <w:vAlign w:val="center"/>
            <w:tcPrChange w:id="353" w:author="刘宇" w:date="2022-12-13T12:14:00Z">
              <w:tcPr>
                <w:tcW w:w="2687" w:type="dxa"/>
                <w:gridSpan w:val="3"/>
                <w:vAlign w:val="center"/>
              </w:tcPr>
            </w:tcPrChange>
          </w:tcPr>
          <w:p w:rsidR="002268BB" w:rsidRPr="000F4C2C" w:rsidRDefault="005B04C7" w:rsidP="002268BB">
            <w:pPr>
              <w:spacing w:line="240" w:lineRule="exact"/>
              <w:jc w:val="center"/>
              <w:rPr>
                <w:ins w:id="354" w:author="刘宇" w:date="2022-12-13T11:56:00Z"/>
                <w:i/>
                <w:color w:val="00B0F0"/>
                <w:sz w:val="18"/>
                <w:szCs w:val="18"/>
                <w:rPrChange w:id="355" w:author="刘宇" w:date="2022-12-13T12:15:00Z">
                  <w:rPr>
                    <w:ins w:id="356" w:author="刘宇" w:date="2022-12-13T11:56:00Z"/>
                    <w:noProof/>
                    <w:color w:val="000000"/>
                    <w:sz w:val="18"/>
                    <w:szCs w:val="18"/>
                  </w:rPr>
                </w:rPrChange>
              </w:rPr>
            </w:pPr>
            <w:ins w:id="357" w:author="刘宇" w:date="2022-12-13T11:56:00Z">
              <w:r w:rsidRPr="005B04C7">
                <w:rPr>
                  <w:i/>
                  <w:color w:val="00B0F0"/>
                  <w:sz w:val="18"/>
                  <w:szCs w:val="18"/>
                  <w:rPrChange w:id="358" w:author="刘宇" w:date="2022-12-13T12:15:00Z">
                    <w:rPr>
                      <w:rFonts w:hAnsi="宋体"/>
                      <w:noProof/>
                      <w:color w:val="000000"/>
                      <w:sz w:val="18"/>
                      <w:szCs w:val="18"/>
                    </w:rPr>
                  </w:rPrChange>
                </w:rPr>
                <w:t>（</w:t>
              </w:r>
              <w:r w:rsidRPr="005B04C7">
                <w:rPr>
                  <w:i/>
                  <w:color w:val="00B0F0"/>
                  <w:sz w:val="18"/>
                  <w:szCs w:val="18"/>
                  <w:rPrChange w:id="359" w:author="刘宇" w:date="2022-12-13T12:15:00Z">
                    <w:rPr>
                      <w:noProof/>
                      <w:color w:val="000000"/>
                      <w:sz w:val="18"/>
                      <w:szCs w:val="18"/>
                    </w:rPr>
                  </w:rPrChange>
                </w:rPr>
                <w:t>28</w:t>
              </w:r>
              <w:r w:rsidRPr="005B04C7">
                <w:rPr>
                  <w:i/>
                  <w:color w:val="00B0F0"/>
                  <w:sz w:val="18"/>
                  <w:szCs w:val="18"/>
                  <w:rPrChange w:id="360" w:author="刘宇" w:date="2022-12-13T12:15:00Z">
                    <w:rPr>
                      <w:rFonts w:hAnsi="宋体"/>
                      <w:noProof/>
                      <w:color w:val="000000"/>
                      <w:sz w:val="18"/>
                      <w:szCs w:val="18"/>
                    </w:rPr>
                  </w:rPrChange>
                </w:rPr>
                <w:t>）</w:t>
              </w:r>
            </w:ins>
          </w:p>
        </w:tc>
      </w:tr>
      <w:tr w:rsidR="002268BB" w:rsidRPr="00134484" w:rsidTr="00520DD4">
        <w:trPr>
          <w:trHeight w:val="459"/>
          <w:ins w:id="361" w:author="刘宇" w:date="2022-12-13T11:56:00Z"/>
          <w:trPrChange w:id="362" w:author="刘宇" w:date="2022-12-13T12:14:00Z">
            <w:trPr>
              <w:trHeight w:val="459"/>
            </w:trPr>
          </w:trPrChange>
        </w:trPr>
        <w:tc>
          <w:tcPr>
            <w:tcW w:w="1809" w:type="dxa"/>
            <w:vAlign w:val="center"/>
            <w:tcPrChange w:id="363" w:author="刘宇" w:date="2022-12-13T12:14:00Z">
              <w:tcPr>
                <w:tcW w:w="1898" w:type="dxa"/>
                <w:vAlign w:val="center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364" w:author="刘宇" w:date="2022-12-13T11:56:00Z"/>
                <w:sz w:val="18"/>
                <w:szCs w:val="18"/>
              </w:rPr>
            </w:pPr>
            <w:ins w:id="365" w:author="刘宇" w:date="2022-12-13T11:56:00Z">
              <w:r w:rsidRPr="00134484">
                <w:rPr>
                  <w:rFonts w:hAnsi="宋体"/>
                  <w:sz w:val="18"/>
                  <w:szCs w:val="18"/>
                </w:rPr>
                <w:t>分卡日期</w:t>
              </w:r>
            </w:ins>
          </w:p>
          <w:p w:rsidR="002268BB" w:rsidRPr="00134484" w:rsidRDefault="002268BB" w:rsidP="002268BB">
            <w:pPr>
              <w:spacing w:line="240" w:lineRule="exact"/>
              <w:jc w:val="center"/>
              <w:rPr>
                <w:ins w:id="366" w:author="刘宇" w:date="2022-12-13T11:56:00Z"/>
                <w:noProof/>
                <w:sz w:val="18"/>
                <w:szCs w:val="18"/>
              </w:rPr>
            </w:pPr>
            <w:ins w:id="367" w:author="刘宇" w:date="2022-12-13T11:56:00Z">
              <w:r w:rsidRPr="00134484">
                <w:rPr>
                  <w:sz w:val="18"/>
                  <w:szCs w:val="18"/>
                </w:rPr>
                <w:t>Split on</w:t>
              </w:r>
            </w:ins>
          </w:p>
        </w:tc>
        <w:tc>
          <w:tcPr>
            <w:tcW w:w="1134" w:type="dxa"/>
            <w:gridSpan w:val="2"/>
            <w:vAlign w:val="center"/>
            <w:tcPrChange w:id="368" w:author="刘宇" w:date="2022-12-13T12:14:00Z">
              <w:tcPr>
                <w:tcW w:w="826" w:type="dxa"/>
                <w:gridSpan w:val="2"/>
                <w:vAlign w:val="center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369" w:author="刘宇" w:date="2022-12-13T11:56:00Z"/>
                <w:sz w:val="18"/>
                <w:szCs w:val="18"/>
              </w:rPr>
            </w:pPr>
            <w:ins w:id="370" w:author="刘宇" w:date="2022-12-13T11:56:00Z">
              <w:r w:rsidRPr="00134484">
                <w:rPr>
                  <w:rFonts w:hAnsi="宋体"/>
                  <w:sz w:val="18"/>
                  <w:szCs w:val="18"/>
                </w:rPr>
                <w:t>工序号</w:t>
              </w:r>
            </w:ins>
          </w:p>
          <w:p w:rsidR="002268BB" w:rsidRPr="00026C59" w:rsidRDefault="002268BB" w:rsidP="002268BB">
            <w:pPr>
              <w:pStyle w:val="2"/>
              <w:spacing w:line="240" w:lineRule="exact"/>
              <w:rPr>
                <w:ins w:id="371" w:author="刘宇" w:date="2022-12-13T11:56:00Z"/>
                <w:rFonts w:ascii="Times New Roman"/>
                <w:b w:val="0"/>
                <w:noProof/>
                <w:szCs w:val="18"/>
              </w:rPr>
            </w:pPr>
            <w:ins w:id="372" w:author="刘宇" w:date="2022-12-13T11:56:00Z">
              <w:r w:rsidRPr="00026C59">
                <w:rPr>
                  <w:rFonts w:ascii="Times New Roman"/>
                  <w:b w:val="0"/>
                  <w:szCs w:val="18"/>
                </w:rPr>
                <w:t>OP No.</w:t>
              </w:r>
            </w:ins>
          </w:p>
        </w:tc>
        <w:tc>
          <w:tcPr>
            <w:tcW w:w="851" w:type="dxa"/>
            <w:gridSpan w:val="2"/>
            <w:vAlign w:val="center"/>
            <w:tcPrChange w:id="373" w:author="刘宇" w:date="2022-12-13T12:14:00Z">
              <w:tcPr>
                <w:tcW w:w="1106" w:type="dxa"/>
                <w:vAlign w:val="center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374" w:author="刘宇" w:date="2022-12-13T11:56:00Z"/>
                <w:noProof/>
                <w:sz w:val="18"/>
                <w:szCs w:val="18"/>
              </w:rPr>
            </w:pPr>
            <w:ins w:id="375" w:author="刘宇" w:date="2022-12-13T11:56:00Z">
              <w:r w:rsidRPr="00134484">
                <w:rPr>
                  <w:sz w:val="18"/>
                  <w:szCs w:val="18"/>
                </w:rPr>
                <w:t>分卡数量</w:t>
              </w:r>
              <w:r w:rsidRPr="00134484">
                <w:rPr>
                  <w:sz w:val="18"/>
                  <w:szCs w:val="18"/>
                </w:rPr>
                <w:t>Split Qty.</w:t>
              </w:r>
            </w:ins>
          </w:p>
        </w:tc>
        <w:tc>
          <w:tcPr>
            <w:tcW w:w="1320" w:type="dxa"/>
            <w:vAlign w:val="center"/>
            <w:tcPrChange w:id="376" w:author="刘宇" w:date="2022-12-13T12:14:00Z">
              <w:tcPr>
                <w:tcW w:w="966" w:type="dxa"/>
                <w:vAlign w:val="center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377" w:author="刘宇" w:date="2022-12-13T11:56:00Z"/>
                <w:sz w:val="18"/>
                <w:szCs w:val="18"/>
              </w:rPr>
            </w:pPr>
            <w:ins w:id="378" w:author="刘宇" w:date="2022-12-13T11:56:00Z">
              <w:r w:rsidRPr="00134484">
                <w:rPr>
                  <w:rFonts w:hAnsi="宋体"/>
                  <w:sz w:val="18"/>
                  <w:szCs w:val="18"/>
                </w:rPr>
                <w:t>结余数量</w:t>
              </w:r>
            </w:ins>
          </w:p>
          <w:p w:rsidR="002268BB" w:rsidRPr="00026C59" w:rsidRDefault="002268BB" w:rsidP="002268BB">
            <w:pPr>
              <w:pStyle w:val="2"/>
              <w:spacing w:line="240" w:lineRule="exact"/>
              <w:rPr>
                <w:ins w:id="379" w:author="刘宇" w:date="2022-12-13T11:56:00Z"/>
                <w:rFonts w:ascii="Times New Roman"/>
                <w:b w:val="0"/>
                <w:noProof/>
                <w:szCs w:val="18"/>
              </w:rPr>
            </w:pPr>
            <w:ins w:id="380" w:author="刘宇" w:date="2022-12-13T11:56:00Z">
              <w:r w:rsidRPr="00026C59">
                <w:rPr>
                  <w:rFonts w:ascii="Times New Roman"/>
                  <w:b w:val="0"/>
                  <w:szCs w:val="18"/>
                </w:rPr>
                <w:t>Balance</w:t>
              </w:r>
            </w:ins>
          </w:p>
        </w:tc>
        <w:tc>
          <w:tcPr>
            <w:tcW w:w="966" w:type="dxa"/>
            <w:gridSpan w:val="2"/>
            <w:vAlign w:val="center"/>
            <w:tcPrChange w:id="381" w:author="刘宇" w:date="2022-12-13T12:14:00Z">
              <w:tcPr>
                <w:tcW w:w="966" w:type="dxa"/>
                <w:gridSpan w:val="2"/>
                <w:vAlign w:val="center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382" w:author="刘宇" w:date="2022-12-13T11:56:00Z"/>
                <w:sz w:val="18"/>
                <w:szCs w:val="18"/>
              </w:rPr>
            </w:pPr>
            <w:ins w:id="383" w:author="刘宇" w:date="2022-12-13T11:56:00Z">
              <w:r w:rsidRPr="00134484">
                <w:rPr>
                  <w:rFonts w:hAnsi="宋体"/>
                  <w:sz w:val="18"/>
                  <w:szCs w:val="18"/>
                </w:rPr>
                <w:t>分卡者</w:t>
              </w:r>
            </w:ins>
          </w:p>
          <w:p w:rsidR="002268BB" w:rsidRPr="00026C59" w:rsidRDefault="002268BB" w:rsidP="002268BB">
            <w:pPr>
              <w:pStyle w:val="2"/>
              <w:spacing w:line="240" w:lineRule="exact"/>
              <w:rPr>
                <w:ins w:id="384" w:author="刘宇" w:date="2022-12-13T11:56:00Z"/>
                <w:rFonts w:ascii="Times New Roman"/>
                <w:b w:val="0"/>
                <w:noProof/>
                <w:szCs w:val="18"/>
              </w:rPr>
            </w:pPr>
            <w:ins w:id="385" w:author="刘宇" w:date="2022-12-13T11:56:00Z">
              <w:r>
                <w:rPr>
                  <w:rFonts w:ascii="Times New Roman"/>
                  <w:b w:val="0"/>
                  <w:szCs w:val="18"/>
                </w:rPr>
                <w:t>Split b</w:t>
              </w:r>
              <w:r w:rsidRPr="00026C59">
                <w:rPr>
                  <w:rFonts w:ascii="Times New Roman"/>
                  <w:b w:val="0"/>
                  <w:szCs w:val="18"/>
                </w:rPr>
                <w:t>y</w:t>
              </w:r>
            </w:ins>
          </w:p>
        </w:tc>
        <w:tc>
          <w:tcPr>
            <w:tcW w:w="940" w:type="dxa"/>
            <w:vAlign w:val="center"/>
            <w:tcPrChange w:id="386" w:author="刘宇" w:date="2022-12-13T12:14:00Z">
              <w:tcPr>
                <w:tcW w:w="940" w:type="dxa"/>
                <w:vAlign w:val="center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387" w:author="刘宇" w:date="2022-12-13T11:56:00Z"/>
                <w:sz w:val="18"/>
                <w:szCs w:val="18"/>
              </w:rPr>
            </w:pPr>
            <w:ins w:id="388" w:author="刘宇" w:date="2022-12-13T11:56:00Z">
              <w:r w:rsidRPr="00134484">
                <w:rPr>
                  <w:rFonts w:hAnsi="宋体"/>
                  <w:sz w:val="18"/>
                  <w:szCs w:val="18"/>
                </w:rPr>
                <w:t>检验</w:t>
              </w:r>
            </w:ins>
          </w:p>
          <w:p w:rsidR="002268BB" w:rsidRPr="00026C59" w:rsidRDefault="002268BB" w:rsidP="002268BB">
            <w:pPr>
              <w:pStyle w:val="2"/>
              <w:spacing w:line="240" w:lineRule="exact"/>
              <w:rPr>
                <w:ins w:id="389" w:author="刘宇" w:date="2022-12-13T11:56:00Z"/>
                <w:rFonts w:ascii="Times New Roman"/>
                <w:b w:val="0"/>
                <w:noProof/>
                <w:szCs w:val="18"/>
              </w:rPr>
            </w:pPr>
            <w:ins w:id="390" w:author="刘宇" w:date="2022-12-13T11:56:00Z">
              <w:r w:rsidRPr="00026C59">
                <w:rPr>
                  <w:rFonts w:ascii="Times New Roman"/>
                  <w:b w:val="0"/>
                  <w:szCs w:val="18"/>
                </w:rPr>
                <w:t>Inspector</w:t>
              </w:r>
            </w:ins>
          </w:p>
        </w:tc>
        <w:tc>
          <w:tcPr>
            <w:tcW w:w="236" w:type="dxa"/>
            <w:gridSpan w:val="2"/>
            <w:vMerge w:val="restart"/>
            <w:vAlign w:val="center"/>
            <w:tcPrChange w:id="391" w:author="刘宇" w:date="2022-12-13T12:14:00Z">
              <w:tcPr>
                <w:tcW w:w="236" w:type="dxa"/>
                <w:gridSpan w:val="2"/>
                <w:vMerge w:val="restart"/>
                <w:vAlign w:val="center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392" w:author="刘宇" w:date="2022-12-13T11:56:00Z"/>
                <w:noProof/>
                <w:sz w:val="18"/>
                <w:szCs w:val="18"/>
              </w:rPr>
            </w:pPr>
          </w:p>
        </w:tc>
        <w:tc>
          <w:tcPr>
            <w:tcW w:w="1141" w:type="dxa"/>
            <w:gridSpan w:val="2"/>
            <w:tcBorders>
              <w:bottom w:val="nil"/>
            </w:tcBorders>
            <w:vAlign w:val="center"/>
            <w:tcPrChange w:id="393" w:author="刘宇" w:date="2022-12-13T12:14:00Z">
              <w:tcPr>
                <w:tcW w:w="1141" w:type="dxa"/>
                <w:gridSpan w:val="2"/>
                <w:tcBorders>
                  <w:bottom w:val="nil"/>
                </w:tcBorders>
                <w:vAlign w:val="center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394" w:author="刘宇" w:date="2022-12-13T11:56:00Z"/>
                <w:sz w:val="18"/>
                <w:szCs w:val="18"/>
              </w:rPr>
            </w:pPr>
            <w:ins w:id="395" w:author="刘宇" w:date="2022-12-13T11:56:00Z">
              <w:r w:rsidRPr="00134484">
                <w:rPr>
                  <w:rFonts w:hAnsi="宋体"/>
                  <w:sz w:val="18"/>
                  <w:szCs w:val="18"/>
                </w:rPr>
                <w:t>分卡日期</w:t>
              </w:r>
            </w:ins>
          </w:p>
          <w:p w:rsidR="002268BB" w:rsidRPr="00134484" w:rsidRDefault="002268BB" w:rsidP="002268BB">
            <w:pPr>
              <w:spacing w:line="240" w:lineRule="exact"/>
              <w:jc w:val="center"/>
              <w:rPr>
                <w:ins w:id="396" w:author="刘宇" w:date="2022-12-13T11:56:00Z"/>
                <w:noProof/>
                <w:sz w:val="18"/>
                <w:szCs w:val="18"/>
              </w:rPr>
            </w:pPr>
            <w:ins w:id="397" w:author="刘宇" w:date="2022-12-13T11:56:00Z">
              <w:r w:rsidRPr="00134484">
                <w:rPr>
                  <w:sz w:val="18"/>
                  <w:szCs w:val="18"/>
                </w:rPr>
                <w:t>Split On</w:t>
              </w:r>
            </w:ins>
          </w:p>
        </w:tc>
        <w:tc>
          <w:tcPr>
            <w:tcW w:w="966" w:type="dxa"/>
            <w:gridSpan w:val="3"/>
            <w:tcBorders>
              <w:bottom w:val="nil"/>
            </w:tcBorders>
            <w:vAlign w:val="center"/>
            <w:tcPrChange w:id="398" w:author="刘宇" w:date="2022-12-13T12:14:00Z">
              <w:tcPr>
                <w:tcW w:w="966" w:type="dxa"/>
                <w:gridSpan w:val="3"/>
                <w:tcBorders>
                  <w:bottom w:val="nil"/>
                </w:tcBorders>
                <w:vAlign w:val="center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399" w:author="刘宇" w:date="2022-12-13T11:56:00Z"/>
                <w:sz w:val="18"/>
                <w:szCs w:val="18"/>
              </w:rPr>
            </w:pPr>
            <w:ins w:id="400" w:author="刘宇" w:date="2022-12-13T11:56:00Z">
              <w:r w:rsidRPr="00134484">
                <w:rPr>
                  <w:rFonts w:hAnsi="宋体"/>
                  <w:sz w:val="18"/>
                  <w:szCs w:val="18"/>
                </w:rPr>
                <w:t>工序号</w:t>
              </w:r>
            </w:ins>
          </w:p>
          <w:p w:rsidR="002268BB" w:rsidRPr="00026C59" w:rsidRDefault="002268BB" w:rsidP="002268BB">
            <w:pPr>
              <w:pStyle w:val="2"/>
              <w:spacing w:line="240" w:lineRule="exact"/>
              <w:rPr>
                <w:ins w:id="401" w:author="刘宇" w:date="2022-12-13T11:56:00Z"/>
                <w:rFonts w:ascii="Times New Roman"/>
                <w:b w:val="0"/>
                <w:noProof/>
                <w:szCs w:val="18"/>
              </w:rPr>
            </w:pPr>
            <w:ins w:id="402" w:author="刘宇" w:date="2022-12-13T11:56:00Z">
              <w:r w:rsidRPr="00026C59">
                <w:rPr>
                  <w:rFonts w:ascii="Times New Roman"/>
                  <w:b w:val="0"/>
                  <w:szCs w:val="18"/>
                </w:rPr>
                <w:t>OP No.</w:t>
              </w:r>
            </w:ins>
          </w:p>
        </w:tc>
        <w:tc>
          <w:tcPr>
            <w:tcW w:w="966" w:type="dxa"/>
            <w:gridSpan w:val="2"/>
            <w:tcBorders>
              <w:bottom w:val="nil"/>
            </w:tcBorders>
            <w:vAlign w:val="center"/>
            <w:tcPrChange w:id="403" w:author="刘宇" w:date="2022-12-13T12:14:00Z">
              <w:tcPr>
                <w:tcW w:w="966" w:type="dxa"/>
                <w:gridSpan w:val="2"/>
                <w:tcBorders>
                  <w:bottom w:val="nil"/>
                </w:tcBorders>
                <w:vAlign w:val="center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404" w:author="刘宇" w:date="2022-12-13T11:56:00Z"/>
                <w:sz w:val="18"/>
                <w:szCs w:val="18"/>
              </w:rPr>
            </w:pPr>
            <w:ins w:id="405" w:author="刘宇" w:date="2022-12-13T11:56:00Z">
              <w:r w:rsidRPr="00134484">
                <w:rPr>
                  <w:rFonts w:hAnsi="宋体"/>
                  <w:sz w:val="18"/>
                  <w:szCs w:val="18"/>
                </w:rPr>
                <w:t>分卡数量</w:t>
              </w:r>
            </w:ins>
          </w:p>
          <w:p w:rsidR="002268BB" w:rsidRPr="00134484" w:rsidRDefault="002268BB" w:rsidP="002268BB">
            <w:pPr>
              <w:spacing w:line="240" w:lineRule="exact"/>
              <w:jc w:val="center"/>
              <w:rPr>
                <w:ins w:id="406" w:author="刘宇" w:date="2022-12-13T11:56:00Z"/>
                <w:noProof/>
                <w:sz w:val="18"/>
                <w:szCs w:val="18"/>
              </w:rPr>
            </w:pPr>
            <w:ins w:id="407" w:author="刘宇" w:date="2022-12-13T11:56:00Z">
              <w:r w:rsidRPr="00134484">
                <w:rPr>
                  <w:sz w:val="18"/>
                  <w:szCs w:val="18"/>
                </w:rPr>
                <w:t>Split Qty.</w:t>
              </w:r>
            </w:ins>
          </w:p>
        </w:tc>
        <w:tc>
          <w:tcPr>
            <w:tcW w:w="1053" w:type="dxa"/>
            <w:gridSpan w:val="2"/>
            <w:tcBorders>
              <w:bottom w:val="nil"/>
            </w:tcBorders>
            <w:vAlign w:val="center"/>
            <w:tcPrChange w:id="408" w:author="刘宇" w:date="2022-12-13T12:14:00Z">
              <w:tcPr>
                <w:tcW w:w="1053" w:type="dxa"/>
                <w:gridSpan w:val="2"/>
                <w:tcBorders>
                  <w:bottom w:val="nil"/>
                </w:tcBorders>
                <w:vAlign w:val="center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409" w:author="刘宇" w:date="2022-12-13T11:56:00Z"/>
                <w:sz w:val="18"/>
                <w:szCs w:val="18"/>
              </w:rPr>
            </w:pPr>
            <w:ins w:id="410" w:author="刘宇" w:date="2022-12-13T11:56:00Z">
              <w:r w:rsidRPr="00134484">
                <w:rPr>
                  <w:rFonts w:hAnsi="宋体"/>
                  <w:sz w:val="18"/>
                  <w:szCs w:val="18"/>
                </w:rPr>
                <w:t>结余数量</w:t>
              </w:r>
            </w:ins>
          </w:p>
          <w:p w:rsidR="002268BB" w:rsidRPr="00026C59" w:rsidRDefault="002268BB" w:rsidP="002268BB">
            <w:pPr>
              <w:pStyle w:val="2"/>
              <w:spacing w:line="240" w:lineRule="exact"/>
              <w:rPr>
                <w:ins w:id="411" w:author="刘宇" w:date="2022-12-13T11:56:00Z"/>
                <w:rFonts w:ascii="Times New Roman"/>
                <w:b w:val="0"/>
                <w:noProof/>
                <w:szCs w:val="18"/>
              </w:rPr>
            </w:pPr>
            <w:ins w:id="412" w:author="刘宇" w:date="2022-12-13T11:56:00Z">
              <w:r w:rsidRPr="00026C59">
                <w:rPr>
                  <w:rFonts w:ascii="Times New Roman"/>
                  <w:b w:val="0"/>
                  <w:szCs w:val="18"/>
                </w:rPr>
                <w:t>Balance</w:t>
              </w:r>
            </w:ins>
          </w:p>
        </w:tc>
        <w:tc>
          <w:tcPr>
            <w:tcW w:w="967" w:type="dxa"/>
            <w:tcBorders>
              <w:bottom w:val="nil"/>
            </w:tcBorders>
            <w:vAlign w:val="center"/>
            <w:tcPrChange w:id="413" w:author="刘宇" w:date="2022-12-13T12:14:00Z">
              <w:tcPr>
                <w:tcW w:w="967" w:type="dxa"/>
                <w:tcBorders>
                  <w:bottom w:val="nil"/>
                </w:tcBorders>
                <w:vAlign w:val="center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414" w:author="刘宇" w:date="2022-12-13T11:56:00Z"/>
                <w:sz w:val="18"/>
                <w:szCs w:val="18"/>
              </w:rPr>
            </w:pPr>
            <w:ins w:id="415" w:author="刘宇" w:date="2022-12-13T11:56:00Z">
              <w:r w:rsidRPr="00134484">
                <w:rPr>
                  <w:rFonts w:hAnsi="宋体"/>
                  <w:sz w:val="18"/>
                  <w:szCs w:val="18"/>
                </w:rPr>
                <w:t>分卡者</w:t>
              </w:r>
            </w:ins>
          </w:p>
          <w:p w:rsidR="002268BB" w:rsidRPr="00026C59" w:rsidRDefault="002268BB" w:rsidP="002268BB">
            <w:pPr>
              <w:pStyle w:val="2"/>
              <w:spacing w:line="240" w:lineRule="exact"/>
              <w:rPr>
                <w:ins w:id="416" w:author="刘宇" w:date="2022-12-13T11:56:00Z"/>
                <w:rFonts w:ascii="Times New Roman"/>
                <w:b w:val="0"/>
                <w:noProof/>
                <w:szCs w:val="18"/>
              </w:rPr>
            </w:pPr>
            <w:ins w:id="417" w:author="刘宇" w:date="2022-12-13T11:56:00Z">
              <w:r>
                <w:rPr>
                  <w:rFonts w:ascii="Times New Roman"/>
                  <w:b w:val="0"/>
                  <w:szCs w:val="18"/>
                </w:rPr>
                <w:t>Split b</w:t>
              </w:r>
              <w:r w:rsidRPr="00026C59">
                <w:rPr>
                  <w:rFonts w:ascii="Times New Roman"/>
                  <w:b w:val="0"/>
                  <w:szCs w:val="18"/>
                </w:rPr>
                <w:t>y</w:t>
              </w:r>
            </w:ins>
          </w:p>
        </w:tc>
        <w:tc>
          <w:tcPr>
            <w:tcW w:w="1720" w:type="dxa"/>
            <w:gridSpan w:val="2"/>
            <w:tcBorders>
              <w:bottom w:val="nil"/>
            </w:tcBorders>
            <w:vAlign w:val="center"/>
            <w:tcPrChange w:id="418" w:author="刘宇" w:date="2022-12-13T12:14:00Z">
              <w:tcPr>
                <w:tcW w:w="1720" w:type="dxa"/>
                <w:gridSpan w:val="2"/>
                <w:tcBorders>
                  <w:bottom w:val="nil"/>
                </w:tcBorders>
                <w:vAlign w:val="center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419" w:author="刘宇" w:date="2022-12-13T11:56:00Z"/>
                <w:sz w:val="18"/>
                <w:szCs w:val="18"/>
              </w:rPr>
            </w:pPr>
            <w:ins w:id="420" w:author="刘宇" w:date="2022-12-13T11:56:00Z">
              <w:r w:rsidRPr="00134484">
                <w:rPr>
                  <w:rFonts w:hAnsi="宋体"/>
                  <w:sz w:val="18"/>
                  <w:szCs w:val="18"/>
                </w:rPr>
                <w:t>检验</w:t>
              </w:r>
            </w:ins>
          </w:p>
          <w:p w:rsidR="002268BB" w:rsidRPr="00026C59" w:rsidRDefault="002268BB" w:rsidP="002268BB">
            <w:pPr>
              <w:pStyle w:val="2"/>
              <w:spacing w:line="240" w:lineRule="exact"/>
              <w:rPr>
                <w:ins w:id="421" w:author="刘宇" w:date="2022-12-13T11:56:00Z"/>
                <w:rFonts w:ascii="Times New Roman"/>
                <w:b w:val="0"/>
                <w:noProof/>
                <w:szCs w:val="18"/>
              </w:rPr>
            </w:pPr>
            <w:ins w:id="422" w:author="刘宇" w:date="2022-12-13T11:56:00Z">
              <w:r w:rsidRPr="00026C59">
                <w:rPr>
                  <w:rFonts w:ascii="Times New Roman"/>
                  <w:b w:val="0"/>
                  <w:szCs w:val="18"/>
                </w:rPr>
                <w:t>Inspector</w:t>
              </w:r>
            </w:ins>
          </w:p>
        </w:tc>
      </w:tr>
      <w:tr w:rsidR="002268BB" w:rsidRPr="00134484" w:rsidTr="00520DD4">
        <w:trPr>
          <w:trHeight w:val="332"/>
          <w:ins w:id="423" w:author="刘宇" w:date="2022-12-13T11:56:00Z"/>
          <w:trPrChange w:id="424" w:author="刘宇" w:date="2022-12-13T12:14:00Z">
            <w:trPr>
              <w:trHeight w:val="332"/>
            </w:trPr>
          </w:trPrChange>
        </w:trPr>
        <w:tc>
          <w:tcPr>
            <w:tcW w:w="1809" w:type="dxa"/>
            <w:vAlign w:val="center"/>
            <w:tcPrChange w:id="425" w:author="刘宇" w:date="2022-12-13T12:14:00Z">
              <w:tcPr>
                <w:tcW w:w="1898" w:type="dxa"/>
                <w:vAlign w:val="center"/>
              </w:tcPr>
            </w:tcPrChange>
          </w:tcPr>
          <w:p w:rsidR="002268BB" w:rsidRPr="000F4C2C" w:rsidRDefault="005B04C7" w:rsidP="002268BB">
            <w:pPr>
              <w:spacing w:line="240" w:lineRule="exact"/>
              <w:jc w:val="center"/>
              <w:rPr>
                <w:ins w:id="426" w:author="刘宇" w:date="2022-12-13T11:56:00Z"/>
                <w:i/>
                <w:color w:val="00B0F0"/>
                <w:sz w:val="18"/>
                <w:szCs w:val="18"/>
                <w:rPrChange w:id="427" w:author="刘宇" w:date="2022-12-13T12:15:00Z">
                  <w:rPr>
                    <w:ins w:id="428" w:author="刘宇" w:date="2022-12-13T11:56:00Z"/>
                    <w:noProof/>
                    <w:sz w:val="18"/>
                    <w:szCs w:val="18"/>
                  </w:rPr>
                </w:rPrChange>
              </w:rPr>
            </w:pPr>
            <w:ins w:id="429" w:author="刘宇" w:date="2022-12-13T11:56:00Z">
              <w:r w:rsidRPr="005B04C7">
                <w:rPr>
                  <w:i/>
                  <w:color w:val="00B0F0"/>
                  <w:sz w:val="18"/>
                  <w:szCs w:val="18"/>
                  <w:rPrChange w:id="430" w:author="刘宇" w:date="2022-12-13T12:15:00Z">
                    <w:rPr>
                      <w:rFonts w:hAnsi="宋体"/>
                      <w:noProof/>
                      <w:sz w:val="18"/>
                      <w:szCs w:val="18"/>
                    </w:rPr>
                  </w:rPrChange>
                </w:rPr>
                <w:t>（</w:t>
              </w:r>
              <w:r w:rsidRPr="005B04C7">
                <w:rPr>
                  <w:i/>
                  <w:color w:val="00B0F0"/>
                  <w:sz w:val="18"/>
                  <w:szCs w:val="18"/>
                  <w:rPrChange w:id="431" w:author="刘宇" w:date="2022-12-13T12:15:00Z">
                    <w:rPr>
                      <w:noProof/>
                      <w:sz w:val="18"/>
                      <w:szCs w:val="18"/>
                    </w:rPr>
                  </w:rPrChange>
                </w:rPr>
                <w:t>29</w:t>
              </w:r>
              <w:r w:rsidRPr="005B04C7">
                <w:rPr>
                  <w:i/>
                  <w:color w:val="00B0F0"/>
                  <w:sz w:val="18"/>
                  <w:szCs w:val="18"/>
                  <w:rPrChange w:id="432" w:author="刘宇" w:date="2022-12-13T12:15:00Z">
                    <w:rPr>
                      <w:rFonts w:hAnsi="宋体"/>
                      <w:noProof/>
                      <w:sz w:val="18"/>
                      <w:szCs w:val="18"/>
                    </w:rPr>
                  </w:rPrChange>
                </w:rPr>
                <w:t>）</w:t>
              </w:r>
            </w:ins>
          </w:p>
        </w:tc>
        <w:tc>
          <w:tcPr>
            <w:tcW w:w="1134" w:type="dxa"/>
            <w:gridSpan w:val="2"/>
            <w:vAlign w:val="center"/>
            <w:tcPrChange w:id="433" w:author="刘宇" w:date="2022-12-13T12:14:00Z">
              <w:tcPr>
                <w:tcW w:w="826" w:type="dxa"/>
                <w:gridSpan w:val="2"/>
                <w:vAlign w:val="center"/>
              </w:tcPr>
            </w:tcPrChange>
          </w:tcPr>
          <w:p w:rsidR="002268BB" w:rsidRPr="000F4C2C" w:rsidRDefault="005B04C7" w:rsidP="002268BB">
            <w:pPr>
              <w:spacing w:line="240" w:lineRule="exact"/>
              <w:jc w:val="center"/>
              <w:rPr>
                <w:ins w:id="434" w:author="刘宇" w:date="2022-12-13T11:56:00Z"/>
                <w:i/>
                <w:color w:val="00B0F0"/>
                <w:sz w:val="18"/>
                <w:szCs w:val="18"/>
                <w:rPrChange w:id="435" w:author="刘宇" w:date="2022-12-13T12:15:00Z">
                  <w:rPr>
                    <w:ins w:id="436" w:author="刘宇" w:date="2022-12-13T11:56:00Z"/>
                    <w:noProof/>
                    <w:sz w:val="18"/>
                    <w:szCs w:val="18"/>
                  </w:rPr>
                </w:rPrChange>
              </w:rPr>
            </w:pPr>
            <w:ins w:id="437" w:author="刘宇" w:date="2022-12-13T11:56:00Z">
              <w:r w:rsidRPr="005B04C7">
                <w:rPr>
                  <w:i/>
                  <w:color w:val="00B0F0"/>
                  <w:sz w:val="18"/>
                  <w:szCs w:val="18"/>
                  <w:rPrChange w:id="438" w:author="刘宇" w:date="2022-12-13T12:15:00Z">
                    <w:rPr>
                      <w:rFonts w:hAnsi="宋体"/>
                      <w:noProof/>
                      <w:sz w:val="18"/>
                      <w:szCs w:val="18"/>
                    </w:rPr>
                  </w:rPrChange>
                </w:rPr>
                <w:t>（</w:t>
              </w:r>
              <w:r w:rsidRPr="005B04C7">
                <w:rPr>
                  <w:i/>
                  <w:color w:val="00B0F0"/>
                  <w:sz w:val="18"/>
                  <w:szCs w:val="18"/>
                  <w:rPrChange w:id="439" w:author="刘宇" w:date="2022-12-13T12:15:00Z">
                    <w:rPr>
                      <w:noProof/>
                      <w:sz w:val="18"/>
                      <w:szCs w:val="18"/>
                    </w:rPr>
                  </w:rPrChange>
                </w:rPr>
                <w:t>30</w:t>
              </w:r>
              <w:r w:rsidRPr="005B04C7">
                <w:rPr>
                  <w:i/>
                  <w:color w:val="00B0F0"/>
                  <w:sz w:val="18"/>
                  <w:szCs w:val="18"/>
                  <w:rPrChange w:id="440" w:author="刘宇" w:date="2022-12-13T12:15:00Z">
                    <w:rPr>
                      <w:rFonts w:hAnsi="宋体"/>
                      <w:noProof/>
                      <w:sz w:val="18"/>
                      <w:szCs w:val="18"/>
                    </w:rPr>
                  </w:rPrChange>
                </w:rPr>
                <w:t>）</w:t>
              </w:r>
            </w:ins>
          </w:p>
        </w:tc>
        <w:tc>
          <w:tcPr>
            <w:tcW w:w="851" w:type="dxa"/>
            <w:gridSpan w:val="2"/>
            <w:vAlign w:val="center"/>
            <w:tcPrChange w:id="441" w:author="刘宇" w:date="2022-12-13T12:14:00Z">
              <w:tcPr>
                <w:tcW w:w="1106" w:type="dxa"/>
                <w:vAlign w:val="center"/>
              </w:tcPr>
            </w:tcPrChange>
          </w:tcPr>
          <w:p w:rsidR="002268BB" w:rsidRPr="000F4C2C" w:rsidRDefault="005B04C7" w:rsidP="002268BB">
            <w:pPr>
              <w:spacing w:line="240" w:lineRule="exact"/>
              <w:jc w:val="center"/>
              <w:rPr>
                <w:ins w:id="442" w:author="刘宇" w:date="2022-12-13T11:56:00Z"/>
                <w:i/>
                <w:color w:val="00B0F0"/>
                <w:sz w:val="18"/>
                <w:szCs w:val="18"/>
                <w:rPrChange w:id="443" w:author="刘宇" w:date="2022-12-13T12:15:00Z">
                  <w:rPr>
                    <w:ins w:id="444" w:author="刘宇" w:date="2022-12-13T11:56:00Z"/>
                    <w:noProof/>
                    <w:sz w:val="18"/>
                    <w:szCs w:val="18"/>
                  </w:rPr>
                </w:rPrChange>
              </w:rPr>
            </w:pPr>
            <w:ins w:id="445" w:author="刘宇" w:date="2022-12-13T11:56:00Z">
              <w:r w:rsidRPr="005B04C7">
                <w:rPr>
                  <w:rFonts w:hint="eastAsia"/>
                  <w:i/>
                  <w:color w:val="00B0F0"/>
                  <w:sz w:val="18"/>
                  <w:szCs w:val="18"/>
                  <w:rPrChange w:id="446" w:author="刘宇" w:date="2022-12-13T12:15:00Z">
                    <w:rPr>
                      <w:rFonts w:hint="eastAsia"/>
                      <w:noProof/>
                      <w:sz w:val="18"/>
                      <w:szCs w:val="18"/>
                    </w:rPr>
                  </w:rPrChange>
                </w:rPr>
                <w:t>（</w:t>
              </w:r>
              <w:r w:rsidRPr="005B04C7">
                <w:rPr>
                  <w:i/>
                  <w:color w:val="00B0F0"/>
                  <w:sz w:val="18"/>
                  <w:szCs w:val="18"/>
                  <w:rPrChange w:id="447" w:author="刘宇" w:date="2022-12-13T12:15:00Z">
                    <w:rPr>
                      <w:noProof/>
                      <w:sz w:val="18"/>
                      <w:szCs w:val="18"/>
                    </w:rPr>
                  </w:rPrChange>
                </w:rPr>
                <w:t>31</w:t>
              </w:r>
              <w:r w:rsidRPr="005B04C7">
                <w:rPr>
                  <w:rFonts w:hint="eastAsia"/>
                  <w:i/>
                  <w:color w:val="00B0F0"/>
                  <w:sz w:val="18"/>
                  <w:szCs w:val="18"/>
                  <w:rPrChange w:id="448" w:author="刘宇" w:date="2022-12-13T12:15:00Z">
                    <w:rPr>
                      <w:rFonts w:hint="eastAsia"/>
                      <w:noProof/>
                      <w:sz w:val="18"/>
                      <w:szCs w:val="18"/>
                    </w:rPr>
                  </w:rPrChange>
                </w:rPr>
                <w:t>）</w:t>
              </w:r>
            </w:ins>
          </w:p>
        </w:tc>
        <w:tc>
          <w:tcPr>
            <w:tcW w:w="1320" w:type="dxa"/>
            <w:vAlign w:val="center"/>
            <w:tcPrChange w:id="449" w:author="刘宇" w:date="2022-12-13T12:14:00Z">
              <w:tcPr>
                <w:tcW w:w="966" w:type="dxa"/>
                <w:vAlign w:val="center"/>
              </w:tcPr>
            </w:tcPrChange>
          </w:tcPr>
          <w:p w:rsidR="002268BB" w:rsidRPr="000F4C2C" w:rsidRDefault="005B04C7" w:rsidP="002268BB">
            <w:pPr>
              <w:spacing w:line="240" w:lineRule="exact"/>
              <w:jc w:val="center"/>
              <w:rPr>
                <w:ins w:id="450" w:author="刘宇" w:date="2022-12-13T11:56:00Z"/>
                <w:i/>
                <w:color w:val="00B0F0"/>
                <w:sz w:val="18"/>
                <w:szCs w:val="18"/>
                <w:rPrChange w:id="451" w:author="刘宇" w:date="2022-12-13T12:15:00Z">
                  <w:rPr>
                    <w:ins w:id="452" w:author="刘宇" w:date="2022-12-13T11:56:00Z"/>
                    <w:noProof/>
                    <w:sz w:val="18"/>
                    <w:szCs w:val="18"/>
                  </w:rPr>
                </w:rPrChange>
              </w:rPr>
            </w:pPr>
            <w:ins w:id="453" w:author="刘宇" w:date="2022-12-13T11:56:00Z">
              <w:r w:rsidRPr="005B04C7">
                <w:rPr>
                  <w:i/>
                  <w:color w:val="00B0F0"/>
                  <w:sz w:val="18"/>
                  <w:szCs w:val="18"/>
                  <w:rPrChange w:id="454" w:author="刘宇" w:date="2022-12-13T12:15:00Z">
                    <w:rPr>
                      <w:rFonts w:hAnsi="宋体"/>
                      <w:noProof/>
                      <w:sz w:val="18"/>
                      <w:szCs w:val="18"/>
                    </w:rPr>
                  </w:rPrChange>
                </w:rPr>
                <w:t>（</w:t>
              </w:r>
              <w:r w:rsidRPr="005B04C7">
                <w:rPr>
                  <w:i/>
                  <w:color w:val="00B0F0"/>
                  <w:sz w:val="18"/>
                  <w:szCs w:val="18"/>
                  <w:rPrChange w:id="455" w:author="刘宇" w:date="2022-12-13T12:15:00Z">
                    <w:rPr>
                      <w:noProof/>
                      <w:sz w:val="18"/>
                      <w:szCs w:val="18"/>
                    </w:rPr>
                  </w:rPrChange>
                </w:rPr>
                <w:t>32</w:t>
              </w:r>
              <w:r w:rsidRPr="005B04C7">
                <w:rPr>
                  <w:i/>
                  <w:color w:val="00B0F0"/>
                  <w:sz w:val="18"/>
                  <w:szCs w:val="18"/>
                  <w:rPrChange w:id="456" w:author="刘宇" w:date="2022-12-13T12:15:00Z">
                    <w:rPr>
                      <w:rFonts w:hAnsi="宋体"/>
                      <w:noProof/>
                      <w:sz w:val="18"/>
                      <w:szCs w:val="18"/>
                    </w:rPr>
                  </w:rPrChange>
                </w:rPr>
                <w:t>）</w:t>
              </w:r>
            </w:ins>
          </w:p>
        </w:tc>
        <w:tc>
          <w:tcPr>
            <w:tcW w:w="966" w:type="dxa"/>
            <w:gridSpan w:val="2"/>
            <w:vAlign w:val="center"/>
            <w:tcPrChange w:id="457" w:author="刘宇" w:date="2022-12-13T12:14:00Z">
              <w:tcPr>
                <w:tcW w:w="966" w:type="dxa"/>
                <w:gridSpan w:val="2"/>
                <w:vAlign w:val="center"/>
              </w:tcPr>
            </w:tcPrChange>
          </w:tcPr>
          <w:p w:rsidR="002268BB" w:rsidRPr="000F4C2C" w:rsidRDefault="005B04C7" w:rsidP="002268BB">
            <w:pPr>
              <w:spacing w:line="240" w:lineRule="exact"/>
              <w:jc w:val="center"/>
              <w:rPr>
                <w:ins w:id="458" w:author="刘宇" w:date="2022-12-13T11:56:00Z"/>
                <w:i/>
                <w:color w:val="00B0F0"/>
                <w:sz w:val="18"/>
                <w:szCs w:val="18"/>
                <w:rPrChange w:id="459" w:author="刘宇" w:date="2022-12-13T12:15:00Z">
                  <w:rPr>
                    <w:ins w:id="460" w:author="刘宇" w:date="2022-12-13T11:56:00Z"/>
                    <w:noProof/>
                    <w:sz w:val="18"/>
                    <w:szCs w:val="18"/>
                  </w:rPr>
                </w:rPrChange>
              </w:rPr>
            </w:pPr>
            <w:ins w:id="461" w:author="刘宇" w:date="2022-12-13T11:56:00Z">
              <w:r w:rsidRPr="005B04C7">
                <w:rPr>
                  <w:i/>
                  <w:color w:val="00B0F0"/>
                  <w:sz w:val="18"/>
                  <w:szCs w:val="18"/>
                  <w:rPrChange w:id="462" w:author="刘宇" w:date="2022-12-13T12:15:00Z">
                    <w:rPr>
                      <w:rFonts w:hAnsi="宋体"/>
                      <w:noProof/>
                      <w:sz w:val="18"/>
                      <w:szCs w:val="18"/>
                    </w:rPr>
                  </w:rPrChange>
                </w:rPr>
                <w:t>（</w:t>
              </w:r>
              <w:r w:rsidRPr="005B04C7">
                <w:rPr>
                  <w:i/>
                  <w:color w:val="00B0F0"/>
                  <w:sz w:val="18"/>
                  <w:szCs w:val="18"/>
                  <w:rPrChange w:id="463" w:author="刘宇" w:date="2022-12-13T12:15:00Z">
                    <w:rPr>
                      <w:noProof/>
                      <w:sz w:val="18"/>
                      <w:szCs w:val="18"/>
                    </w:rPr>
                  </w:rPrChange>
                </w:rPr>
                <w:t>33</w:t>
              </w:r>
              <w:r w:rsidRPr="005B04C7">
                <w:rPr>
                  <w:i/>
                  <w:color w:val="00B0F0"/>
                  <w:sz w:val="18"/>
                  <w:szCs w:val="18"/>
                  <w:rPrChange w:id="464" w:author="刘宇" w:date="2022-12-13T12:15:00Z">
                    <w:rPr>
                      <w:rFonts w:hAnsi="宋体"/>
                      <w:noProof/>
                      <w:sz w:val="18"/>
                      <w:szCs w:val="18"/>
                    </w:rPr>
                  </w:rPrChange>
                </w:rPr>
                <w:t>）</w:t>
              </w:r>
            </w:ins>
          </w:p>
        </w:tc>
        <w:tc>
          <w:tcPr>
            <w:tcW w:w="940" w:type="dxa"/>
            <w:vAlign w:val="center"/>
            <w:tcPrChange w:id="465" w:author="刘宇" w:date="2022-12-13T12:14:00Z">
              <w:tcPr>
                <w:tcW w:w="940" w:type="dxa"/>
                <w:vAlign w:val="center"/>
              </w:tcPr>
            </w:tcPrChange>
          </w:tcPr>
          <w:p w:rsidR="002268BB" w:rsidRPr="000F4C2C" w:rsidRDefault="005B04C7" w:rsidP="002268BB">
            <w:pPr>
              <w:spacing w:line="240" w:lineRule="exact"/>
              <w:jc w:val="center"/>
              <w:rPr>
                <w:ins w:id="466" w:author="刘宇" w:date="2022-12-13T11:56:00Z"/>
                <w:i/>
                <w:color w:val="00B0F0"/>
                <w:sz w:val="18"/>
                <w:szCs w:val="18"/>
                <w:rPrChange w:id="467" w:author="刘宇" w:date="2022-12-13T12:15:00Z">
                  <w:rPr>
                    <w:ins w:id="468" w:author="刘宇" w:date="2022-12-13T11:56:00Z"/>
                    <w:noProof/>
                    <w:sz w:val="18"/>
                    <w:szCs w:val="18"/>
                  </w:rPr>
                </w:rPrChange>
              </w:rPr>
            </w:pPr>
            <w:ins w:id="469" w:author="刘宇" w:date="2022-12-13T11:56:00Z">
              <w:r w:rsidRPr="005B04C7">
                <w:rPr>
                  <w:i/>
                  <w:color w:val="00B0F0"/>
                  <w:sz w:val="18"/>
                  <w:szCs w:val="18"/>
                  <w:rPrChange w:id="470" w:author="刘宇" w:date="2022-12-13T12:15:00Z">
                    <w:rPr>
                      <w:rFonts w:hAnsi="宋体"/>
                      <w:noProof/>
                      <w:sz w:val="18"/>
                      <w:szCs w:val="18"/>
                    </w:rPr>
                  </w:rPrChange>
                </w:rPr>
                <w:t>（</w:t>
              </w:r>
              <w:r w:rsidRPr="005B04C7">
                <w:rPr>
                  <w:i/>
                  <w:color w:val="00B0F0"/>
                  <w:sz w:val="18"/>
                  <w:szCs w:val="18"/>
                  <w:rPrChange w:id="471" w:author="刘宇" w:date="2022-12-13T12:15:00Z">
                    <w:rPr>
                      <w:noProof/>
                      <w:sz w:val="18"/>
                      <w:szCs w:val="18"/>
                    </w:rPr>
                  </w:rPrChange>
                </w:rPr>
                <w:t>34</w:t>
              </w:r>
              <w:r w:rsidRPr="005B04C7">
                <w:rPr>
                  <w:i/>
                  <w:color w:val="00B0F0"/>
                  <w:sz w:val="18"/>
                  <w:szCs w:val="18"/>
                  <w:rPrChange w:id="472" w:author="刘宇" w:date="2022-12-13T12:15:00Z">
                    <w:rPr>
                      <w:rFonts w:hAnsi="宋体"/>
                      <w:noProof/>
                      <w:sz w:val="18"/>
                      <w:szCs w:val="18"/>
                    </w:rPr>
                  </w:rPrChange>
                </w:rPr>
                <w:t>）</w:t>
              </w:r>
            </w:ins>
          </w:p>
        </w:tc>
        <w:tc>
          <w:tcPr>
            <w:tcW w:w="236" w:type="dxa"/>
            <w:gridSpan w:val="2"/>
            <w:vMerge/>
            <w:vAlign w:val="center"/>
            <w:tcPrChange w:id="473" w:author="刘宇" w:date="2022-12-13T12:14:00Z">
              <w:tcPr>
                <w:tcW w:w="236" w:type="dxa"/>
                <w:gridSpan w:val="2"/>
                <w:vMerge/>
                <w:vAlign w:val="center"/>
              </w:tcPr>
            </w:tcPrChange>
          </w:tcPr>
          <w:p w:rsidR="002268BB" w:rsidRPr="000F4C2C" w:rsidRDefault="002268BB" w:rsidP="002268BB">
            <w:pPr>
              <w:spacing w:line="240" w:lineRule="exact"/>
              <w:jc w:val="center"/>
              <w:rPr>
                <w:ins w:id="474" w:author="刘宇" w:date="2022-12-13T11:56:00Z"/>
                <w:i/>
                <w:color w:val="00B0F0"/>
                <w:sz w:val="18"/>
                <w:szCs w:val="18"/>
                <w:rPrChange w:id="475" w:author="刘宇" w:date="2022-12-13T12:15:00Z">
                  <w:rPr>
                    <w:ins w:id="476" w:author="刘宇" w:date="2022-12-13T11:56:00Z"/>
                    <w:noProof/>
                    <w:sz w:val="18"/>
                    <w:szCs w:val="18"/>
                  </w:rPr>
                </w:rPrChange>
              </w:rPr>
            </w:pPr>
          </w:p>
        </w:tc>
        <w:tc>
          <w:tcPr>
            <w:tcW w:w="114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  <w:tcPrChange w:id="477" w:author="刘宇" w:date="2022-12-13T12:14:00Z">
              <w:tcPr>
                <w:tcW w:w="1141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</w:tcPrChange>
          </w:tcPr>
          <w:p w:rsidR="002268BB" w:rsidRPr="000F4C2C" w:rsidRDefault="005B04C7" w:rsidP="002268BB">
            <w:pPr>
              <w:spacing w:line="240" w:lineRule="exact"/>
              <w:jc w:val="center"/>
              <w:rPr>
                <w:ins w:id="478" w:author="刘宇" w:date="2022-12-13T11:56:00Z"/>
                <w:i/>
                <w:color w:val="00B0F0"/>
                <w:sz w:val="18"/>
                <w:szCs w:val="18"/>
                <w:rPrChange w:id="479" w:author="刘宇" w:date="2022-12-13T12:15:00Z">
                  <w:rPr>
                    <w:ins w:id="480" w:author="刘宇" w:date="2022-12-13T11:56:00Z"/>
                    <w:noProof/>
                    <w:sz w:val="18"/>
                    <w:szCs w:val="18"/>
                  </w:rPr>
                </w:rPrChange>
              </w:rPr>
            </w:pPr>
            <w:ins w:id="481" w:author="刘宇" w:date="2022-12-13T11:56:00Z">
              <w:r w:rsidRPr="005B04C7">
                <w:rPr>
                  <w:i/>
                  <w:color w:val="00B0F0"/>
                  <w:sz w:val="18"/>
                  <w:szCs w:val="18"/>
                  <w:rPrChange w:id="482" w:author="刘宇" w:date="2022-12-13T12:15:00Z">
                    <w:rPr>
                      <w:rFonts w:hAnsi="宋体"/>
                      <w:noProof/>
                      <w:sz w:val="18"/>
                      <w:szCs w:val="18"/>
                    </w:rPr>
                  </w:rPrChange>
                </w:rPr>
                <w:t>（</w:t>
              </w:r>
              <w:r w:rsidRPr="005B04C7">
                <w:rPr>
                  <w:i/>
                  <w:color w:val="00B0F0"/>
                  <w:sz w:val="18"/>
                  <w:szCs w:val="18"/>
                  <w:rPrChange w:id="483" w:author="刘宇" w:date="2022-12-13T12:15:00Z">
                    <w:rPr>
                      <w:noProof/>
                      <w:sz w:val="18"/>
                      <w:szCs w:val="18"/>
                    </w:rPr>
                  </w:rPrChange>
                </w:rPr>
                <w:t>29</w:t>
              </w:r>
              <w:r w:rsidRPr="005B04C7">
                <w:rPr>
                  <w:i/>
                  <w:color w:val="00B0F0"/>
                  <w:sz w:val="18"/>
                  <w:szCs w:val="18"/>
                  <w:rPrChange w:id="484" w:author="刘宇" w:date="2022-12-13T12:15:00Z">
                    <w:rPr>
                      <w:rFonts w:hAnsi="宋体"/>
                      <w:noProof/>
                      <w:sz w:val="18"/>
                      <w:szCs w:val="18"/>
                    </w:rPr>
                  </w:rPrChange>
                </w:rPr>
                <w:t>）</w:t>
              </w:r>
            </w:ins>
          </w:p>
        </w:tc>
        <w:tc>
          <w:tcPr>
            <w:tcW w:w="96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  <w:tcPrChange w:id="485" w:author="刘宇" w:date="2022-12-13T12:14:00Z">
              <w:tcPr>
                <w:tcW w:w="966" w:type="dxa"/>
                <w:gridSpan w:val="3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</w:tcPrChange>
          </w:tcPr>
          <w:p w:rsidR="002268BB" w:rsidRPr="000F4C2C" w:rsidRDefault="005B04C7" w:rsidP="002268BB">
            <w:pPr>
              <w:spacing w:line="240" w:lineRule="exact"/>
              <w:jc w:val="center"/>
              <w:rPr>
                <w:ins w:id="486" w:author="刘宇" w:date="2022-12-13T11:56:00Z"/>
                <w:i/>
                <w:color w:val="00B0F0"/>
                <w:sz w:val="18"/>
                <w:szCs w:val="18"/>
                <w:rPrChange w:id="487" w:author="刘宇" w:date="2022-12-13T12:15:00Z">
                  <w:rPr>
                    <w:ins w:id="488" w:author="刘宇" w:date="2022-12-13T11:56:00Z"/>
                    <w:noProof/>
                    <w:sz w:val="18"/>
                    <w:szCs w:val="18"/>
                  </w:rPr>
                </w:rPrChange>
              </w:rPr>
            </w:pPr>
            <w:ins w:id="489" w:author="刘宇" w:date="2022-12-13T11:56:00Z">
              <w:r w:rsidRPr="005B04C7">
                <w:rPr>
                  <w:i/>
                  <w:color w:val="00B0F0"/>
                  <w:sz w:val="18"/>
                  <w:szCs w:val="18"/>
                  <w:rPrChange w:id="490" w:author="刘宇" w:date="2022-12-13T12:15:00Z">
                    <w:rPr>
                      <w:rFonts w:hAnsi="宋体"/>
                      <w:noProof/>
                      <w:sz w:val="18"/>
                      <w:szCs w:val="18"/>
                    </w:rPr>
                  </w:rPrChange>
                </w:rPr>
                <w:t>（</w:t>
              </w:r>
              <w:r w:rsidRPr="005B04C7">
                <w:rPr>
                  <w:i/>
                  <w:color w:val="00B0F0"/>
                  <w:sz w:val="18"/>
                  <w:szCs w:val="18"/>
                  <w:rPrChange w:id="491" w:author="刘宇" w:date="2022-12-13T12:15:00Z">
                    <w:rPr>
                      <w:noProof/>
                      <w:sz w:val="18"/>
                      <w:szCs w:val="18"/>
                    </w:rPr>
                  </w:rPrChange>
                </w:rPr>
                <w:t>30</w:t>
              </w:r>
              <w:r w:rsidRPr="005B04C7">
                <w:rPr>
                  <w:i/>
                  <w:color w:val="00B0F0"/>
                  <w:sz w:val="18"/>
                  <w:szCs w:val="18"/>
                  <w:rPrChange w:id="492" w:author="刘宇" w:date="2022-12-13T12:15:00Z">
                    <w:rPr>
                      <w:rFonts w:hAnsi="宋体"/>
                      <w:noProof/>
                      <w:sz w:val="18"/>
                      <w:szCs w:val="18"/>
                    </w:rPr>
                  </w:rPrChange>
                </w:rPr>
                <w:t>）</w:t>
              </w:r>
            </w:ins>
          </w:p>
        </w:tc>
        <w:tc>
          <w:tcPr>
            <w:tcW w:w="96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  <w:tcPrChange w:id="493" w:author="刘宇" w:date="2022-12-13T12:14:00Z">
              <w:tcPr>
                <w:tcW w:w="966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</w:tcPrChange>
          </w:tcPr>
          <w:p w:rsidR="002268BB" w:rsidRPr="000F4C2C" w:rsidRDefault="005B04C7" w:rsidP="002268BB">
            <w:pPr>
              <w:spacing w:line="240" w:lineRule="exact"/>
              <w:jc w:val="center"/>
              <w:rPr>
                <w:ins w:id="494" w:author="刘宇" w:date="2022-12-13T11:56:00Z"/>
                <w:i/>
                <w:color w:val="00B0F0"/>
                <w:sz w:val="18"/>
                <w:szCs w:val="18"/>
                <w:rPrChange w:id="495" w:author="刘宇" w:date="2022-12-13T12:15:00Z">
                  <w:rPr>
                    <w:ins w:id="496" w:author="刘宇" w:date="2022-12-13T11:56:00Z"/>
                    <w:noProof/>
                    <w:sz w:val="18"/>
                    <w:szCs w:val="18"/>
                  </w:rPr>
                </w:rPrChange>
              </w:rPr>
            </w:pPr>
            <w:ins w:id="497" w:author="刘宇" w:date="2022-12-13T11:56:00Z">
              <w:r w:rsidRPr="005B04C7">
                <w:rPr>
                  <w:rFonts w:hint="eastAsia"/>
                  <w:i/>
                  <w:color w:val="00B0F0"/>
                  <w:sz w:val="18"/>
                  <w:szCs w:val="18"/>
                  <w:rPrChange w:id="498" w:author="刘宇" w:date="2022-12-13T12:15:00Z">
                    <w:rPr>
                      <w:rFonts w:hint="eastAsia"/>
                      <w:noProof/>
                      <w:sz w:val="18"/>
                      <w:szCs w:val="18"/>
                    </w:rPr>
                  </w:rPrChange>
                </w:rPr>
                <w:t>（</w:t>
              </w:r>
              <w:r w:rsidRPr="005B04C7">
                <w:rPr>
                  <w:i/>
                  <w:color w:val="00B0F0"/>
                  <w:sz w:val="18"/>
                  <w:szCs w:val="18"/>
                  <w:rPrChange w:id="499" w:author="刘宇" w:date="2022-12-13T12:15:00Z">
                    <w:rPr>
                      <w:noProof/>
                      <w:sz w:val="18"/>
                      <w:szCs w:val="18"/>
                    </w:rPr>
                  </w:rPrChange>
                </w:rPr>
                <w:t>31</w:t>
              </w:r>
              <w:r w:rsidRPr="005B04C7">
                <w:rPr>
                  <w:rFonts w:hint="eastAsia"/>
                  <w:i/>
                  <w:color w:val="00B0F0"/>
                  <w:sz w:val="18"/>
                  <w:szCs w:val="18"/>
                  <w:rPrChange w:id="500" w:author="刘宇" w:date="2022-12-13T12:15:00Z">
                    <w:rPr>
                      <w:rFonts w:hint="eastAsia"/>
                      <w:noProof/>
                      <w:sz w:val="18"/>
                      <w:szCs w:val="18"/>
                    </w:rPr>
                  </w:rPrChange>
                </w:rPr>
                <w:t>）</w:t>
              </w:r>
            </w:ins>
          </w:p>
        </w:tc>
        <w:tc>
          <w:tcPr>
            <w:tcW w:w="105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  <w:tcPrChange w:id="501" w:author="刘宇" w:date="2022-12-13T12:14:00Z">
              <w:tcPr>
                <w:tcW w:w="1053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</w:tcPrChange>
          </w:tcPr>
          <w:p w:rsidR="002268BB" w:rsidRPr="000F4C2C" w:rsidRDefault="005B04C7" w:rsidP="002268BB">
            <w:pPr>
              <w:spacing w:line="240" w:lineRule="exact"/>
              <w:jc w:val="center"/>
              <w:rPr>
                <w:ins w:id="502" w:author="刘宇" w:date="2022-12-13T11:56:00Z"/>
                <w:i/>
                <w:color w:val="00B0F0"/>
                <w:sz w:val="18"/>
                <w:szCs w:val="18"/>
                <w:rPrChange w:id="503" w:author="刘宇" w:date="2022-12-13T12:15:00Z">
                  <w:rPr>
                    <w:ins w:id="504" w:author="刘宇" w:date="2022-12-13T11:56:00Z"/>
                    <w:noProof/>
                    <w:sz w:val="18"/>
                    <w:szCs w:val="18"/>
                  </w:rPr>
                </w:rPrChange>
              </w:rPr>
            </w:pPr>
            <w:ins w:id="505" w:author="刘宇" w:date="2022-12-13T11:56:00Z">
              <w:r w:rsidRPr="005B04C7">
                <w:rPr>
                  <w:i/>
                  <w:color w:val="00B0F0"/>
                  <w:sz w:val="18"/>
                  <w:szCs w:val="18"/>
                  <w:rPrChange w:id="506" w:author="刘宇" w:date="2022-12-13T12:15:00Z">
                    <w:rPr>
                      <w:rFonts w:hAnsi="宋体"/>
                      <w:noProof/>
                      <w:sz w:val="18"/>
                      <w:szCs w:val="18"/>
                    </w:rPr>
                  </w:rPrChange>
                </w:rPr>
                <w:t>（</w:t>
              </w:r>
              <w:r w:rsidRPr="005B04C7">
                <w:rPr>
                  <w:i/>
                  <w:color w:val="00B0F0"/>
                  <w:sz w:val="18"/>
                  <w:szCs w:val="18"/>
                  <w:rPrChange w:id="507" w:author="刘宇" w:date="2022-12-13T12:15:00Z">
                    <w:rPr>
                      <w:noProof/>
                      <w:sz w:val="18"/>
                      <w:szCs w:val="18"/>
                    </w:rPr>
                  </w:rPrChange>
                </w:rPr>
                <w:t>32</w:t>
              </w:r>
              <w:r w:rsidRPr="005B04C7">
                <w:rPr>
                  <w:i/>
                  <w:color w:val="00B0F0"/>
                  <w:sz w:val="18"/>
                  <w:szCs w:val="18"/>
                  <w:rPrChange w:id="508" w:author="刘宇" w:date="2022-12-13T12:15:00Z">
                    <w:rPr>
                      <w:rFonts w:hAnsi="宋体"/>
                      <w:noProof/>
                      <w:sz w:val="18"/>
                      <w:szCs w:val="18"/>
                    </w:rPr>
                  </w:rPrChange>
                </w:rPr>
                <w:t>）</w:t>
              </w:r>
            </w:ins>
          </w:p>
        </w:tc>
        <w:tc>
          <w:tcPr>
            <w:tcW w:w="967" w:type="dxa"/>
            <w:tcBorders>
              <w:top w:val="single" w:sz="4" w:space="0" w:color="auto"/>
              <w:bottom w:val="single" w:sz="4" w:space="0" w:color="auto"/>
            </w:tcBorders>
            <w:vAlign w:val="center"/>
            <w:tcPrChange w:id="509" w:author="刘宇" w:date="2022-12-13T12:14:00Z">
              <w:tcPr>
                <w:tcW w:w="967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</w:tcPrChange>
          </w:tcPr>
          <w:p w:rsidR="002268BB" w:rsidRPr="000F4C2C" w:rsidRDefault="005B04C7" w:rsidP="002268BB">
            <w:pPr>
              <w:spacing w:line="240" w:lineRule="exact"/>
              <w:jc w:val="center"/>
              <w:rPr>
                <w:ins w:id="510" w:author="刘宇" w:date="2022-12-13T11:56:00Z"/>
                <w:i/>
                <w:color w:val="00B0F0"/>
                <w:sz w:val="18"/>
                <w:szCs w:val="18"/>
                <w:rPrChange w:id="511" w:author="刘宇" w:date="2022-12-13T12:15:00Z">
                  <w:rPr>
                    <w:ins w:id="512" w:author="刘宇" w:date="2022-12-13T11:56:00Z"/>
                    <w:noProof/>
                    <w:sz w:val="18"/>
                    <w:szCs w:val="18"/>
                  </w:rPr>
                </w:rPrChange>
              </w:rPr>
            </w:pPr>
            <w:ins w:id="513" w:author="刘宇" w:date="2022-12-13T11:56:00Z">
              <w:r w:rsidRPr="005B04C7">
                <w:rPr>
                  <w:i/>
                  <w:color w:val="00B0F0"/>
                  <w:sz w:val="18"/>
                  <w:szCs w:val="18"/>
                  <w:rPrChange w:id="514" w:author="刘宇" w:date="2022-12-13T12:15:00Z">
                    <w:rPr>
                      <w:rFonts w:hAnsi="宋体"/>
                      <w:noProof/>
                      <w:sz w:val="18"/>
                      <w:szCs w:val="18"/>
                    </w:rPr>
                  </w:rPrChange>
                </w:rPr>
                <w:t>（</w:t>
              </w:r>
              <w:r w:rsidRPr="005B04C7">
                <w:rPr>
                  <w:i/>
                  <w:color w:val="00B0F0"/>
                  <w:sz w:val="18"/>
                  <w:szCs w:val="18"/>
                  <w:rPrChange w:id="515" w:author="刘宇" w:date="2022-12-13T12:15:00Z">
                    <w:rPr>
                      <w:noProof/>
                      <w:sz w:val="18"/>
                      <w:szCs w:val="18"/>
                    </w:rPr>
                  </w:rPrChange>
                </w:rPr>
                <w:t>33</w:t>
              </w:r>
              <w:r w:rsidRPr="005B04C7">
                <w:rPr>
                  <w:i/>
                  <w:color w:val="00B0F0"/>
                  <w:sz w:val="18"/>
                  <w:szCs w:val="18"/>
                  <w:rPrChange w:id="516" w:author="刘宇" w:date="2022-12-13T12:15:00Z">
                    <w:rPr>
                      <w:rFonts w:hAnsi="宋体"/>
                      <w:noProof/>
                      <w:sz w:val="18"/>
                      <w:szCs w:val="18"/>
                    </w:rPr>
                  </w:rPrChange>
                </w:rPr>
                <w:t>）</w:t>
              </w:r>
            </w:ins>
          </w:p>
        </w:tc>
        <w:tc>
          <w:tcPr>
            <w:tcW w:w="1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  <w:tcPrChange w:id="517" w:author="刘宇" w:date="2022-12-13T12:14:00Z">
              <w:tcPr>
                <w:tcW w:w="1720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</w:tcPrChange>
          </w:tcPr>
          <w:p w:rsidR="002268BB" w:rsidRPr="000F4C2C" w:rsidRDefault="005B04C7" w:rsidP="002268BB">
            <w:pPr>
              <w:pBdr>
                <w:bottom w:val="single" w:sz="6" w:space="1" w:color="auto"/>
              </w:pBdr>
              <w:tabs>
                <w:tab w:val="center" w:pos="4153"/>
                <w:tab w:val="right" w:pos="8306"/>
              </w:tabs>
              <w:snapToGrid w:val="0"/>
              <w:spacing w:line="240" w:lineRule="exact"/>
              <w:jc w:val="center"/>
              <w:rPr>
                <w:ins w:id="518" w:author="刘宇" w:date="2022-12-13T11:56:00Z"/>
                <w:i/>
                <w:color w:val="00B0F0"/>
                <w:sz w:val="18"/>
                <w:szCs w:val="18"/>
                <w:rPrChange w:id="519" w:author="刘宇" w:date="2022-12-13T12:15:00Z">
                  <w:rPr>
                    <w:ins w:id="520" w:author="刘宇" w:date="2022-12-13T11:56:00Z"/>
                    <w:noProof/>
                    <w:sz w:val="18"/>
                    <w:szCs w:val="18"/>
                  </w:rPr>
                </w:rPrChange>
              </w:rPr>
            </w:pPr>
            <w:ins w:id="521" w:author="刘宇" w:date="2022-12-13T11:56:00Z">
              <w:r w:rsidRPr="005B04C7">
                <w:rPr>
                  <w:i/>
                  <w:color w:val="00B0F0"/>
                  <w:sz w:val="18"/>
                  <w:szCs w:val="18"/>
                  <w:rPrChange w:id="522" w:author="刘宇" w:date="2022-12-13T12:15:00Z">
                    <w:rPr>
                      <w:rFonts w:hAnsi="宋体"/>
                      <w:noProof/>
                      <w:sz w:val="18"/>
                      <w:szCs w:val="18"/>
                    </w:rPr>
                  </w:rPrChange>
                </w:rPr>
                <w:t>（</w:t>
              </w:r>
              <w:r w:rsidRPr="005B04C7">
                <w:rPr>
                  <w:i/>
                  <w:color w:val="00B0F0"/>
                  <w:sz w:val="18"/>
                  <w:szCs w:val="18"/>
                  <w:rPrChange w:id="523" w:author="刘宇" w:date="2022-12-13T12:15:00Z">
                    <w:rPr>
                      <w:noProof/>
                      <w:sz w:val="18"/>
                      <w:szCs w:val="18"/>
                    </w:rPr>
                  </w:rPrChange>
                </w:rPr>
                <w:t>34</w:t>
              </w:r>
              <w:r w:rsidRPr="005B04C7">
                <w:rPr>
                  <w:i/>
                  <w:color w:val="00B0F0"/>
                  <w:sz w:val="18"/>
                  <w:szCs w:val="18"/>
                  <w:rPrChange w:id="524" w:author="刘宇" w:date="2022-12-13T12:15:00Z">
                    <w:rPr>
                      <w:rFonts w:hAnsi="宋体"/>
                      <w:noProof/>
                      <w:sz w:val="18"/>
                      <w:szCs w:val="18"/>
                    </w:rPr>
                  </w:rPrChange>
                </w:rPr>
                <w:t>）</w:t>
              </w:r>
            </w:ins>
          </w:p>
        </w:tc>
      </w:tr>
      <w:tr w:rsidR="002268BB" w:rsidRPr="00134484" w:rsidTr="00520DD4">
        <w:trPr>
          <w:trHeight w:val="329"/>
          <w:ins w:id="525" w:author="刘宇" w:date="2022-12-13T11:56:00Z"/>
          <w:trPrChange w:id="526" w:author="刘宇" w:date="2022-12-13T12:14:00Z">
            <w:trPr>
              <w:trHeight w:val="329"/>
            </w:trPr>
          </w:trPrChange>
        </w:trPr>
        <w:tc>
          <w:tcPr>
            <w:tcW w:w="1809" w:type="dxa"/>
            <w:tcPrChange w:id="527" w:author="刘宇" w:date="2022-12-13T12:14:00Z">
              <w:tcPr>
                <w:tcW w:w="1898" w:type="dxa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528" w:author="刘宇" w:date="2022-12-13T11:56:00Z"/>
                <w:noProof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tcPrChange w:id="529" w:author="刘宇" w:date="2022-12-13T12:14:00Z">
              <w:tcPr>
                <w:tcW w:w="826" w:type="dxa"/>
                <w:gridSpan w:val="2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530" w:author="刘宇" w:date="2022-12-13T11:56:00Z"/>
                <w:noProof/>
                <w:sz w:val="18"/>
                <w:szCs w:val="18"/>
              </w:rPr>
            </w:pPr>
          </w:p>
        </w:tc>
        <w:tc>
          <w:tcPr>
            <w:tcW w:w="851" w:type="dxa"/>
            <w:gridSpan w:val="2"/>
            <w:tcPrChange w:id="531" w:author="刘宇" w:date="2022-12-13T12:14:00Z">
              <w:tcPr>
                <w:tcW w:w="1106" w:type="dxa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532" w:author="刘宇" w:date="2022-12-13T11:56:00Z"/>
                <w:noProof/>
                <w:sz w:val="18"/>
                <w:szCs w:val="18"/>
              </w:rPr>
            </w:pPr>
          </w:p>
        </w:tc>
        <w:tc>
          <w:tcPr>
            <w:tcW w:w="1320" w:type="dxa"/>
            <w:tcPrChange w:id="533" w:author="刘宇" w:date="2022-12-13T12:14:00Z">
              <w:tcPr>
                <w:tcW w:w="966" w:type="dxa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534" w:author="刘宇" w:date="2022-12-13T11:56:00Z"/>
                <w:noProof/>
                <w:sz w:val="18"/>
                <w:szCs w:val="18"/>
              </w:rPr>
            </w:pPr>
          </w:p>
        </w:tc>
        <w:tc>
          <w:tcPr>
            <w:tcW w:w="966" w:type="dxa"/>
            <w:gridSpan w:val="2"/>
            <w:tcPrChange w:id="535" w:author="刘宇" w:date="2022-12-13T12:14:00Z">
              <w:tcPr>
                <w:tcW w:w="966" w:type="dxa"/>
                <w:gridSpan w:val="2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536" w:author="刘宇" w:date="2022-12-13T11:56:00Z"/>
                <w:noProof/>
                <w:sz w:val="18"/>
                <w:szCs w:val="18"/>
              </w:rPr>
            </w:pPr>
          </w:p>
        </w:tc>
        <w:tc>
          <w:tcPr>
            <w:tcW w:w="940" w:type="dxa"/>
            <w:tcPrChange w:id="537" w:author="刘宇" w:date="2022-12-13T12:14:00Z">
              <w:tcPr>
                <w:tcW w:w="940" w:type="dxa"/>
              </w:tcPr>
            </w:tcPrChange>
          </w:tcPr>
          <w:p w:rsidR="002268BB" w:rsidRPr="00134484" w:rsidRDefault="002268BB" w:rsidP="002268BB">
            <w:pPr>
              <w:spacing w:line="240" w:lineRule="exact"/>
              <w:ind w:right="-108"/>
              <w:jc w:val="center"/>
              <w:rPr>
                <w:ins w:id="538" w:author="刘宇" w:date="2022-12-13T11:56:00Z"/>
                <w:noProof/>
                <w:sz w:val="18"/>
                <w:szCs w:val="18"/>
              </w:rPr>
            </w:pPr>
          </w:p>
        </w:tc>
        <w:tc>
          <w:tcPr>
            <w:tcW w:w="236" w:type="dxa"/>
            <w:gridSpan w:val="2"/>
            <w:vMerge/>
            <w:tcPrChange w:id="539" w:author="刘宇" w:date="2022-12-13T12:14:00Z">
              <w:tcPr>
                <w:tcW w:w="236" w:type="dxa"/>
                <w:gridSpan w:val="2"/>
                <w:vMerge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540" w:author="刘宇" w:date="2022-12-13T11:56:00Z"/>
                <w:noProof/>
                <w:sz w:val="18"/>
                <w:szCs w:val="18"/>
              </w:rPr>
            </w:pPr>
          </w:p>
        </w:tc>
        <w:tc>
          <w:tcPr>
            <w:tcW w:w="1141" w:type="dxa"/>
            <w:gridSpan w:val="2"/>
            <w:tcBorders>
              <w:top w:val="single" w:sz="4" w:space="0" w:color="auto"/>
              <w:bottom w:val="single" w:sz="4" w:space="0" w:color="auto"/>
            </w:tcBorders>
            <w:tcPrChange w:id="541" w:author="刘宇" w:date="2022-12-13T12:14:00Z">
              <w:tcPr>
                <w:tcW w:w="1141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542" w:author="刘宇" w:date="2022-12-13T11:56:00Z"/>
                <w:noProof/>
                <w:sz w:val="18"/>
                <w:szCs w:val="18"/>
              </w:rPr>
            </w:pPr>
          </w:p>
        </w:tc>
        <w:tc>
          <w:tcPr>
            <w:tcW w:w="966" w:type="dxa"/>
            <w:gridSpan w:val="3"/>
            <w:tcBorders>
              <w:top w:val="single" w:sz="4" w:space="0" w:color="auto"/>
              <w:bottom w:val="single" w:sz="4" w:space="0" w:color="auto"/>
            </w:tcBorders>
            <w:tcPrChange w:id="543" w:author="刘宇" w:date="2022-12-13T12:14:00Z">
              <w:tcPr>
                <w:tcW w:w="966" w:type="dxa"/>
                <w:gridSpan w:val="3"/>
                <w:tcBorders>
                  <w:top w:val="single" w:sz="4" w:space="0" w:color="auto"/>
                  <w:bottom w:val="single" w:sz="4" w:space="0" w:color="auto"/>
                </w:tcBorders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544" w:author="刘宇" w:date="2022-12-13T11:56:00Z"/>
                <w:noProof/>
                <w:sz w:val="18"/>
                <w:szCs w:val="18"/>
              </w:rPr>
            </w:pPr>
          </w:p>
        </w:tc>
        <w:tc>
          <w:tcPr>
            <w:tcW w:w="966" w:type="dxa"/>
            <w:gridSpan w:val="2"/>
            <w:tcBorders>
              <w:top w:val="single" w:sz="4" w:space="0" w:color="auto"/>
              <w:bottom w:val="single" w:sz="4" w:space="0" w:color="auto"/>
            </w:tcBorders>
            <w:tcPrChange w:id="545" w:author="刘宇" w:date="2022-12-13T12:14:00Z">
              <w:tcPr>
                <w:tcW w:w="966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546" w:author="刘宇" w:date="2022-12-13T11:56:00Z"/>
                <w:noProof/>
                <w:sz w:val="18"/>
                <w:szCs w:val="18"/>
              </w:rPr>
            </w:pPr>
          </w:p>
        </w:tc>
        <w:tc>
          <w:tcPr>
            <w:tcW w:w="1053" w:type="dxa"/>
            <w:gridSpan w:val="2"/>
            <w:tcBorders>
              <w:top w:val="single" w:sz="4" w:space="0" w:color="auto"/>
              <w:bottom w:val="single" w:sz="4" w:space="0" w:color="auto"/>
            </w:tcBorders>
            <w:tcPrChange w:id="547" w:author="刘宇" w:date="2022-12-13T12:14:00Z">
              <w:tcPr>
                <w:tcW w:w="1053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548" w:author="刘宇" w:date="2022-12-13T11:56:00Z"/>
                <w:noProof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single" w:sz="4" w:space="0" w:color="auto"/>
              <w:bottom w:val="single" w:sz="4" w:space="0" w:color="auto"/>
            </w:tcBorders>
            <w:tcPrChange w:id="549" w:author="刘宇" w:date="2022-12-13T12:14:00Z">
              <w:tcPr>
                <w:tcW w:w="967" w:type="dxa"/>
                <w:tcBorders>
                  <w:top w:val="single" w:sz="4" w:space="0" w:color="auto"/>
                  <w:bottom w:val="single" w:sz="4" w:space="0" w:color="auto"/>
                </w:tcBorders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550" w:author="刘宇" w:date="2022-12-13T11:56:00Z"/>
                <w:noProof/>
                <w:sz w:val="18"/>
                <w:szCs w:val="18"/>
              </w:rPr>
            </w:pPr>
          </w:p>
        </w:tc>
        <w:tc>
          <w:tcPr>
            <w:tcW w:w="1720" w:type="dxa"/>
            <w:gridSpan w:val="2"/>
            <w:tcBorders>
              <w:top w:val="single" w:sz="4" w:space="0" w:color="auto"/>
              <w:bottom w:val="single" w:sz="4" w:space="0" w:color="auto"/>
            </w:tcBorders>
            <w:tcPrChange w:id="551" w:author="刘宇" w:date="2022-12-13T12:14:00Z">
              <w:tcPr>
                <w:tcW w:w="1720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552" w:author="刘宇" w:date="2022-12-13T11:56:00Z"/>
                <w:noProof/>
                <w:sz w:val="18"/>
                <w:szCs w:val="18"/>
              </w:rPr>
            </w:pPr>
          </w:p>
        </w:tc>
      </w:tr>
      <w:tr w:rsidR="002268BB" w:rsidRPr="00134484" w:rsidTr="00520DD4">
        <w:trPr>
          <w:trHeight w:val="329"/>
          <w:ins w:id="553" w:author="刘宇" w:date="2022-12-13T11:56:00Z"/>
          <w:trPrChange w:id="554" w:author="刘宇" w:date="2022-12-13T12:14:00Z">
            <w:trPr>
              <w:trHeight w:val="329"/>
            </w:trPr>
          </w:trPrChange>
        </w:trPr>
        <w:tc>
          <w:tcPr>
            <w:tcW w:w="1809" w:type="dxa"/>
            <w:tcPrChange w:id="555" w:author="刘宇" w:date="2022-12-13T12:14:00Z">
              <w:tcPr>
                <w:tcW w:w="1898" w:type="dxa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556" w:author="刘宇" w:date="2022-12-13T11:56:00Z"/>
                <w:noProof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tcPrChange w:id="557" w:author="刘宇" w:date="2022-12-13T12:14:00Z">
              <w:tcPr>
                <w:tcW w:w="826" w:type="dxa"/>
                <w:gridSpan w:val="2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558" w:author="刘宇" w:date="2022-12-13T11:56:00Z"/>
                <w:noProof/>
                <w:sz w:val="18"/>
                <w:szCs w:val="18"/>
              </w:rPr>
            </w:pPr>
          </w:p>
        </w:tc>
        <w:tc>
          <w:tcPr>
            <w:tcW w:w="851" w:type="dxa"/>
            <w:gridSpan w:val="2"/>
            <w:tcPrChange w:id="559" w:author="刘宇" w:date="2022-12-13T12:14:00Z">
              <w:tcPr>
                <w:tcW w:w="1106" w:type="dxa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560" w:author="刘宇" w:date="2022-12-13T11:56:00Z"/>
                <w:noProof/>
                <w:sz w:val="18"/>
                <w:szCs w:val="18"/>
              </w:rPr>
            </w:pPr>
          </w:p>
        </w:tc>
        <w:tc>
          <w:tcPr>
            <w:tcW w:w="1320" w:type="dxa"/>
            <w:tcPrChange w:id="561" w:author="刘宇" w:date="2022-12-13T12:14:00Z">
              <w:tcPr>
                <w:tcW w:w="966" w:type="dxa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562" w:author="刘宇" w:date="2022-12-13T11:56:00Z"/>
                <w:noProof/>
                <w:sz w:val="18"/>
                <w:szCs w:val="18"/>
              </w:rPr>
            </w:pPr>
          </w:p>
        </w:tc>
        <w:tc>
          <w:tcPr>
            <w:tcW w:w="966" w:type="dxa"/>
            <w:gridSpan w:val="2"/>
            <w:tcPrChange w:id="563" w:author="刘宇" w:date="2022-12-13T12:14:00Z">
              <w:tcPr>
                <w:tcW w:w="966" w:type="dxa"/>
                <w:gridSpan w:val="2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564" w:author="刘宇" w:date="2022-12-13T11:56:00Z"/>
                <w:noProof/>
                <w:sz w:val="18"/>
                <w:szCs w:val="18"/>
              </w:rPr>
            </w:pPr>
          </w:p>
        </w:tc>
        <w:tc>
          <w:tcPr>
            <w:tcW w:w="940" w:type="dxa"/>
            <w:tcPrChange w:id="565" w:author="刘宇" w:date="2022-12-13T12:14:00Z">
              <w:tcPr>
                <w:tcW w:w="940" w:type="dxa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566" w:author="刘宇" w:date="2022-12-13T11:56:00Z"/>
                <w:noProof/>
                <w:sz w:val="18"/>
                <w:szCs w:val="18"/>
              </w:rPr>
            </w:pPr>
          </w:p>
        </w:tc>
        <w:tc>
          <w:tcPr>
            <w:tcW w:w="236" w:type="dxa"/>
            <w:gridSpan w:val="2"/>
            <w:vMerge/>
            <w:tcPrChange w:id="567" w:author="刘宇" w:date="2022-12-13T12:14:00Z">
              <w:tcPr>
                <w:tcW w:w="236" w:type="dxa"/>
                <w:gridSpan w:val="2"/>
                <w:vMerge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568" w:author="刘宇" w:date="2022-12-13T11:56:00Z"/>
                <w:noProof/>
                <w:sz w:val="18"/>
                <w:szCs w:val="18"/>
              </w:rPr>
            </w:pPr>
          </w:p>
        </w:tc>
        <w:tc>
          <w:tcPr>
            <w:tcW w:w="1141" w:type="dxa"/>
            <w:gridSpan w:val="2"/>
            <w:tcBorders>
              <w:top w:val="single" w:sz="4" w:space="0" w:color="auto"/>
              <w:bottom w:val="single" w:sz="4" w:space="0" w:color="auto"/>
            </w:tcBorders>
            <w:tcPrChange w:id="569" w:author="刘宇" w:date="2022-12-13T12:14:00Z">
              <w:tcPr>
                <w:tcW w:w="1141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570" w:author="刘宇" w:date="2022-12-13T11:56:00Z"/>
                <w:noProof/>
                <w:sz w:val="18"/>
                <w:szCs w:val="18"/>
              </w:rPr>
            </w:pPr>
          </w:p>
        </w:tc>
        <w:tc>
          <w:tcPr>
            <w:tcW w:w="966" w:type="dxa"/>
            <w:gridSpan w:val="3"/>
            <w:tcBorders>
              <w:top w:val="single" w:sz="4" w:space="0" w:color="auto"/>
              <w:bottom w:val="single" w:sz="4" w:space="0" w:color="auto"/>
            </w:tcBorders>
            <w:tcPrChange w:id="571" w:author="刘宇" w:date="2022-12-13T12:14:00Z">
              <w:tcPr>
                <w:tcW w:w="966" w:type="dxa"/>
                <w:gridSpan w:val="3"/>
                <w:tcBorders>
                  <w:top w:val="single" w:sz="4" w:space="0" w:color="auto"/>
                  <w:bottom w:val="single" w:sz="4" w:space="0" w:color="auto"/>
                </w:tcBorders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572" w:author="刘宇" w:date="2022-12-13T11:56:00Z"/>
                <w:noProof/>
                <w:sz w:val="18"/>
                <w:szCs w:val="18"/>
              </w:rPr>
            </w:pPr>
          </w:p>
        </w:tc>
        <w:tc>
          <w:tcPr>
            <w:tcW w:w="966" w:type="dxa"/>
            <w:gridSpan w:val="2"/>
            <w:tcBorders>
              <w:top w:val="single" w:sz="4" w:space="0" w:color="auto"/>
              <w:bottom w:val="single" w:sz="4" w:space="0" w:color="auto"/>
            </w:tcBorders>
            <w:tcPrChange w:id="573" w:author="刘宇" w:date="2022-12-13T12:14:00Z">
              <w:tcPr>
                <w:tcW w:w="966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574" w:author="刘宇" w:date="2022-12-13T11:56:00Z"/>
                <w:noProof/>
                <w:sz w:val="18"/>
                <w:szCs w:val="18"/>
              </w:rPr>
            </w:pPr>
          </w:p>
        </w:tc>
        <w:tc>
          <w:tcPr>
            <w:tcW w:w="1053" w:type="dxa"/>
            <w:gridSpan w:val="2"/>
            <w:tcBorders>
              <w:top w:val="single" w:sz="4" w:space="0" w:color="auto"/>
              <w:bottom w:val="single" w:sz="4" w:space="0" w:color="auto"/>
            </w:tcBorders>
            <w:tcPrChange w:id="575" w:author="刘宇" w:date="2022-12-13T12:14:00Z">
              <w:tcPr>
                <w:tcW w:w="1053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576" w:author="刘宇" w:date="2022-12-13T11:56:00Z"/>
                <w:noProof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single" w:sz="4" w:space="0" w:color="auto"/>
              <w:bottom w:val="single" w:sz="4" w:space="0" w:color="auto"/>
            </w:tcBorders>
            <w:tcPrChange w:id="577" w:author="刘宇" w:date="2022-12-13T12:14:00Z">
              <w:tcPr>
                <w:tcW w:w="967" w:type="dxa"/>
                <w:tcBorders>
                  <w:top w:val="single" w:sz="4" w:space="0" w:color="auto"/>
                  <w:bottom w:val="single" w:sz="4" w:space="0" w:color="auto"/>
                </w:tcBorders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578" w:author="刘宇" w:date="2022-12-13T11:56:00Z"/>
                <w:noProof/>
                <w:sz w:val="18"/>
                <w:szCs w:val="18"/>
              </w:rPr>
            </w:pPr>
          </w:p>
        </w:tc>
        <w:tc>
          <w:tcPr>
            <w:tcW w:w="1720" w:type="dxa"/>
            <w:gridSpan w:val="2"/>
            <w:tcBorders>
              <w:top w:val="single" w:sz="4" w:space="0" w:color="auto"/>
              <w:bottom w:val="single" w:sz="4" w:space="0" w:color="auto"/>
            </w:tcBorders>
            <w:tcPrChange w:id="579" w:author="刘宇" w:date="2022-12-13T12:14:00Z">
              <w:tcPr>
                <w:tcW w:w="1720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580" w:author="刘宇" w:date="2022-12-13T11:56:00Z"/>
                <w:noProof/>
                <w:sz w:val="18"/>
                <w:szCs w:val="18"/>
              </w:rPr>
            </w:pPr>
          </w:p>
        </w:tc>
      </w:tr>
      <w:tr w:rsidR="002268BB" w:rsidRPr="00134484" w:rsidTr="00520DD4">
        <w:trPr>
          <w:trHeight w:val="329"/>
          <w:ins w:id="581" w:author="刘宇" w:date="2022-12-13T11:56:00Z"/>
          <w:trPrChange w:id="582" w:author="刘宇" w:date="2022-12-13T12:14:00Z">
            <w:trPr>
              <w:trHeight w:val="329"/>
            </w:trPr>
          </w:trPrChange>
        </w:trPr>
        <w:tc>
          <w:tcPr>
            <w:tcW w:w="1809" w:type="dxa"/>
            <w:tcPrChange w:id="583" w:author="刘宇" w:date="2022-12-13T12:14:00Z">
              <w:tcPr>
                <w:tcW w:w="1898" w:type="dxa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584" w:author="刘宇" w:date="2022-12-13T11:56:00Z"/>
                <w:noProof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tcPrChange w:id="585" w:author="刘宇" w:date="2022-12-13T12:14:00Z">
              <w:tcPr>
                <w:tcW w:w="826" w:type="dxa"/>
                <w:gridSpan w:val="2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586" w:author="刘宇" w:date="2022-12-13T11:56:00Z"/>
                <w:noProof/>
                <w:sz w:val="18"/>
                <w:szCs w:val="18"/>
              </w:rPr>
            </w:pPr>
          </w:p>
        </w:tc>
        <w:tc>
          <w:tcPr>
            <w:tcW w:w="851" w:type="dxa"/>
            <w:gridSpan w:val="2"/>
            <w:tcPrChange w:id="587" w:author="刘宇" w:date="2022-12-13T12:14:00Z">
              <w:tcPr>
                <w:tcW w:w="1106" w:type="dxa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588" w:author="刘宇" w:date="2022-12-13T11:56:00Z"/>
                <w:noProof/>
                <w:sz w:val="18"/>
                <w:szCs w:val="18"/>
              </w:rPr>
            </w:pPr>
          </w:p>
        </w:tc>
        <w:tc>
          <w:tcPr>
            <w:tcW w:w="1320" w:type="dxa"/>
            <w:tcPrChange w:id="589" w:author="刘宇" w:date="2022-12-13T12:14:00Z">
              <w:tcPr>
                <w:tcW w:w="966" w:type="dxa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590" w:author="刘宇" w:date="2022-12-13T11:56:00Z"/>
                <w:noProof/>
                <w:sz w:val="18"/>
                <w:szCs w:val="18"/>
              </w:rPr>
            </w:pPr>
          </w:p>
        </w:tc>
        <w:tc>
          <w:tcPr>
            <w:tcW w:w="966" w:type="dxa"/>
            <w:gridSpan w:val="2"/>
            <w:tcPrChange w:id="591" w:author="刘宇" w:date="2022-12-13T12:14:00Z">
              <w:tcPr>
                <w:tcW w:w="966" w:type="dxa"/>
                <w:gridSpan w:val="2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592" w:author="刘宇" w:date="2022-12-13T11:56:00Z"/>
                <w:noProof/>
                <w:sz w:val="18"/>
                <w:szCs w:val="18"/>
              </w:rPr>
            </w:pPr>
          </w:p>
        </w:tc>
        <w:tc>
          <w:tcPr>
            <w:tcW w:w="940" w:type="dxa"/>
            <w:tcPrChange w:id="593" w:author="刘宇" w:date="2022-12-13T12:14:00Z">
              <w:tcPr>
                <w:tcW w:w="940" w:type="dxa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594" w:author="刘宇" w:date="2022-12-13T11:56:00Z"/>
                <w:noProof/>
                <w:sz w:val="18"/>
                <w:szCs w:val="18"/>
              </w:rPr>
            </w:pPr>
          </w:p>
        </w:tc>
        <w:tc>
          <w:tcPr>
            <w:tcW w:w="236" w:type="dxa"/>
            <w:gridSpan w:val="2"/>
            <w:vMerge/>
            <w:tcPrChange w:id="595" w:author="刘宇" w:date="2022-12-13T12:14:00Z">
              <w:tcPr>
                <w:tcW w:w="236" w:type="dxa"/>
                <w:gridSpan w:val="2"/>
                <w:vMerge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596" w:author="刘宇" w:date="2022-12-13T11:56:00Z"/>
                <w:noProof/>
                <w:sz w:val="18"/>
                <w:szCs w:val="18"/>
              </w:rPr>
            </w:pPr>
          </w:p>
        </w:tc>
        <w:tc>
          <w:tcPr>
            <w:tcW w:w="1141" w:type="dxa"/>
            <w:gridSpan w:val="2"/>
            <w:tcBorders>
              <w:top w:val="single" w:sz="4" w:space="0" w:color="auto"/>
              <w:bottom w:val="single" w:sz="4" w:space="0" w:color="auto"/>
            </w:tcBorders>
            <w:tcPrChange w:id="597" w:author="刘宇" w:date="2022-12-13T12:14:00Z">
              <w:tcPr>
                <w:tcW w:w="1141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598" w:author="刘宇" w:date="2022-12-13T11:56:00Z"/>
                <w:noProof/>
                <w:sz w:val="18"/>
                <w:szCs w:val="18"/>
              </w:rPr>
            </w:pPr>
          </w:p>
        </w:tc>
        <w:tc>
          <w:tcPr>
            <w:tcW w:w="966" w:type="dxa"/>
            <w:gridSpan w:val="3"/>
            <w:tcBorders>
              <w:top w:val="single" w:sz="4" w:space="0" w:color="auto"/>
              <w:bottom w:val="single" w:sz="4" w:space="0" w:color="auto"/>
            </w:tcBorders>
            <w:tcPrChange w:id="599" w:author="刘宇" w:date="2022-12-13T12:14:00Z">
              <w:tcPr>
                <w:tcW w:w="966" w:type="dxa"/>
                <w:gridSpan w:val="3"/>
                <w:tcBorders>
                  <w:top w:val="single" w:sz="4" w:space="0" w:color="auto"/>
                  <w:bottom w:val="single" w:sz="4" w:space="0" w:color="auto"/>
                </w:tcBorders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600" w:author="刘宇" w:date="2022-12-13T11:56:00Z"/>
                <w:noProof/>
                <w:sz w:val="18"/>
                <w:szCs w:val="18"/>
              </w:rPr>
            </w:pPr>
          </w:p>
        </w:tc>
        <w:tc>
          <w:tcPr>
            <w:tcW w:w="966" w:type="dxa"/>
            <w:gridSpan w:val="2"/>
            <w:tcBorders>
              <w:top w:val="single" w:sz="4" w:space="0" w:color="auto"/>
              <w:bottom w:val="single" w:sz="4" w:space="0" w:color="auto"/>
            </w:tcBorders>
            <w:tcPrChange w:id="601" w:author="刘宇" w:date="2022-12-13T12:14:00Z">
              <w:tcPr>
                <w:tcW w:w="966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602" w:author="刘宇" w:date="2022-12-13T11:56:00Z"/>
                <w:noProof/>
                <w:sz w:val="18"/>
                <w:szCs w:val="18"/>
              </w:rPr>
            </w:pPr>
          </w:p>
        </w:tc>
        <w:tc>
          <w:tcPr>
            <w:tcW w:w="1053" w:type="dxa"/>
            <w:gridSpan w:val="2"/>
            <w:tcBorders>
              <w:top w:val="single" w:sz="4" w:space="0" w:color="auto"/>
              <w:bottom w:val="single" w:sz="4" w:space="0" w:color="auto"/>
            </w:tcBorders>
            <w:tcPrChange w:id="603" w:author="刘宇" w:date="2022-12-13T12:14:00Z">
              <w:tcPr>
                <w:tcW w:w="1053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604" w:author="刘宇" w:date="2022-12-13T11:56:00Z"/>
                <w:noProof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single" w:sz="4" w:space="0" w:color="auto"/>
              <w:bottom w:val="single" w:sz="4" w:space="0" w:color="auto"/>
            </w:tcBorders>
            <w:tcPrChange w:id="605" w:author="刘宇" w:date="2022-12-13T12:14:00Z">
              <w:tcPr>
                <w:tcW w:w="967" w:type="dxa"/>
                <w:tcBorders>
                  <w:top w:val="single" w:sz="4" w:space="0" w:color="auto"/>
                  <w:bottom w:val="single" w:sz="4" w:space="0" w:color="auto"/>
                </w:tcBorders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606" w:author="刘宇" w:date="2022-12-13T11:56:00Z"/>
                <w:noProof/>
                <w:sz w:val="18"/>
                <w:szCs w:val="18"/>
              </w:rPr>
            </w:pPr>
          </w:p>
        </w:tc>
        <w:tc>
          <w:tcPr>
            <w:tcW w:w="1720" w:type="dxa"/>
            <w:gridSpan w:val="2"/>
            <w:tcBorders>
              <w:top w:val="single" w:sz="4" w:space="0" w:color="auto"/>
              <w:bottom w:val="single" w:sz="4" w:space="0" w:color="auto"/>
            </w:tcBorders>
            <w:tcPrChange w:id="607" w:author="刘宇" w:date="2022-12-13T12:14:00Z">
              <w:tcPr>
                <w:tcW w:w="1720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608" w:author="刘宇" w:date="2022-12-13T11:56:00Z"/>
                <w:noProof/>
                <w:sz w:val="18"/>
                <w:szCs w:val="18"/>
              </w:rPr>
            </w:pPr>
          </w:p>
        </w:tc>
      </w:tr>
      <w:tr w:rsidR="002268BB" w:rsidRPr="00134484" w:rsidTr="00520DD4">
        <w:trPr>
          <w:trHeight w:val="760"/>
          <w:ins w:id="609" w:author="刘宇" w:date="2022-12-13T11:56:00Z"/>
          <w:trPrChange w:id="610" w:author="刘宇" w:date="2022-12-13T12:13:00Z">
            <w:trPr>
              <w:trHeight w:val="760"/>
            </w:trPr>
          </w:trPrChange>
        </w:trPr>
        <w:tc>
          <w:tcPr>
            <w:tcW w:w="14069" w:type="dxa"/>
            <w:gridSpan w:val="23"/>
            <w:tcBorders>
              <w:top w:val="single" w:sz="4" w:space="0" w:color="auto"/>
              <w:bottom w:val="single" w:sz="4" w:space="0" w:color="auto"/>
            </w:tcBorders>
            <w:tcPrChange w:id="611" w:author="刘宇" w:date="2022-12-13T12:13:00Z">
              <w:tcPr>
                <w:tcW w:w="13751" w:type="dxa"/>
                <w:gridSpan w:val="22"/>
                <w:tcBorders>
                  <w:top w:val="single" w:sz="4" w:space="0" w:color="auto"/>
                  <w:bottom w:val="single" w:sz="4" w:space="0" w:color="auto"/>
                </w:tcBorders>
              </w:tcPr>
            </w:tcPrChange>
          </w:tcPr>
          <w:p w:rsidR="002268BB" w:rsidRPr="00134484" w:rsidRDefault="002268BB" w:rsidP="002268BB">
            <w:pPr>
              <w:spacing w:line="240" w:lineRule="exact"/>
              <w:rPr>
                <w:ins w:id="612" w:author="刘宇" w:date="2022-12-13T11:56:00Z"/>
                <w:sz w:val="18"/>
                <w:szCs w:val="18"/>
              </w:rPr>
            </w:pPr>
            <w:ins w:id="613" w:author="刘宇" w:date="2022-12-13T11:56:00Z">
              <w:r w:rsidRPr="00134484">
                <w:rPr>
                  <w:rFonts w:hAnsi="宋体"/>
                  <w:noProof/>
                  <w:sz w:val="18"/>
                  <w:szCs w:val="18"/>
                </w:rPr>
                <w:t>现场更改记录</w:t>
              </w:r>
              <w:r w:rsidRPr="00134484">
                <w:rPr>
                  <w:sz w:val="18"/>
                  <w:szCs w:val="18"/>
                </w:rPr>
                <w:t>On-Site Changes</w:t>
              </w:r>
              <w:r w:rsidRPr="00134484">
                <w:rPr>
                  <w:rFonts w:hAnsi="宋体"/>
                  <w:sz w:val="18"/>
                  <w:szCs w:val="18"/>
                </w:rPr>
                <w:t>：</w:t>
              </w:r>
              <w:r w:rsidRPr="00134484">
                <w:rPr>
                  <w:sz w:val="18"/>
                  <w:szCs w:val="18"/>
                </w:rPr>
                <w:t xml:space="preserve">  </w:t>
              </w:r>
              <w:r w:rsidR="005B04C7" w:rsidRPr="005B04C7">
                <w:rPr>
                  <w:i/>
                  <w:color w:val="00B0F0"/>
                  <w:sz w:val="18"/>
                  <w:szCs w:val="18"/>
                  <w:rPrChange w:id="614" w:author="刘宇" w:date="2022-12-13T12:15:00Z">
                    <w:rPr>
                      <w:rFonts w:hAnsi="宋体"/>
                      <w:sz w:val="18"/>
                      <w:szCs w:val="18"/>
                    </w:rPr>
                  </w:rPrChange>
                </w:rPr>
                <w:t>（</w:t>
              </w:r>
              <w:r w:rsidR="005B04C7" w:rsidRPr="005B04C7">
                <w:rPr>
                  <w:i/>
                  <w:color w:val="00B0F0"/>
                  <w:sz w:val="18"/>
                  <w:szCs w:val="18"/>
                  <w:rPrChange w:id="615" w:author="刘宇" w:date="2022-12-13T12:15:00Z">
                    <w:rPr>
                      <w:sz w:val="18"/>
                      <w:szCs w:val="18"/>
                    </w:rPr>
                  </w:rPrChange>
                </w:rPr>
                <w:t>35</w:t>
              </w:r>
              <w:r w:rsidR="005B04C7" w:rsidRPr="005B04C7">
                <w:rPr>
                  <w:i/>
                  <w:color w:val="00B0F0"/>
                  <w:sz w:val="18"/>
                  <w:szCs w:val="18"/>
                  <w:rPrChange w:id="616" w:author="刘宇" w:date="2022-12-13T12:15:00Z">
                    <w:rPr>
                      <w:rFonts w:hAnsi="宋体"/>
                      <w:sz w:val="18"/>
                      <w:szCs w:val="18"/>
                    </w:rPr>
                  </w:rPrChange>
                </w:rPr>
                <w:t>）</w:t>
              </w:r>
            </w:ins>
          </w:p>
          <w:p w:rsidR="002268BB" w:rsidRPr="00134484" w:rsidRDefault="002268BB" w:rsidP="002268BB">
            <w:pPr>
              <w:spacing w:line="240" w:lineRule="exact"/>
              <w:rPr>
                <w:ins w:id="617" w:author="刘宇" w:date="2022-12-13T11:56:00Z"/>
                <w:noProof/>
                <w:sz w:val="18"/>
                <w:szCs w:val="18"/>
              </w:rPr>
            </w:pPr>
            <w:ins w:id="618" w:author="刘宇" w:date="2022-12-13T11:56:00Z">
              <w:r w:rsidRPr="00134484">
                <w:rPr>
                  <w:noProof/>
                  <w:sz w:val="18"/>
                  <w:szCs w:val="18"/>
                </w:rPr>
                <w:t xml:space="preserve">1.                                              2.                                             3.           </w:t>
              </w:r>
            </w:ins>
          </w:p>
        </w:tc>
      </w:tr>
      <w:tr w:rsidR="002268BB" w:rsidRPr="00134484" w:rsidTr="00520DD4">
        <w:trPr>
          <w:trHeight w:val="842"/>
          <w:ins w:id="619" w:author="刘宇" w:date="2022-12-13T11:56:00Z"/>
          <w:trPrChange w:id="620" w:author="刘宇" w:date="2022-12-13T12:13:00Z">
            <w:trPr>
              <w:trHeight w:val="842"/>
            </w:trPr>
          </w:trPrChange>
        </w:trPr>
        <w:tc>
          <w:tcPr>
            <w:tcW w:w="3042" w:type="dxa"/>
            <w:gridSpan w:val="4"/>
            <w:tcBorders>
              <w:top w:val="single" w:sz="4" w:space="0" w:color="auto"/>
              <w:bottom w:val="single" w:sz="12" w:space="0" w:color="auto"/>
            </w:tcBorders>
            <w:vAlign w:val="center"/>
            <w:tcPrChange w:id="621" w:author="刘宇" w:date="2022-12-13T12:13:00Z">
              <w:tcPr>
                <w:tcW w:w="2724" w:type="dxa"/>
                <w:gridSpan w:val="3"/>
                <w:tcBorders>
                  <w:top w:val="single" w:sz="4" w:space="0" w:color="auto"/>
                  <w:bottom w:val="single" w:sz="12" w:space="0" w:color="auto"/>
                </w:tcBorders>
                <w:vAlign w:val="center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622" w:author="刘宇" w:date="2022-12-13T11:56:00Z"/>
                <w:sz w:val="18"/>
                <w:szCs w:val="18"/>
              </w:rPr>
            </w:pPr>
            <w:ins w:id="623" w:author="刘宇" w:date="2022-12-13T11:56:00Z">
              <w:r w:rsidRPr="00134484">
                <w:rPr>
                  <w:rFonts w:hAnsi="宋体"/>
                  <w:sz w:val="18"/>
                  <w:szCs w:val="18"/>
                </w:rPr>
                <w:t>派工员</w:t>
              </w:r>
            </w:ins>
          </w:p>
          <w:p w:rsidR="002268BB" w:rsidRPr="00026C59" w:rsidRDefault="002268BB" w:rsidP="002268BB">
            <w:pPr>
              <w:pStyle w:val="2"/>
              <w:spacing w:line="240" w:lineRule="exact"/>
              <w:rPr>
                <w:ins w:id="624" w:author="刘宇" w:date="2022-12-13T11:56:00Z"/>
                <w:rFonts w:ascii="Times New Roman"/>
                <w:b w:val="0"/>
                <w:szCs w:val="18"/>
              </w:rPr>
            </w:pPr>
            <w:ins w:id="625" w:author="刘宇" w:date="2022-12-13T11:56:00Z">
              <w:r>
                <w:rPr>
                  <w:rFonts w:ascii="Times New Roman"/>
                  <w:b w:val="0"/>
                  <w:szCs w:val="18"/>
                </w:rPr>
                <w:t>Dispatched b</w:t>
              </w:r>
              <w:r w:rsidRPr="00026C59">
                <w:rPr>
                  <w:rFonts w:ascii="Times New Roman"/>
                  <w:b w:val="0"/>
                  <w:szCs w:val="18"/>
                </w:rPr>
                <w:t>y</w:t>
              </w:r>
            </w:ins>
          </w:p>
        </w:tc>
        <w:tc>
          <w:tcPr>
            <w:tcW w:w="2072" w:type="dxa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  <w:tcPrChange w:id="626" w:author="刘宇" w:date="2022-12-13T12:13:00Z">
              <w:tcPr>
                <w:tcW w:w="2072" w:type="dxa"/>
                <w:gridSpan w:val="2"/>
                <w:tcBorders>
                  <w:top w:val="single" w:sz="4" w:space="0" w:color="auto"/>
                  <w:bottom w:val="single" w:sz="12" w:space="0" w:color="auto"/>
                </w:tcBorders>
                <w:vAlign w:val="center"/>
              </w:tcPr>
            </w:tcPrChange>
          </w:tcPr>
          <w:p w:rsidR="002268BB" w:rsidRPr="00134484" w:rsidRDefault="005B04C7" w:rsidP="002268BB">
            <w:pPr>
              <w:spacing w:line="240" w:lineRule="exact"/>
              <w:jc w:val="center"/>
              <w:rPr>
                <w:ins w:id="627" w:author="刘宇" w:date="2022-12-13T11:56:00Z"/>
                <w:sz w:val="18"/>
                <w:szCs w:val="18"/>
              </w:rPr>
            </w:pPr>
            <w:ins w:id="628" w:author="刘宇" w:date="2022-12-13T11:56:00Z">
              <w:r w:rsidRPr="005B04C7">
                <w:rPr>
                  <w:i/>
                  <w:color w:val="00B0F0"/>
                  <w:sz w:val="18"/>
                  <w:szCs w:val="18"/>
                  <w:rPrChange w:id="629" w:author="刘宇" w:date="2022-12-13T12:15:00Z">
                    <w:rPr>
                      <w:rFonts w:hAnsi="宋体"/>
                      <w:sz w:val="18"/>
                      <w:szCs w:val="18"/>
                    </w:rPr>
                  </w:rPrChange>
                </w:rPr>
                <w:t>（</w:t>
              </w:r>
              <w:r w:rsidRPr="005B04C7">
                <w:rPr>
                  <w:i/>
                  <w:color w:val="00B0F0"/>
                  <w:sz w:val="18"/>
                  <w:szCs w:val="18"/>
                  <w:rPrChange w:id="630" w:author="刘宇" w:date="2022-12-13T12:15:00Z">
                    <w:rPr>
                      <w:sz w:val="18"/>
                      <w:szCs w:val="18"/>
                    </w:rPr>
                  </w:rPrChange>
                </w:rPr>
                <w:t>36</w:t>
              </w:r>
              <w:r w:rsidRPr="005B04C7">
                <w:rPr>
                  <w:i/>
                  <w:color w:val="00B0F0"/>
                  <w:sz w:val="18"/>
                  <w:szCs w:val="18"/>
                  <w:rPrChange w:id="631" w:author="刘宇" w:date="2022-12-13T12:15:00Z">
                    <w:rPr>
                      <w:rFonts w:hAnsi="宋体"/>
                      <w:sz w:val="18"/>
                      <w:szCs w:val="18"/>
                    </w:rPr>
                  </w:rPrChange>
                </w:rPr>
                <w:t>）</w:t>
              </w:r>
            </w:ins>
          </w:p>
        </w:tc>
        <w:tc>
          <w:tcPr>
            <w:tcW w:w="4049" w:type="dxa"/>
            <w:gridSpan w:val="9"/>
            <w:tcBorders>
              <w:top w:val="single" w:sz="4" w:space="0" w:color="auto"/>
              <w:bottom w:val="single" w:sz="12" w:space="0" w:color="auto"/>
            </w:tcBorders>
            <w:vAlign w:val="center"/>
            <w:tcPrChange w:id="632" w:author="刘宇" w:date="2022-12-13T12:13:00Z">
              <w:tcPr>
                <w:tcW w:w="4049" w:type="dxa"/>
                <w:gridSpan w:val="9"/>
                <w:tcBorders>
                  <w:top w:val="single" w:sz="4" w:space="0" w:color="auto"/>
                  <w:bottom w:val="single" w:sz="12" w:space="0" w:color="auto"/>
                </w:tcBorders>
                <w:vAlign w:val="center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633" w:author="刘宇" w:date="2022-12-13T11:56:00Z"/>
                <w:sz w:val="18"/>
                <w:szCs w:val="18"/>
              </w:rPr>
            </w:pPr>
          </w:p>
        </w:tc>
        <w:tc>
          <w:tcPr>
            <w:tcW w:w="2148" w:type="dxa"/>
            <w:gridSpan w:val="4"/>
            <w:tcBorders>
              <w:top w:val="single" w:sz="4" w:space="0" w:color="auto"/>
              <w:bottom w:val="single" w:sz="12" w:space="0" w:color="auto"/>
            </w:tcBorders>
            <w:vAlign w:val="center"/>
            <w:tcPrChange w:id="634" w:author="刘宇" w:date="2022-12-13T12:13:00Z">
              <w:tcPr>
                <w:tcW w:w="2148" w:type="dxa"/>
                <w:gridSpan w:val="4"/>
                <w:tcBorders>
                  <w:top w:val="single" w:sz="4" w:space="0" w:color="auto"/>
                  <w:bottom w:val="single" w:sz="12" w:space="0" w:color="auto"/>
                </w:tcBorders>
                <w:vAlign w:val="center"/>
              </w:tcPr>
            </w:tcPrChange>
          </w:tcPr>
          <w:p w:rsidR="002268BB" w:rsidRPr="00134484" w:rsidRDefault="002268BB" w:rsidP="002268BB">
            <w:pPr>
              <w:spacing w:line="240" w:lineRule="exact"/>
              <w:jc w:val="center"/>
              <w:rPr>
                <w:ins w:id="635" w:author="刘宇" w:date="2022-12-13T11:56:00Z"/>
                <w:sz w:val="18"/>
                <w:szCs w:val="18"/>
              </w:rPr>
            </w:pPr>
            <w:ins w:id="636" w:author="刘宇" w:date="2022-12-13T11:56:00Z">
              <w:r w:rsidRPr="00134484">
                <w:rPr>
                  <w:rFonts w:hAnsi="宋体"/>
                  <w:sz w:val="18"/>
                  <w:szCs w:val="18"/>
                </w:rPr>
                <w:t>归档</w:t>
              </w:r>
            </w:ins>
          </w:p>
          <w:p w:rsidR="002268BB" w:rsidRPr="00026C59" w:rsidRDefault="002268BB" w:rsidP="002268BB">
            <w:pPr>
              <w:pStyle w:val="2"/>
              <w:spacing w:line="240" w:lineRule="exact"/>
              <w:rPr>
                <w:ins w:id="637" w:author="刘宇" w:date="2022-12-13T11:56:00Z"/>
                <w:rFonts w:ascii="Times New Roman"/>
                <w:b w:val="0"/>
                <w:szCs w:val="18"/>
              </w:rPr>
            </w:pPr>
            <w:ins w:id="638" w:author="刘宇" w:date="2022-12-13T11:56:00Z">
              <w:r w:rsidRPr="00026C59">
                <w:rPr>
                  <w:rFonts w:ascii="Times New Roman"/>
                  <w:b w:val="0"/>
                  <w:szCs w:val="18"/>
                </w:rPr>
                <w:t xml:space="preserve">OK </w:t>
              </w:r>
              <w:r>
                <w:rPr>
                  <w:rFonts w:ascii="Times New Roman"/>
                  <w:b w:val="0"/>
                  <w:szCs w:val="18"/>
                </w:rPr>
                <w:t>t</w:t>
              </w:r>
              <w:r w:rsidRPr="00026C59">
                <w:rPr>
                  <w:rFonts w:ascii="Times New Roman"/>
                  <w:b w:val="0"/>
                  <w:szCs w:val="18"/>
                </w:rPr>
                <w:t>o Files</w:t>
              </w:r>
            </w:ins>
          </w:p>
        </w:tc>
        <w:tc>
          <w:tcPr>
            <w:tcW w:w="2758" w:type="dxa"/>
            <w:gridSpan w:val="4"/>
            <w:tcBorders>
              <w:top w:val="single" w:sz="4" w:space="0" w:color="auto"/>
              <w:bottom w:val="single" w:sz="12" w:space="0" w:color="auto"/>
            </w:tcBorders>
            <w:vAlign w:val="center"/>
            <w:tcPrChange w:id="639" w:author="刘宇" w:date="2022-12-13T12:13:00Z">
              <w:tcPr>
                <w:tcW w:w="2758" w:type="dxa"/>
                <w:gridSpan w:val="4"/>
                <w:tcBorders>
                  <w:top w:val="single" w:sz="4" w:space="0" w:color="auto"/>
                  <w:bottom w:val="single" w:sz="12" w:space="0" w:color="auto"/>
                </w:tcBorders>
                <w:vAlign w:val="center"/>
              </w:tcPr>
            </w:tcPrChange>
          </w:tcPr>
          <w:p w:rsidR="002268BB" w:rsidRPr="00134484" w:rsidRDefault="005B04C7" w:rsidP="002268BB">
            <w:pPr>
              <w:spacing w:line="240" w:lineRule="exact"/>
              <w:jc w:val="center"/>
              <w:rPr>
                <w:ins w:id="640" w:author="刘宇" w:date="2022-12-13T11:56:00Z"/>
                <w:sz w:val="18"/>
                <w:szCs w:val="18"/>
              </w:rPr>
            </w:pPr>
            <w:ins w:id="641" w:author="刘宇" w:date="2022-12-13T11:56:00Z">
              <w:r w:rsidRPr="005B04C7">
                <w:rPr>
                  <w:i/>
                  <w:color w:val="00B0F0"/>
                  <w:sz w:val="18"/>
                  <w:szCs w:val="18"/>
                  <w:rPrChange w:id="642" w:author="刘宇" w:date="2022-12-13T12:15:00Z">
                    <w:rPr>
                      <w:rFonts w:hAnsi="宋体"/>
                      <w:sz w:val="18"/>
                      <w:szCs w:val="18"/>
                    </w:rPr>
                  </w:rPrChange>
                </w:rPr>
                <w:t>（</w:t>
              </w:r>
              <w:r w:rsidRPr="005B04C7">
                <w:rPr>
                  <w:i/>
                  <w:color w:val="00B0F0"/>
                  <w:sz w:val="18"/>
                  <w:szCs w:val="18"/>
                  <w:rPrChange w:id="643" w:author="刘宇" w:date="2022-12-13T12:15:00Z">
                    <w:rPr>
                      <w:sz w:val="18"/>
                      <w:szCs w:val="18"/>
                    </w:rPr>
                  </w:rPrChange>
                </w:rPr>
                <w:t>37</w:t>
              </w:r>
              <w:r w:rsidRPr="005B04C7">
                <w:rPr>
                  <w:i/>
                  <w:color w:val="00B0F0"/>
                  <w:sz w:val="18"/>
                  <w:szCs w:val="18"/>
                  <w:rPrChange w:id="644" w:author="刘宇" w:date="2022-12-13T12:15:00Z">
                    <w:rPr>
                      <w:rFonts w:hAnsi="宋体"/>
                      <w:sz w:val="18"/>
                      <w:szCs w:val="18"/>
                    </w:rPr>
                  </w:rPrChange>
                </w:rPr>
                <w:t>）</w:t>
              </w:r>
            </w:ins>
          </w:p>
        </w:tc>
      </w:tr>
    </w:tbl>
    <w:p w:rsidR="00D40F8E" w:rsidRDefault="00D40F8E" w:rsidP="00D40F8E">
      <w:pPr>
        <w:pStyle w:val="a7"/>
        <w:ind w:left="5250"/>
        <w:jc w:val="both"/>
        <w:rPr>
          <w:ins w:id="645" w:author="刘宇" w:date="2022-12-13T11:50:00Z"/>
          <w:rFonts w:ascii="宋体"/>
        </w:rPr>
      </w:pPr>
      <w:ins w:id="646" w:author="刘宇" w:date="2022-12-13T11:50:00Z">
        <w:r>
          <w:rPr>
            <w:rFonts w:hint="eastAsia"/>
            <w:sz w:val="30"/>
          </w:rPr>
          <w:t xml:space="preserve">                                                </w:t>
        </w:r>
      </w:ins>
    </w:p>
    <w:p w:rsidR="005B04C7" w:rsidRDefault="005B04C7" w:rsidP="005B04C7">
      <w:pPr>
        <w:pStyle w:val="a7"/>
        <w:ind w:leftChars="2500" w:left="5250" w:firstLineChars="1000" w:firstLine="1800"/>
        <w:jc w:val="both"/>
        <w:rPr>
          <w:ins w:id="647" w:author="刘宇" w:date="2022-12-13T11:50:00Z"/>
          <w:rFonts w:ascii="宋体"/>
        </w:rPr>
        <w:pPrChange w:id="648" w:author="刘宇" w:date="2022-12-13T12:36:00Z">
          <w:pPr>
            <w:pStyle w:val="a7"/>
            <w:ind w:left="5250"/>
            <w:jc w:val="both"/>
          </w:pPr>
        </w:pPrChange>
      </w:pPr>
      <w:ins w:id="649" w:author="刘宇" w:date="2022-12-13T11:50:00Z">
        <w:r w:rsidRPr="005B04C7">
          <w:rPr>
            <w:i/>
            <w:color w:val="00B0F0"/>
            <w:rPrChange w:id="650" w:author="刘宇" w:date="2022-12-13T12:26:00Z">
              <w:rPr>
                <w:rFonts w:ascii="宋体"/>
              </w:rPr>
            </w:rPrChange>
          </w:rPr>
          <w:t>(38)</w:t>
        </w:r>
        <w:r w:rsidR="00D40F8E">
          <w:rPr>
            <w:rFonts w:ascii="宋体" w:hint="eastAsia"/>
          </w:rPr>
          <w:t>页 共</w:t>
        </w:r>
        <w:r w:rsidRPr="005B04C7">
          <w:rPr>
            <w:i/>
            <w:color w:val="00B0F0"/>
            <w:rPrChange w:id="651" w:author="刘宇" w:date="2022-12-13T12:26:00Z">
              <w:rPr>
                <w:rFonts w:ascii="宋体"/>
              </w:rPr>
            </w:rPrChange>
          </w:rPr>
          <w:t>(39)</w:t>
        </w:r>
        <w:r w:rsidR="00D40F8E">
          <w:rPr>
            <w:rFonts w:ascii="宋体" w:hint="eastAsia"/>
          </w:rPr>
          <w:t>页                                                           下转</w:t>
        </w:r>
        <w:r w:rsidRPr="005B04C7">
          <w:rPr>
            <w:i/>
            <w:color w:val="00B0F0"/>
            <w:rPrChange w:id="652" w:author="刘宇" w:date="2022-12-13T12:26:00Z">
              <w:rPr>
                <w:rFonts w:ascii="宋体"/>
              </w:rPr>
            </w:rPrChange>
          </w:rPr>
          <w:t>(40)</w:t>
        </w:r>
        <w:r w:rsidR="00D40F8E">
          <w:rPr>
            <w:rFonts w:ascii="宋体" w:hint="eastAsia"/>
          </w:rPr>
          <w:t>页</w:t>
        </w:r>
      </w:ins>
    </w:p>
    <w:p w:rsidR="000F4C2C" w:rsidRDefault="00D40F8E" w:rsidP="009705D5">
      <w:pPr>
        <w:pStyle w:val="a7"/>
        <w:ind w:leftChars="2500" w:left="5250" w:firstLineChars="900" w:firstLine="1620"/>
        <w:rPr>
          <w:ins w:id="653" w:author="刘宇" w:date="2022-12-13T12:16:00Z"/>
          <w:rFonts w:ascii="宋体"/>
        </w:rPr>
        <w:sectPr w:rsidR="000F4C2C" w:rsidSect="00D40F8E">
          <w:headerReference w:type="default" r:id="rId8"/>
          <w:footerReference w:type="default" r:id="rId9"/>
          <w:pgSz w:w="16838" w:h="11906" w:orient="landscape"/>
          <w:pgMar w:top="1418" w:right="567" w:bottom="851" w:left="1134" w:header="567" w:footer="567" w:gutter="0"/>
          <w:cols w:space="425"/>
          <w:docGrid w:type="lines" w:linePitch="312"/>
        </w:sectPr>
      </w:pPr>
      <w:ins w:id="663" w:author="刘宇" w:date="2022-12-13T11:50:00Z">
        <w:r>
          <w:rPr>
            <w:rFonts w:ascii="宋体" w:hAnsi="宋体" w:hint="eastAsia"/>
          </w:rPr>
          <w:t xml:space="preserve">PAGE  </w:t>
        </w:r>
        <w:r w:rsidR="005B04C7" w:rsidRPr="005B04C7">
          <w:rPr>
            <w:i/>
            <w:color w:val="00B0F0"/>
            <w:rPrChange w:id="664" w:author="刘宇" w:date="2022-12-13T12:26:00Z">
              <w:rPr>
                <w:rFonts w:ascii="宋体" w:hAnsi="宋体"/>
              </w:rPr>
            </w:rPrChange>
          </w:rPr>
          <w:t xml:space="preserve"> </w:t>
        </w:r>
        <w:r>
          <w:rPr>
            <w:rFonts w:ascii="宋体" w:hAnsi="宋体" w:hint="eastAsia"/>
          </w:rPr>
          <w:t xml:space="preserve">OF </w:t>
        </w:r>
        <w:r w:rsidR="005B04C7" w:rsidRPr="005B04C7">
          <w:rPr>
            <w:i/>
            <w:color w:val="00B0F0"/>
            <w:rPrChange w:id="665" w:author="刘宇" w:date="2022-12-13T12:26:00Z">
              <w:rPr>
                <w:rFonts w:ascii="宋体" w:hAnsi="宋体"/>
              </w:rPr>
            </w:rPrChange>
          </w:rPr>
          <w:t xml:space="preserve">   </w:t>
        </w:r>
        <w:r>
          <w:rPr>
            <w:rFonts w:ascii="宋体" w:hAnsi="宋体" w:hint="eastAsia"/>
          </w:rPr>
          <w:t xml:space="preserve">                                         </w:t>
        </w:r>
      </w:ins>
      <w:ins w:id="666" w:author="刘宇" w:date="2022-12-13T13:10:00Z">
        <w:r w:rsidR="00F560BD">
          <w:rPr>
            <w:rFonts w:ascii="宋体" w:hAnsi="宋体" w:hint="eastAsia"/>
          </w:rPr>
          <w:t xml:space="preserve">      </w:t>
        </w:r>
      </w:ins>
      <w:ins w:id="667" w:author="刘宇" w:date="2022-12-13T11:50:00Z">
        <w:r>
          <w:rPr>
            <w:rFonts w:ascii="宋体" w:hAnsi="宋体" w:hint="eastAsia"/>
          </w:rPr>
          <w:t xml:space="preserve">    </w:t>
        </w:r>
      </w:ins>
      <w:ins w:id="668" w:author="刘宇" w:date="2022-12-13T13:10:00Z">
        <w:r w:rsidR="00F560BD">
          <w:rPr>
            <w:rFonts w:ascii="宋体" w:hAnsi="宋体" w:hint="eastAsia"/>
          </w:rPr>
          <w:t xml:space="preserve">  </w:t>
        </w:r>
      </w:ins>
      <w:ins w:id="669" w:author="刘宇" w:date="2022-12-13T11:50:00Z">
        <w:r>
          <w:rPr>
            <w:rFonts w:ascii="宋体" w:hAnsi="宋体" w:hint="eastAsia"/>
          </w:rPr>
          <w:t xml:space="preserve">     CNT</w:t>
        </w:r>
        <w:r>
          <w:rPr>
            <w:rFonts w:ascii="宋体" w:hAnsi="宋体"/>
          </w:rPr>
          <w:t>’</w:t>
        </w:r>
        <w:r>
          <w:rPr>
            <w:rFonts w:ascii="宋体" w:hAnsi="宋体" w:hint="eastAsia"/>
          </w:rPr>
          <w:t>D ON PAGE</w:t>
        </w:r>
      </w:ins>
    </w:p>
    <w:p w:rsidR="005B04C7" w:rsidRDefault="005B04C7" w:rsidP="005B04C7">
      <w:pPr>
        <w:pStyle w:val="a7"/>
        <w:ind w:leftChars="2500" w:left="5250" w:firstLineChars="300" w:firstLine="540"/>
        <w:rPr>
          <w:ins w:id="670" w:author="刘宇" w:date="2022-12-13T11:50:00Z"/>
        </w:rPr>
        <w:pPrChange w:id="671" w:author="刘宇" w:date="2022-12-13T11:52:00Z">
          <w:pPr>
            <w:pStyle w:val="a7"/>
            <w:ind w:left="5250"/>
          </w:pPr>
        </w:pPrChange>
      </w:pPr>
    </w:p>
    <w:p w:rsidR="00D40F8E" w:rsidRPr="00A21EE0" w:rsidRDefault="00D40F8E" w:rsidP="00D40F8E">
      <w:pPr>
        <w:spacing w:line="440" w:lineRule="exact"/>
        <w:ind w:firstLineChars="200" w:firstLine="560"/>
        <w:rPr>
          <w:ins w:id="672" w:author="刘宇" w:date="2022-12-13T11:49:00Z"/>
          <w:rFonts w:ascii="黑体" w:eastAsia="黑体" w:hAnsi="宋体"/>
          <w:sz w:val="28"/>
          <w:szCs w:val="28"/>
        </w:rPr>
      </w:pPr>
      <w:ins w:id="673" w:author="刘宇" w:date="2022-12-13T11:49:00Z">
        <w:r w:rsidRPr="006E6843">
          <w:rPr>
            <w:rFonts w:ascii="黑体" w:eastAsia="黑体" w:hAnsi="宋体" w:hint="eastAsia"/>
            <w:sz w:val="28"/>
            <w:szCs w:val="28"/>
          </w:rPr>
          <w:t>填写说明</w:t>
        </w:r>
        <w:r w:rsidRPr="00FE06EF">
          <w:rPr>
            <w:rFonts w:ascii="Times New Roman" w:eastAsia="黑体" w:hAnsi="Times New Roman"/>
            <w:b/>
            <w:sz w:val="28"/>
            <w:szCs w:val="28"/>
          </w:rPr>
          <w:t>Instructions for Filling</w:t>
        </w:r>
        <w:r>
          <w:rPr>
            <w:rFonts w:ascii="Times New Roman" w:eastAsia="黑体" w:hAnsi="Times New Roman" w:hint="eastAsia"/>
            <w:b/>
            <w:sz w:val="28"/>
            <w:szCs w:val="28"/>
          </w:rPr>
          <w:t>：</w:t>
        </w:r>
      </w:ins>
    </w:p>
    <w:p w:rsidR="005B04C7" w:rsidRPr="005B04C7" w:rsidRDefault="000F4C2C" w:rsidP="005B04C7">
      <w:pPr>
        <w:spacing w:line="440" w:lineRule="exact"/>
        <w:ind w:firstLineChars="253" w:firstLine="708"/>
        <w:jc w:val="left"/>
        <w:rPr>
          <w:del w:id="674" w:author="刘宇" w:date="2022-12-13T11:49:00Z"/>
          <w:rFonts w:ascii="Times New Roman" w:hAnsi="宋体"/>
          <w:sz w:val="28"/>
          <w:szCs w:val="28"/>
          <w:rPrChange w:id="675" w:author="刘宇" w:date="2022-12-13T12:17:00Z">
            <w:rPr>
              <w:del w:id="676" w:author="刘宇" w:date="2022-12-13T11:49:00Z"/>
              <w:rFonts w:ascii="黑体" w:eastAsia="黑体"/>
              <w:sz w:val="28"/>
              <w:szCs w:val="28"/>
            </w:rPr>
          </w:rPrChange>
        </w:rPr>
        <w:pPrChange w:id="677" w:author="刘宇" w:date="2022-12-13T12:17:00Z">
          <w:pPr>
            <w:spacing w:line="440" w:lineRule="exact"/>
            <w:jc w:val="center"/>
          </w:pPr>
        </w:pPrChange>
      </w:pPr>
      <w:ins w:id="678" w:author="刘宇" w:date="2022-12-13T12:17:00Z">
        <w:r w:rsidRPr="00591676">
          <w:rPr>
            <w:rFonts w:ascii="Times New Roman" w:hAnsi="宋体"/>
            <w:sz w:val="28"/>
            <w:szCs w:val="28"/>
          </w:rPr>
          <w:t>（</w:t>
        </w:r>
        <w:r>
          <w:rPr>
            <w:rFonts w:ascii="Times New Roman" w:hAnsi="宋体"/>
            <w:sz w:val="28"/>
            <w:szCs w:val="28"/>
          </w:rPr>
          <w:t>1</w:t>
        </w:r>
        <w:r w:rsidRPr="00591676">
          <w:rPr>
            <w:rFonts w:ascii="Times New Roman" w:hAnsi="宋体"/>
            <w:sz w:val="28"/>
            <w:szCs w:val="28"/>
          </w:rPr>
          <w:t>）</w:t>
        </w:r>
      </w:ins>
    </w:p>
    <w:p w:rsidR="005B04C7" w:rsidRPr="005B04C7" w:rsidRDefault="005B04C7" w:rsidP="005B04C7">
      <w:pPr>
        <w:spacing w:line="440" w:lineRule="exact"/>
        <w:ind w:firstLineChars="253" w:firstLine="708"/>
        <w:jc w:val="left"/>
        <w:rPr>
          <w:del w:id="679" w:author="刘宇" w:date="2022-12-13T11:48:00Z"/>
          <w:rFonts w:ascii="Times New Roman" w:hAnsi="宋体"/>
          <w:sz w:val="28"/>
          <w:szCs w:val="28"/>
          <w:rPrChange w:id="680" w:author="刘宇" w:date="2022-12-13T12:17:00Z">
            <w:rPr>
              <w:del w:id="681" w:author="刘宇" w:date="2022-12-13T11:48:00Z"/>
              <w:rFonts w:ascii="黑体" w:eastAsia="黑体"/>
              <w:sz w:val="28"/>
              <w:szCs w:val="28"/>
            </w:rPr>
          </w:rPrChange>
        </w:rPr>
        <w:pPrChange w:id="682" w:author="刘宇" w:date="2022-12-13T12:17:00Z">
          <w:pPr>
            <w:spacing w:line="440" w:lineRule="exact"/>
            <w:jc w:val="center"/>
          </w:pPr>
        </w:pPrChange>
      </w:pPr>
      <w:del w:id="683" w:author="刘宇" w:date="2022-12-13T11:48:00Z">
        <w:r w:rsidRPr="005B04C7">
          <w:rPr>
            <w:rFonts w:ascii="Times New Roman" w:hAnsi="宋体" w:hint="eastAsia"/>
            <w:sz w:val="28"/>
            <w:szCs w:val="28"/>
            <w:rPrChange w:id="684" w:author="刘宇" w:date="2022-12-13T12:17:00Z">
              <w:rPr>
                <w:rFonts w:ascii="黑体" w:eastAsia="黑体" w:hint="eastAsia"/>
                <w:sz w:val="28"/>
                <w:szCs w:val="28"/>
              </w:rPr>
            </w:rPrChange>
          </w:rPr>
          <w:delText>表格</w:delText>
        </w:r>
        <w:r w:rsidRPr="005B04C7">
          <w:rPr>
            <w:rFonts w:ascii="Times New Roman" w:hAnsi="宋体"/>
            <w:sz w:val="28"/>
            <w:szCs w:val="28"/>
            <w:rPrChange w:id="685" w:author="刘宇" w:date="2022-12-13T12:17:00Z">
              <w:rPr>
                <w:rFonts w:ascii="黑体" w:eastAsia="黑体"/>
                <w:sz w:val="28"/>
                <w:szCs w:val="28"/>
              </w:rPr>
            </w:rPrChange>
          </w:rPr>
          <w:delText>FM 040-182</w:delText>
        </w:r>
        <w:r w:rsidRPr="005B04C7">
          <w:rPr>
            <w:rFonts w:ascii="Times New Roman" w:hAnsi="宋体" w:hint="eastAsia"/>
            <w:sz w:val="28"/>
            <w:szCs w:val="28"/>
            <w:rPrChange w:id="686" w:author="刘宇" w:date="2022-12-13T12:17:00Z">
              <w:rPr>
                <w:rFonts w:ascii="黑体" w:eastAsia="黑体" w:hint="eastAsia"/>
                <w:sz w:val="28"/>
                <w:szCs w:val="28"/>
              </w:rPr>
            </w:rPrChange>
          </w:rPr>
          <w:delText>使用说明</w:delText>
        </w:r>
      </w:del>
    </w:p>
    <w:p w:rsidR="005B04C7" w:rsidRPr="005B04C7" w:rsidRDefault="005B04C7" w:rsidP="005B04C7">
      <w:pPr>
        <w:spacing w:line="440" w:lineRule="exact"/>
        <w:ind w:firstLineChars="253" w:firstLine="708"/>
        <w:jc w:val="left"/>
        <w:rPr>
          <w:del w:id="687" w:author="刘宇" w:date="2022-12-13T11:48:00Z"/>
          <w:rFonts w:ascii="Times New Roman" w:hAnsi="宋体"/>
          <w:sz w:val="28"/>
          <w:szCs w:val="28"/>
          <w:rPrChange w:id="688" w:author="刘宇" w:date="2022-12-13T12:17:00Z">
            <w:rPr>
              <w:del w:id="689" w:author="刘宇" w:date="2022-12-13T11:48:00Z"/>
              <w:rFonts w:ascii="黑体" w:eastAsia="黑体"/>
              <w:sz w:val="28"/>
              <w:szCs w:val="28"/>
            </w:rPr>
          </w:rPrChange>
        </w:rPr>
        <w:pPrChange w:id="690" w:author="刘宇" w:date="2022-12-13T12:17:00Z">
          <w:pPr>
            <w:spacing w:line="440" w:lineRule="exact"/>
          </w:pPr>
        </w:pPrChange>
      </w:pPr>
    </w:p>
    <w:p w:rsidR="005B04C7" w:rsidRPr="005B04C7" w:rsidRDefault="005B04C7" w:rsidP="005B04C7">
      <w:pPr>
        <w:spacing w:line="440" w:lineRule="exact"/>
        <w:ind w:firstLineChars="253" w:firstLine="708"/>
        <w:jc w:val="left"/>
        <w:rPr>
          <w:del w:id="691" w:author="刘宇" w:date="2022-12-13T11:48:00Z"/>
          <w:rFonts w:ascii="Times New Roman" w:hAnsi="宋体"/>
          <w:sz w:val="28"/>
          <w:szCs w:val="28"/>
          <w:rPrChange w:id="692" w:author="刘宇" w:date="2022-12-13T12:17:00Z">
            <w:rPr>
              <w:del w:id="693" w:author="刘宇" w:date="2022-12-13T11:48:00Z"/>
              <w:rFonts w:ascii="黑体" w:eastAsia="黑体" w:hAnsi="宋体"/>
              <w:sz w:val="28"/>
              <w:szCs w:val="28"/>
            </w:rPr>
          </w:rPrChange>
        </w:rPr>
        <w:pPrChange w:id="694" w:author="刘宇" w:date="2022-12-13T12:17:00Z">
          <w:pPr>
            <w:spacing w:line="440" w:lineRule="exact"/>
          </w:pPr>
        </w:pPrChange>
      </w:pPr>
      <w:del w:id="695" w:author="刘宇" w:date="2022-12-13T11:48:00Z">
        <w:r w:rsidRPr="005B04C7">
          <w:rPr>
            <w:rFonts w:ascii="Times New Roman" w:hAnsi="宋体"/>
            <w:sz w:val="28"/>
            <w:szCs w:val="28"/>
            <w:rPrChange w:id="696" w:author="刘宇" w:date="2022-12-13T12:17:00Z">
              <w:rPr>
                <w:rFonts w:ascii="黑体" w:eastAsia="黑体" w:hAnsi="宋体"/>
                <w:sz w:val="28"/>
                <w:szCs w:val="28"/>
              </w:rPr>
            </w:rPrChange>
          </w:rPr>
          <w:delText xml:space="preserve">1  </w:delText>
        </w:r>
        <w:r w:rsidRPr="005B04C7">
          <w:rPr>
            <w:rFonts w:ascii="Times New Roman" w:hAnsi="宋体" w:hint="eastAsia"/>
            <w:sz w:val="28"/>
            <w:szCs w:val="28"/>
            <w:rPrChange w:id="697" w:author="刘宇" w:date="2022-12-13T12:17:00Z">
              <w:rPr>
                <w:rFonts w:ascii="黑体" w:eastAsia="黑体" w:hAnsi="宋体" w:hint="eastAsia"/>
                <w:sz w:val="28"/>
                <w:szCs w:val="28"/>
              </w:rPr>
            </w:rPrChange>
          </w:rPr>
          <w:delText>适用范围</w:delText>
        </w:r>
      </w:del>
    </w:p>
    <w:p w:rsidR="005B04C7" w:rsidRPr="005B04C7" w:rsidRDefault="005B04C7" w:rsidP="005B04C7">
      <w:pPr>
        <w:spacing w:line="440" w:lineRule="exact"/>
        <w:ind w:firstLineChars="253" w:firstLine="708"/>
        <w:jc w:val="left"/>
        <w:rPr>
          <w:del w:id="698" w:author="刘宇" w:date="2022-12-13T11:48:00Z"/>
          <w:rFonts w:ascii="Times New Roman" w:hAnsi="宋体"/>
          <w:sz w:val="28"/>
          <w:szCs w:val="28"/>
          <w:rPrChange w:id="699" w:author="刘宇" w:date="2022-12-13T12:17:00Z">
            <w:rPr>
              <w:del w:id="700" w:author="刘宇" w:date="2022-12-13T11:48:00Z"/>
              <w:rFonts w:ascii="黑体" w:eastAsia="黑体"/>
              <w:sz w:val="28"/>
              <w:szCs w:val="28"/>
            </w:rPr>
          </w:rPrChange>
        </w:rPr>
        <w:pPrChange w:id="701" w:author="刘宇" w:date="2022-12-13T12:17:00Z">
          <w:pPr>
            <w:pStyle w:val="a4"/>
            <w:spacing w:line="440" w:lineRule="exact"/>
            <w:ind w:left="360" w:firstLineChars="0" w:firstLine="0"/>
          </w:pPr>
        </w:pPrChange>
      </w:pPr>
    </w:p>
    <w:p w:rsidR="005B04C7" w:rsidRPr="005B04C7" w:rsidRDefault="005B04C7" w:rsidP="005B04C7">
      <w:pPr>
        <w:spacing w:line="440" w:lineRule="exact"/>
        <w:ind w:firstLineChars="253" w:firstLine="708"/>
        <w:jc w:val="left"/>
        <w:rPr>
          <w:del w:id="702" w:author="刘宇" w:date="2022-12-13T11:48:00Z"/>
          <w:rFonts w:ascii="Times New Roman" w:hAnsi="宋体"/>
          <w:sz w:val="28"/>
          <w:szCs w:val="28"/>
          <w:rPrChange w:id="703" w:author="刘宇" w:date="2022-12-13T12:17:00Z">
            <w:rPr>
              <w:del w:id="704" w:author="刘宇" w:date="2022-12-13T11:48:00Z"/>
              <w:rFonts w:ascii="宋体" w:hAnsi="宋体"/>
              <w:sz w:val="28"/>
              <w:szCs w:val="28"/>
            </w:rPr>
          </w:rPrChange>
        </w:rPr>
        <w:pPrChange w:id="705" w:author="刘宇" w:date="2022-12-13T12:17:00Z">
          <w:pPr>
            <w:spacing w:line="440" w:lineRule="exact"/>
            <w:ind w:firstLineChars="200" w:firstLine="560"/>
          </w:pPr>
        </w:pPrChange>
      </w:pPr>
      <w:del w:id="706" w:author="刘宇" w:date="2022-12-13T11:48:00Z">
        <w:r w:rsidRPr="005B04C7">
          <w:rPr>
            <w:rFonts w:ascii="Times New Roman" w:hAnsi="宋体" w:hint="eastAsia"/>
            <w:sz w:val="28"/>
            <w:szCs w:val="28"/>
            <w:rPrChange w:id="707" w:author="刘宇" w:date="2022-12-13T12:17:00Z">
              <w:rPr>
                <w:rFonts w:ascii="宋体" w:hAnsi="宋体" w:hint="eastAsia"/>
                <w:sz w:val="28"/>
                <w:szCs w:val="28"/>
              </w:rPr>
            </w:rPrChange>
          </w:rPr>
          <w:delText>本表格适用于</w:delText>
        </w:r>
        <w:r w:rsidRPr="005B04C7">
          <w:rPr>
            <w:rFonts w:ascii="Times New Roman" w:hAnsi="宋体"/>
            <w:sz w:val="28"/>
            <w:szCs w:val="28"/>
            <w:rPrChange w:id="708" w:author="刘宇" w:date="2022-12-13T12:17:00Z">
              <w:rPr>
                <w:rFonts w:ascii="Times New Roman" w:hAnsi="Times New Roman"/>
                <w:sz w:val="28"/>
                <w:szCs w:val="28"/>
              </w:rPr>
            </w:rPrChange>
          </w:rPr>
          <w:delText>CAPP</w:delText>
        </w:r>
        <w:r w:rsidRPr="005B04C7">
          <w:rPr>
            <w:rFonts w:ascii="Times New Roman" w:hAnsi="宋体" w:hint="eastAsia"/>
            <w:sz w:val="28"/>
            <w:szCs w:val="28"/>
            <w:rPrChange w:id="709" w:author="刘宇" w:date="2022-12-13T12:17:00Z">
              <w:rPr>
                <w:rFonts w:ascii="宋体" w:hAnsi="宋体" w:hint="eastAsia"/>
                <w:sz w:val="28"/>
                <w:szCs w:val="28"/>
              </w:rPr>
            </w:rPrChange>
          </w:rPr>
          <w:delText>产品制造记录首页的填写。</w:delText>
        </w:r>
      </w:del>
    </w:p>
    <w:p w:rsidR="005B04C7" w:rsidRPr="005B04C7" w:rsidRDefault="005B04C7" w:rsidP="005B04C7">
      <w:pPr>
        <w:spacing w:line="440" w:lineRule="exact"/>
        <w:ind w:firstLineChars="253" w:firstLine="708"/>
        <w:jc w:val="left"/>
        <w:rPr>
          <w:del w:id="710" w:author="刘宇" w:date="2022-12-13T11:48:00Z"/>
          <w:rFonts w:ascii="Times New Roman" w:hAnsi="宋体"/>
          <w:sz w:val="28"/>
          <w:szCs w:val="28"/>
          <w:rPrChange w:id="711" w:author="刘宇" w:date="2022-12-13T12:17:00Z">
            <w:rPr>
              <w:del w:id="712" w:author="刘宇" w:date="2022-12-13T11:48:00Z"/>
              <w:rFonts w:ascii="宋体" w:hAnsi="宋体"/>
              <w:sz w:val="28"/>
              <w:szCs w:val="28"/>
            </w:rPr>
          </w:rPrChange>
        </w:rPr>
        <w:pPrChange w:id="713" w:author="刘宇" w:date="2022-12-13T12:17:00Z">
          <w:pPr>
            <w:spacing w:line="440" w:lineRule="exact"/>
            <w:ind w:firstLineChars="200" w:firstLine="560"/>
          </w:pPr>
        </w:pPrChange>
      </w:pPr>
    </w:p>
    <w:p w:rsidR="005B04C7" w:rsidRPr="005B04C7" w:rsidRDefault="005B04C7" w:rsidP="005B04C7">
      <w:pPr>
        <w:spacing w:line="440" w:lineRule="exact"/>
        <w:ind w:firstLineChars="253" w:firstLine="708"/>
        <w:jc w:val="left"/>
        <w:rPr>
          <w:del w:id="714" w:author="刘宇" w:date="2022-12-13T11:48:00Z"/>
          <w:rFonts w:ascii="Times New Roman" w:hAnsi="宋体"/>
          <w:sz w:val="28"/>
          <w:szCs w:val="28"/>
          <w:rPrChange w:id="715" w:author="刘宇" w:date="2022-12-13T12:17:00Z">
            <w:rPr>
              <w:del w:id="716" w:author="刘宇" w:date="2022-12-13T11:48:00Z"/>
              <w:rFonts w:ascii="黑体" w:eastAsia="黑体" w:hAnsi="宋体"/>
              <w:sz w:val="28"/>
              <w:szCs w:val="28"/>
            </w:rPr>
          </w:rPrChange>
        </w:rPr>
        <w:pPrChange w:id="717" w:author="刘宇" w:date="2022-12-13T12:17:00Z">
          <w:pPr>
            <w:spacing w:line="440" w:lineRule="exact"/>
          </w:pPr>
        </w:pPrChange>
      </w:pPr>
      <w:del w:id="718" w:author="刘宇" w:date="2022-12-13T11:48:00Z">
        <w:r w:rsidRPr="005B04C7">
          <w:rPr>
            <w:rFonts w:ascii="Times New Roman" w:hAnsi="宋体"/>
            <w:sz w:val="28"/>
            <w:szCs w:val="28"/>
            <w:rPrChange w:id="719" w:author="刘宇" w:date="2022-12-13T12:17:00Z">
              <w:rPr>
                <w:rFonts w:ascii="黑体" w:eastAsia="黑体" w:hAnsi="宋体"/>
                <w:sz w:val="28"/>
                <w:szCs w:val="28"/>
              </w:rPr>
            </w:rPrChange>
          </w:rPr>
          <w:delText xml:space="preserve">2  </w:delText>
        </w:r>
        <w:r w:rsidRPr="005B04C7">
          <w:rPr>
            <w:rFonts w:ascii="Times New Roman" w:hAnsi="宋体" w:hint="eastAsia"/>
            <w:sz w:val="28"/>
            <w:szCs w:val="28"/>
            <w:rPrChange w:id="720" w:author="刘宇" w:date="2022-12-13T12:17:00Z">
              <w:rPr>
                <w:rFonts w:ascii="黑体" w:eastAsia="黑体" w:hAnsi="宋体" w:hint="eastAsia"/>
                <w:sz w:val="28"/>
                <w:szCs w:val="28"/>
              </w:rPr>
            </w:rPrChange>
          </w:rPr>
          <w:delText>表格版次</w:delText>
        </w:r>
      </w:del>
    </w:p>
    <w:p w:rsidR="005B04C7" w:rsidRPr="005B04C7" w:rsidRDefault="005B04C7" w:rsidP="005B04C7">
      <w:pPr>
        <w:spacing w:line="440" w:lineRule="exact"/>
        <w:ind w:firstLineChars="253" w:firstLine="708"/>
        <w:jc w:val="left"/>
        <w:rPr>
          <w:del w:id="721" w:author="刘宇" w:date="2022-12-13T11:48:00Z"/>
          <w:rFonts w:ascii="Times New Roman" w:hAnsi="宋体"/>
          <w:sz w:val="28"/>
          <w:szCs w:val="28"/>
          <w:rPrChange w:id="722" w:author="刘宇" w:date="2022-12-13T12:17:00Z">
            <w:rPr>
              <w:del w:id="723" w:author="刘宇" w:date="2022-12-13T11:48:00Z"/>
              <w:rFonts w:ascii="黑体" w:eastAsia="黑体" w:hAnsi="宋体"/>
              <w:sz w:val="28"/>
              <w:szCs w:val="28"/>
            </w:rPr>
          </w:rPrChange>
        </w:rPr>
        <w:pPrChange w:id="724" w:author="刘宇" w:date="2022-12-13T12:17:00Z">
          <w:pPr>
            <w:pStyle w:val="a4"/>
            <w:spacing w:line="440" w:lineRule="exact"/>
            <w:ind w:left="360" w:firstLineChars="0" w:firstLine="0"/>
          </w:pPr>
        </w:pPrChange>
      </w:pPr>
    </w:p>
    <w:p w:rsidR="005B04C7" w:rsidRDefault="005B04C7" w:rsidP="005B04C7">
      <w:pPr>
        <w:spacing w:line="440" w:lineRule="exact"/>
        <w:ind w:firstLineChars="253" w:firstLine="708"/>
        <w:jc w:val="left"/>
        <w:rPr>
          <w:del w:id="725" w:author="刘宇" w:date="2022-12-13T11:48:00Z"/>
          <w:rFonts w:ascii="Times New Roman" w:hAnsi="宋体"/>
          <w:sz w:val="28"/>
          <w:szCs w:val="28"/>
        </w:rPr>
        <w:pPrChange w:id="726" w:author="刘宇" w:date="2022-12-13T12:17:00Z">
          <w:pPr>
            <w:spacing w:line="440" w:lineRule="exact"/>
            <w:ind w:firstLineChars="200" w:firstLine="560"/>
          </w:pPr>
        </w:pPrChange>
      </w:pPr>
      <w:del w:id="727" w:author="刘宇" w:date="2022-12-13T11:48:00Z">
        <w:r w:rsidRPr="005B04C7">
          <w:rPr>
            <w:rFonts w:ascii="Times New Roman" w:hAnsi="宋体"/>
            <w:sz w:val="28"/>
            <w:szCs w:val="28"/>
            <w:rPrChange w:id="728" w:author="刘宇" w:date="2022-12-13T12:17:00Z">
              <w:rPr>
                <w:rFonts w:ascii="Times New Roman" w:hAnsi="Times New Roman"/>
                <w:sz w:val="28"/>
                <w:szCs w:val="28"/>
              </w:rPr>
            </w:rPrChange>
          </w:rPr>
          <w:delText>NEW</w:delText>
        </w:r>
        <w:r w:rsidR="00C165BF" w:rsidRPr="00742A14" w:rsidDel="00D40F8E">
          <w:rPr>
            <w:rFonts w:ascii="Times New Roman" w:hAnsi="宋体"/>
            <w:sz w:val="28"/>
            <w:szCs w:val="28"/>
          </w:rPr>
          <w:delText>版</w:delText>
        </w:r>
      </w:del>
    </w:p>
    <w:p w:rsidR="005B04C7" w:rsidRPr="005B04C7" w:rsidRDefault="005B04C7" w:rsidP="005B04C7">
      <w:pPr>
        <w:spacing w:line="440" w:lineRule="exact"/>
        <w:ind w:firstLineChars="253" w:firstLine="708"/>
        <w:jc w:val="left"/>
        <w:rPr>
          <w:del w:id="729" w:author="刘宇" w:date="2022-12-13T11:48:00Z"/>
          <w:rFonts w:ascii="Times New Roman" w:hAnsi="宋体"/>
          <w:sz w:val="28"/>
          <w:szCs w:val="28"/>
          <w:rPrChange w:id="730" w:author="刘宇" w:date="2022-12-13T12:17:00Z">
            <w:rPr>
              <w:del w:id="731" w:author="刘宇" w:date="2022-12-13T11:48:00Z"/>
              <w:rFonts w:ascii="Times New Roman" w:hAnsi="Times New Roman"/>
              <w:sz w:val="28"/>
              <w:szCs w:val="28"/>
            </w:rPr>
          </w:rPrChange>
        </w:rPr>
        <w:pPrChange w:id="732" w:author="刘宇" w:date="2022-12-13T12:17:00Z">
          <w:pPr>
            <w:pStyle w:val="a4"/>
            <w:spacing w:line="440" w:lineRule="exact"/>
            <w:ind w:left="360" w:firstLineChars="0" w:firstLine="0"/>
          </w:pPr>
        </w:pPrChange>
      </w:pPr>
    </w:p>
    <w:p w:rsidR="005B04C7" w:rsidRPr="005B04C7" w:rsidRDefault="005B04C7" w:rsidP="005B04C7">
      <w:pPr>
        <w:spacing w:line="440" w:lineRule="exact"/>
        <w:ind w:firstLineChars="253" w:firstLine="708"/>
        <w:jc w:val="left"/>
        <w:rPr>
          <w:del w:id="733" w:author="刘宇" w:date="2022-12-13T11:49:00Z"/>
          <w:rFonts w:ascii="Times New Roman" w:hAnsi="宋体"/>
          <w:sz w:val="28"/>
          <w:szCs w:val="28"/>
          <w:rPrChange w:id="734" w:author="刘宇" w:date="2022-12-13T12:17:00Z">
            <w:rPr>
              <w:del w:id="735" w:author="刘宇" w:date="2022-12-13T11:49:00Z"/>
              <w:rFonts w:ascii="黑体" w:eastAsia="黑体" w:hAnsi="宋体"/>
              <w:sz w:val="28"/>
              <w:szCs w:val="28"/>
            </w:rPr>
          </w:rPrChange>
        </w:rPr>
        <w:pPrChange w:id="736" w:author="刘宇" w:date="2022-12-13T12:17:00Z">
          <w:pPr>
            <w:pStyle w:val="a4"/>
            <w:numPr>
              <w:numId w:val="14"/>
            </w:numPr>
            <w:spacing w:line="440" w:lineRule="exact"/>
            <w:ind w:left="360" w:firstLineChars="0" w:hanging="360"/>
          </w:pPr>
        </w:pPrChange>
      </w:pPr>
      <w:del w:id="737" w:author="刘宇" w:date="2022-12-13T11:48:00Z">
        <w:r w:rsidRPr="005B04C7">
          <w:rPr>
            <w:rFonts w:ascii="Times New Roman" w:hAnsi="宋体"/>
            <w:sz w:val="28"/>
            <w:szCs w:val="28"/>
            <w:rPrChange w:id="738" w:author="刘宇" w:date="2022-12-13T12:17:00Z">
              <w:rPr>
                <w:rFonts w:ascii="黑体" w:eastAsia="黑体" w:hAnsi="宋体"/>
                <w:sz w:val="28"/>
                <w:szCs w:val="28"/>
              </w:rPr>
            </w:rPrChange>
          </w:rPr>
          <w:delText xml:space="preserve"> </w:delText>
        </w:r>
        <w:r w:rsidRPr="005B04C7">
          <w:rPr>
            <w:rFonts w:ascii="Times New Roman" w:hAnsi="宋体" w:hint="eastAsia"/>
            <w:sz w:val="28"/>
            <w:szCs w:val="28"/>
            <w:rPrChange w:id="739" w:author="刘宇" w:date="2022-12-13T12:17:00Z">
              <w:rPr>
                <w:rFonts w:ascii="黑体" w:eastAsia="黑体" w:hAnsi="宋体" w:hint="eastAsia"/>
                <w:sz w:val="28"/>
                <w:szCs w:val="28"/>
              </w:rPr>
            </w:rPrChange>
          </w:rPr>
          <w:delText>填</w:delText>
        </w:r>
      </w:del>
      <w:del w:id="740" w:author="刘宇" w:date="2022-12-13T11:49:00Z">
        <w:r w:rsidRPr="005B04C7">
          <w:rPr>
            <w:rFonts w:ascii="Times New Roman" w:hAnsi="宋体" w:hint="eastAsia"/>
            <w:sz w:val="28"/>
            <w:szCs w:val="28"/>
            <w:rPrChange w:id="741" w:author="刘宇" w:date="2022-12-13T12:17:00Z">
              <w:rPr>
                <w:rFonts w:ascii="黑体" w:eastAsia="黑体" w:hAnsi="宋体" w:hint="eastAsia"/>
                <w:sz w:val="28"/>
                <w:szCs w:val="28"/>
              </w:rPr>
            </w:rPrChange>
          </w:rPr>
          <w:delText>写说明</w:delText>
        </w:r>
      </w:del>
    </w:p>
    <w:p w:rsidR="005B04C7" w:rsidRDefault="000F36A4" w:rsidP="005B04C7">
      <w:pPr>
        <w:spacing w:line="440" w:lineRule="exact"/>
        <w:ind w:firstLineChars="253" w:firstLine="708"/>
        <w:jc w:val="left"/>
        <w:rPr>
          <w:ins w:id="742" w:author="刘宇" w:date="2022-12-13T12:26:00Z"/>
          <w:rFonts w:ascii="Times New Roman" w:hAnsi="宋体"/>
          <w:sz w:val="28"/>
          <w:szCs w:val="28"/>
        </w:rPr>
        <w:pPrChange w:id="743" w:author="刘宇" w:date="2022-12-13T12:17:00Z">
          <w:pPr>
            <w:pStyle w:val="a4"/>
            <w:numPr>
              <w:numId w:val="7"/>
            </w:numPr>
            <w:spacing w:line="440" w:lineRule="exact"/>
            <w:ind w:left="1280" w:firstLineChars="0" w:hanging="720"/>
          </w:pPr>
        </w:pPrChange>
      </w:pPr>
      <w:r w:rsidRPr="000F36A4">
        <w:rPr>
          <w:rFonts w:ascii="Times New Roman" w:hAnsi="宋体"/>
          <w:sz w:val="28"/>
          <w:szCs w:val="28"/>
        </w:rPr>
        <w:t>～（</w:t>
      </w:r>
      <w:r w:rsidR="005B04C7" w:rsidRPr="005B04C7">
        <w:rPr>
          <w:rFonts w:ascii="Times New Roman" w:hAnsi="宋体"/>
          <w:sz w:val="28"/>
          <w:szCs w:val="28"/>
          <w:rPrChange w:id="744" w:author="刘宇" w:date="2022-12-13T12:17:00Z">
            <w:rPr>
              <w:rFonts w:ascii="Times New Roman" w:hAnsi="Times New Roman"/>
              <w:sz w:val="28"/>
            </w:rPr>
          </w:rPrChange>
        </w:rPr>
        <w:t>18</w:t>
      </w:r>
      <w:r w:rsidRPr="000F36A4">
        <w:rPr>
          <w:rFonts w:ascii="Times New Roman" w:hAnsi="宋体" w:hint="eastAsia"/>
          <w:sz w:val="28"/>
          <w:szCs w:val="28"/>
        </w:rPr>
        <w:t>）</w:t>
      </w:r>
      <w:r w:rsidRPr="000F36A4">
        <w:rPr>
          <w:rFonts w:ascii="Times New Roman" w:hAnsi="宋体"/>
          <w:sz w:val="28"/>
          <w:szCs w:val="28"/>
        </w:rPr>
        <w:t>由系统自动生成。</w:t>
      </w:r>
    </w:p>
    <w:p w:rsidR="005B04C7" w:rsidRPr="005B04C7" w:rsidRDefault="005B04C7" w:rsidP="005B04C7">
      <w:pPr>
        <w:spacing w:line="440" w:lineRule="exact"/>
        <w:ind w:firstLineChars="253" w:firstLine="607"/>
        <w:jc w:val="left"/>
        <w:rPr>
          <w:rFonts w:ascii="Times New Roman" w:hAnsi="Times New Roman"/>
          <w:sz w:val="24"/>
          <w:szCs w:val="24"/>
          <w:rPrChange w:id="745" w:author="刘宇" w:date="2022-12-13T12:34:00Z">
            <w:rPr>
              <w:rFonts w:ascii="Times New Roman" w:hAnsi="Times New Roman"/>
              <w:sz w:val="28"/>
            </w:rPr>
          </w:rPrChange>
        </w:rPr>
        <w:pPrChange w:id="746" w:author="刘宇" w:date="2022-12-13T12:34:00Z">
          <w:pPr>
            <w:pStyle w:val="a4"/>
            <w:numPr>
              <w:numId w:val="7"/>
            </w:numPr>
            <w:spacing w:line="440" w:lineRule="exact"/>
            <w:ind w:left="1280" w:firstLineChars="0" w:hanging="720"/>
          </w:pPr>
        </w:pPrChange>
      </w:pPr>
      <w:ins w:id="747" w:author="刘宇" w:date="2022-12-13T12:26:00Z">
        <w:r w:rsidRPr="005B04C7">
          <w:rPr>
            <w:rFonts w:ascii="Times New Roman" w:hAnsi="Times New Roman"/>
            <w:sz w:val="24"/>
            <w:szCs w:val="24"/>
            <w:rPrChange w:id="748" w:author="刘宇" w:date="2022-12-13T12:34:00Z">
              <w:rPr>
                <w:rFonts w:ascii="Times New Roman" w:hAnsi="宋体"/>
                <w:sz w:val="28"/>
                <w:szCs w:val="28"/>
              </w:rPr>
            </w:rPrChange>
          </w:rPr>
          <w:t>Generated automatically by the system.</w:t>
        </w:r>
      </w:ins>
    </w:p>
    <w:p w:rsidR="005B04C7" w:rsidRDefault="00C24923" w:rsidP="005B04C7">
      <w:pPr>
        <w:spacing w:line="440" w:lineRule="exact"/>
        <w:ind w:firstLineChars="253" w:firstLine="708"/>
        <w:jc w:val="left"/>
        <w:rPr>
          <w:ins w:id="749" w:author="刘宇" w:date="2022-12-13T12:27:00Z"/>
          <w:rFonts w:ascii="Times New Roman" w:hAnsi="宋体"/>
          <w:sz w:val="28"/>
          <w:szCs w:val="28"/>
        </w:rPr>
        <w:pPrChange w:id="750" w:author="刘宇" w:date="2022-12-13T12:17:00Z">
          <w:pPr>
            <w:spacing w:line="440" w:lineRule="exact"/>
            <w:ind w:firstLineChars="200" w:firstLine="560"/>
          </w:pPr>
        </w:pPrChange>
      </w:pPr>
      <w:r w:rsidRPr="00591676">
        <w:rPr>
          <w:rFonts w:ascii="Times New Roman" w:hAnsi="宋体"/>
          <w:sz w:val="28"/>
          <w:szCs w:val="28"/>
        </w:rPr>
        <w:t>（</w:t>
      </w:r>
      <w:r w:rsidR="005B04C7" w:rsidRPr="005B04C7">
        <w:rPr>
          <w:rFonts w:ascii="Times New Roman" w:hAnsi="宋体"/>
          <w:sz w:val="28"/>
          <w:szCs w:val="28"/>
          <w:rPrChange w:id="751" w:author="刘宇" w:date="2022-12-13T12:17:00Z">
            <w:rPr>
              <w:rFonts w:ascii="Times New Roman" w:hAnsi="Times New Roman"/>
              <w:sz w:val="28"/>
              <w:szCs w:val="28"/>
            </w:rPr>
          </w:rPrChange>
        </w:rPr>
        <w:t>19</w:t>
      </w:r>
      <w:r w:rsidRPr="00591676">
        <w:rPr>
          <w:rFonts w:ascii="Times New Roman" w:hAnsi="宋体"/>
          <w:sz w:val="28"/>
          <w:szCs w:val="28"/>
        </w:rPr>
        <w:t>）</w:t>
      </w:r>
      <w:r w:rsidR="005B04C7" w:rsidRPr="005B04C7">
        <w:rPr>
          <w:rFonts w:ascii="Times New Roman" w:hAnsi="宋体" w:hint="eastAsia"/>
          <w:sz w:val="28"/>
          <w:szCs w:val="28"/>
          <w:rPrChange w:id="752" w:author="刘宇" w:date="2022-12-13T12:17:00Z">
            <w:rPr>
              <w:rFonts w:ascii="Times New Roman" w:hAnsi="Times New Roman" w:hint="eastAsia"/>
              <w:sz w:val="28"/>
            </w:rPr>
          </w:rPrChange>
        </w:rPr>
        <w:t>计划员提取产品制造记录后输入投产的批</w:t>
      </w:r>
      <w:r w:rsidR="005B04C7" w:rsidRPr="005B04C7">
        <w:rPr>
          <w:rFonts w:ascii="Times New Roman" w:hAnsi="宋体"/>
          <w:sz w:val="28"/>
          <w:szCs w:val="28"/>
          <w:rPrChange w:id="753" w:author="刘宇" w:date="2022-12-13T12:17:00Z">
            <w:rPr>
              <w:rFonts w:ascii="Times New Roman" w:hAnsi="Times New Roman"/>
              <w:sz w:val="28"/>
            </w:rPr>
          </w:rPrChange>
        </w:rPr>
        <w:t>/</w:t>
      </w:r>
      <w:r w:rsidR="005B04C7" w:rsidRPr="005B04C7">
        <w:rPr>
          <w:rFonts w:ascii="Times New Roman" w:hAnsi="宋体" w:hint="eastAsia"/>
          <w:sz w:val="28"/>
          <w:szCs w:val="28"/>
          <w:rPrChange w:id="754" w:author="刘宇" w:date="2022-12-13T12:17:00Z">
            <w:rPr>
              <w:rFonts w:ascii="Times New Roman" w:hAnsi="Times New Roman" w:hint="eastAsia"/>
              <w:sz w:val="28"/>
            </w:rPr>
          </w:rPrChange>
        </w:rPr>
        <w:t>架次。</w:t>
      </w:r>
    </w:p>
    <w:p w:rsidR="005B04C7" w:rsidRPr="005B04C7" w:rsidRDefault="005B04C7" w:rsidP="005B04C7">
      <w:pPr>
        <w:spacing w:line="440" w:lineRule="exact"/>
        <w:ind w:firstLineChars="253" w:firstLine="607"/>
        <w:jc w:val="left"/>
        <w:rPr>
          <w:rFonts w:ascii="Times New Roman" w:hAnsi="Times New Roman"/>
          <w:sz w:val="24"/>
          <w:szCs w:val="24"/>
          <w:rPrChange w:id="755" w:author="刘宇" w:date="2022-12-13T12:34:00Z">
            <w:rPr>
              <w:rFonts w:ascii="Times New Roman" w:hAnsi="Times New Roman"/>
              <w:sz w:val="28"/>
              <w:szCs w:val="28"/>
            </w:rPr>
          </w:rPrChange>
        </w:rPr>
        <w:pPrChange w:id="756" w:author="刘宇" w:date="2022-12-13T12:34:00Z">
          <w:pPr>
            <w:spacing w:line="440" w:lineRule="exact"/>
            <w:ind w:firstLineChars="200" w:firstLine="560"/>
          </w:pPr>
        </w:pPrChange>
      </w:pPr>
      <w:ins w:id="757" w:author="刘宇" w:date="2022-12-13T12:27:00Z">
        <w:r w:rsidRPr="005B04C7">
          <w:rPr>
            <w:rFonts w:ascii="Times New Roman" w:hAnsi="Times New Roman"/>
            <w:sz w:val="24"/>
            <w:szCs w:val="24"/>
            <w:rPrChange w:id="758" w:author="刘宇" w:date="2022-12-13T12:34:00Z">
              <w:rPr>
                <w:rFonts w:ascii="Times New Roman" w:hAnsi="宋体"/>
                <w:sz w:val="28"/>
                <w:szCs w:val="28"/>
              </w:rPr>
            </w:rPrChange>
          </w:rPr>
          <w:t xml:space="preserve">The </w:t>
        </w:r>
      </w:ins>
      <w:ins w:id="759" w:author="刘宇" w:date="2022-12-13T12:33:00Z">
        <w:r w:rsidRPr="005B04C7">
          <w:rPr>
            <w:rFonts w:ascii="Times New Roman" w:hAnsi="Times New Roman"/>
            <w:sz w:val="24"/>
            <w:szCs w:val="24"/>
            <w:rPrChange w:id="760" w:author="刘宇" w:date="2022-12-13T12:34:00Z">
              <w:rPr>
                <w:rFonts w:ascii="Times New Roman" w:hAnsi="宋体"/>
                <w:sz w:val="28"/>
                <w:szCs w:val="28"/>
              </w:rPr>
            </w:rPrChange>
          </w:rPr>
          <w:t>Scheduler</w:t>
        </w:r>
      </w:ins>
      <w:ins w:id="761" w:author="刘宇" w:date="2022-12-13T12:27:00Z">
        <w:r w:rsidRPr="005B04C7">
          <w:rPr>
            <w:rFonts w:ascii="Times New Roman" w:hAnsi="Times New Roman"/>
            <w:sz w:val="24"/>
            <w:szCs w:val="24"/>
            <w:rPrChange w:id="762" w:author="刘宇" w:date="2022-12-13T12:34:00Z">
              <w:rPr>
                <w:rFonts w:ascii="Times New Roman" w:hAnsi="宋体"/>
                <w:sz w:val="28"/>
                <w:szCs w:val="28"/>
              </w:rPr>
            </w:rPrChange>
          </w:rPr>
          <w:t xml:space="preserve"> takes the product manufacturing records.</w:t>
        </w:r>
      </w:ins>
    </w:p>
    <w:p w:rsidR="005B04C7" w:rsidRPr="005B04C7" w:rsidRDefault="005B04C7" w:rsidP="005B04C7">
      <w:pPr>
        <w:spacing w:line="440" w:lineRule="exact"/>
        <w:ind w:leftChars="337" w:left="708"/>
        <w:jc w:val="left"/>
        <w:rPr>
          <w:del w:id="763" w:author="刘宇" w:date="2022-12-13T12:17:00Z"/>
          <w:rFonts w:ascii="Times New Roman" w:hAnsi="宋体"/>
          <w:sz w:val="28"/>
          <w:szCs w:val="28"/>
          <w:rPrChange w:id="764" w:author="刘宇" w:date="2022-12-13T12:17:00Z">
            <w:rPr>
              <w:del w:id="765" w:author="刘宇" w:date="2022-12-13T12:17:00Z"/>
              <w:rFonts w:ascii="Times New Roman" w:hAnsi="Times New Roman"/>
              <w:color w:val="000000"/>
              <w:sz w:val="28"/>
            </w:rPr>
          </w:rPrChange>
        </w:rPr>
        <w:pPrChange w:id="766" w:author="刘宇" w:date="2022-12-13T12:17:00Z">
          <w:pPr>
            <w:tabs>
              <w:tab w:val="left" w:pos="1365"/>
              <w:tab w:val="left" w:pos="1575"/>
            </w:tabs>
            <w:spacing w:line="440" w:lineRule="exact"/>
            <w:ind w:firstLineChars="200" w:firstLine="560"/>
          </w:pPr>
        </w:pPrChange>
      </w:pPr>
      <w:r w:rsidRPr="005B04C7">
        <w:rPr>
          <w:rFonts w:ascii="Times New Roman" w:hAnsi="宋体" w:hint="eastAsia"/>
          <w:sz w:val="28"/>
          <w:szCs w:val="28"/>
          <w:rPrChange w:id="767" w:author="刘宇" w:date="2022-12-13T12:17:00Z">
            <w:rPr>
              <w:rFonts w:ascii="Times New Roman" w:hAnsi="Times New Roman" w:hint="eastAsia"/>
              <w:color w:val="000000"/>
              <w:sz w:val="28"/>
            </w:rPr>
          </w:rPrChange>
        </w:rPr>
        <w:t>（</w:t>
      </w:r>
      <w:r w:rsidRPr="005B04C7">
        <w:rPr>
          <w:rFonts w:ascii="Times New Roman" w:hAnsi="宋体"/>
          <w:sz w:val="28"/>
          <w:szCs w:val="28"/>
          <w:rPrChange w:id="768" w:author="刘宇" w:date="2022-12-13T12:17:00Z">
            <w:rPr>
              <w:rFonts w:ascii="Times New Roman" w:hAnsi="Times New Roman"/>
              <w:color w:val="000000"/>
              <w:sz w:val="28"/>
            </w:rPr>
          </w:rPrChange>
        </w:rPr>
        <w:t>20</w:t>
      </w:r>
      <w:r w:rsidRPr="005B04C7">
        <w:rPr>
          <w:rFonts w:ascii="Times New Roman" w:hAnsi="宋体" w:hint="eastAsia"/>
          <w:sz w:val="28"/>
          <w:szCs w:val="28"/>
          <w:rPrChange w:id="769" w:author="刘宇" w:date="2022-12-13T12:17:00Z">
            <w:rPr>
              <w:rFonts w:ascii="Times New Roman" w:hAnsi="Times New Roman" w:hint="eastAsia"/>
              <w:color w:val="000000"/>
              <w:sz w:val="28"/>
            </w:rPr>
          </w:rPrChange>
        </w:rPr>
        <w:t>）计划员提取产品制造记录后输入产品制造记录的发放类别（即质量</w:t>
      </w:r>
    </w:p>
    <w:p w:rsidR="005B04C7" w:rsidRDefault="005B04C7" w:rsidP="005B04C7">
      <w:pPr>
        <w:spacing w:line="440" w:lineRule="exact"/>
        <w:ind w:leftChars="337" w:left="708"/>
        <w:jc w:val="left"/>
        <w:rPr>
          <w:ins w:id="770" w:author="刘宇" w:date="2022-12-13T12:28:00Z"/>
          <w:rFonts w:ascii="Times New Roman" w:hAnsi="宋体"/>
          <w:sz w:val="28"/>
          <w:szCs w:val="28"/>
        </w:rPr>
        <w:pPrChange w:id="771" w:author="刘宇" w:date="2022-12-13T12:17:00Z">
          <w:pPr>
            <w:tabs>
              <w:tab w:val="left" w:pos="1365"/>
              <w:tab w:val="left" w:pos="1575"/>
            </w:tabs>
            <w:spacing w:line="440" w:lineRule="exact"/>
          </w:pPr>
        </w:pPrChange>
      </w:pPr>
      <w:r w:rsidRPr="005B04C7">
        <w:rPr>
          <w:rFonts w:ascii="Times New Roman" w:hAnsi="宋体" w:hint="eastAsia"/>
          <w:sz w:val="28"/>
          <w:szCs w:val="28"/>
          <w:rPrChange w:id="772" w:author="刘宇" w:date="2022-12-13T12:17:00Z">
            <w:rPr>
              <w:rFonts w:ascii="Times New Roman" w:hint="eastAsia"/>
              <w:color w:val="000000"/>
              <w:sz w:val="28"/>
            </w:rPr>
          </w:rPrChange>
        </w:rPr>
        <w:t>编号，见</w:t>
      </w:r>
      <w:ins w:id="773" w:author="刘宇" w:date="2025-11-22T13:46:00Z">
        <w:r w:rsidRPr="005B04C7">
          <w:rPr>
            <w:rFonts w:ascii="Times New Roman" w:hAnsi="宋体"/>
            <w:sz w:val="28"/>
            <w:szCs w:val="28"/>
            <w:rPrChange w:id="774" w:author="刘宇" w:date="2025-11-22T13:46:00Z">
              <w:rPr>
                <w:rFonts w:ascii="微软雅黑" w:eastAsia="微软雅黑" w:hAnsi="微软雅黑"/>
                <w:color w:val="58666E"/>
                <w:sz w:val="23"/>
                <w:szCs w:val="23"/>
                <w:shd w:val="clear" w:color="auto" w:fill="FFFFFF"/>
              </w:rPr>
            </w:rPrChange>
          </w:rPr>
          <w:t>GLB140202-01</w:t>
        </w:r>
      </w:ins>
      <w:del w:id="775" w:author="刘宇" w:date="2022-12-13T12:27:00Z">
        <w:r w:rsidRPr="005B04C7">
          <w:rPr>
            <w:rFonts w:ascii="Times New Roman" w:hAnsi="宋体"/>
            <w:sz w:val="28"/>
            <w:szCs w:val="28"/>
            <w:rPrChange w:id="776" w:author="刘宇" w:date="2022-12-13T12:17:00Z">
              <w:rPr>
                <w:rFonts w:ascii="Times New Roman" w:hAnsi="Times New Roman"/>
                <w:sz w:val="28"/>
              </w:rPr>
            </w:rPrChange>
          </w:rPr>
          <w:delText>OIG 100-04-01</w:delText>
        </w:r>
      </w:del>
      <w:r w:rsidRPr="005B04C7">
        <w:rPr>
          <w:rFonts w:ascii="Times New Roman" w:hAnsi="宋体" w:hint="eastAsia"/>
          <w:sz w:val="28"/>
          <w:szCs w:val="28"/>
          <w:rPrChange w:id="777" w:author="刘宇" w:date="2022-12-13T12:17:00Z">
            <w:rPr>
              <w:rFonts w:ascii="Times New Roman" w:hint="eastAsia"/>
              <w:sz w:val="28"/>
            </w:rPr>
          </w:rPrChange>
        </w:rPr>
        <w:t>）。</w:t>
      </w:r>
    </w:p>
    <w:p w:rsidR="005B04C7" w:rsidRPr="005B04C7" w:rsidRDefault="005B04C7" w:rsidP="005B04C7">
      <w:pPr>
        <w:spacing w:line="440" w:lineRule="exact"/>
        <w:ind w:firstLineChars="253" w:firstLine="607"/>
        <w:jc w:val="left"/>
        <w:rPr>
          <w:rFonts w:ascii="Times New Roman" w:hAnsi="Times New Roman"/>
          <w:sz w:val="24"/>
          <w:szCs w:val="24"/>
          <w:rPrChange w:id="778" w:author="刘宇" w:date="2022-12-13T12:35:00Z">
            <w:rPr>
              <w:rFonts w:ascii="Times New Roman" w:hAnsi="Times New Roman"/>
              <w:sz w:val="28"/>
            </w:rPr>
          </w:rPrChange>
        </w:rPr>
        <w:pPrChange w:id="779" w:author="刘宇" w:date="2022-12-13T13:06:00Z">
          <w:pPr>
            <w:tabs>
              <w:tab w:val="left" w:pos="1365"/>
              <w:tab w:val="left" w:pos="1575"/>
            </w:tabs>
            <w:spacing w:line="440" w:lineRule="exact"/>
          </w:pPr>
        </w:pPrChange>
      </w:pPr>
      <w:ins w:id="780" w:author="刘宇" w:date="2022-12-13T12:28:00Z">
        <w:r w:rsidRPr="005B04C7">
          <w:rPr>
            <w:rFonts w:ascii="Times New Roman" w:hAnsi="Times New Roman"/>
            <w:sz w:val="24"/>
            <w:szCs w:val="24"/>
            <w:rPrChange w:id="781" w:author="刘宇" w:date="2022-12-13T12:35:00Z">
              <w:rPr>
                <w:rFonts w:ascii="Times New Roman" w:hAnsi="宋体"/>
                <w:sz w:val="28"/>
                <w:szCs w:val="28"/>
              </w:rPr>
            </w:rPrChange>
          </w:rPr>
          <w:t xml:space="preserve">The </w:t>
        </w:r>
      </w:ins>
      <w:ins w:id="782" w:author="刘宇" w:date="2022-12-13T12:33:00Z">
        <w:r w:rsidRPr="005B04C7">
          <w:rPr>
            <w:rFonts w:ascii="Times New Roman" w:hAnsi="Times New Roman"/>
            <w:sz w:val="24"/>
            <w:szCs w:val="24"/>
            <w:rPrChange w:id="783" w:author="刘宇" w:date="2022-12-13T12:35:00Z">
              <w:rPr>
                <w:rFonts w:ascii="Times New Roman" w:hAnsi="宋体"/>
                <w:sz w:val="28"/>
                <w:szCs w:val="28"/>
              </w:rPr>
            </w:rPrChange>
          </w:rPr>
          <w:t>Scheduler</w:t>
        </w:r>
      </w:ins>
      <w:ins w:id="784" w:author="刘宇" w:date="2022-12-13T12:28:00Z">
        <w:r w:rsidRPr="005B04C7">
          <w:rPr>
            <w:rFonts w:ascii="Times New Roman" w:hAnsi="Times New Roman"/>
            <w:sz w:val="24"/>
            <w:szCs w:val="24"/>
            <w:rPrChange w:id="785" w:author="刘宇" w:date="2022-12-13T12:35:00Z">
              <w:rPr>
                <w:rFonts w:ascii="Times New Roman" w:hAnsi="宋体"/>
                <w:sz w:val="28"/>
                <w:szCs w:val="28"/>
              </w:rPr>
            </w:rPrChange>
          </w:rPr>
          <w:t xml:space="preserve"> takes the product manufacturing record and enters the release category (i. e. quality number, see </w:t>
        </w:r>
      </w:ins>
      <w:ins w:id="786" w:author="刘宇" w:date="2025-11-22T13:46:00Z">
        <w:r w:rsidRPr="005B04C7">
          <w:rPr>
            <w:rFonts w:ascii="Times New Roman" w:hAnsi="Times New Roman"/>
            <w:sz w:val="24"/>
            <w:szCs w:val="24"/>
            <w:rPrChange w:id="787" w:author="刘宇" w:date="2025-11-22T13:46:00Z">
              <w:rPr>
                <w:rFonts w:ascii="Times New Roman" w:hAnsi="宋体"/>
                <w:sz w:val="28"/>
                <w:szCs w:val="28"/>
              </w:rPr>
            </w:rPrChange>
          </w:rPr>
          <w:t>GLB140202-01</w:t>
        </w:r>
      </w:ins>
      <w:ins w:id="788" w:author="刘宇" w:date="2022-12-13T12:28:00Z">
        <w:r w:rsidRPr="005B04C7">
          <w:rPr>
            <w:rFonts w:ascii="Times New Roman" w:hAnsi="Times New Roman"/>
            <w:sz w:val="24"/>
            <w:szCs w:val="24"/>
            <w:rPrChange w:id="789" w:author="刘宇" w:date="2022-12-13T12:35:00Z">
              <w:rPr>
                <w:rFonts w:ascii="Times New Roman" w:hAnsi="宋体"/>
                <w:sz w:val="28"/>
                <w:szCs w:val="28"/>
              </w:rPr>
            </w:rPrChange>
          </w:rPr>
          <w:t>).</w:t>
        </w:r>
      </w:ins>
    </w:p>
    <w:p w:rsidR="005B04C7" w:rsidRDefault="000F4C2C" w:rsidP="005B04C7">
      <w:pPr>
        <w:spacing w:line="440" w:lineRule="exact"/>
        <w:ind w:firstLineChars="253" w:firstLine="708"/>
        <w:jc w:val="left"/>
        <w:rPr>
          <w:ins w:id="790" w:author="刘宇" w:date="2022-12-13T12:28:00Z"/>
          <w:rFonts w:ascii="Times New Roman" w:hAnsi="宋体"/>
          <w:sz w:val="28"/>
          <w:szCs w:val="28"/>
        </w:rPr>
        <w:pPrChange w:id="791" w:author="刘宇" w:date="2022-12-13T12:17:00Z">
          <w:pPr>
            <w:pStyle w:val="a4"/>
            <w:numPr>
              <w:numId w:val="22"/>
            </w:numPr>
            <w:tabs>
              <w:tab w:val="left" w:pos="1365"/>
              <w:tab w:val="left" w:pos="1575"/>
            </w:tabs>
            <w:spacing w:line="440" w:lineRule="exact"/>
            <w:ind w:left="1295" w:firstLineChars="0" w:hanging="735"/>
          </w:pPr>
        </w:pPrChange>
      </w:pPr>
      <w:ins w:id="792" w:author="刘宇" w:date="2022-12-13T12:17:00Z">
        <w:r w:rsidRPr="00591676">
          <w:rPr>
            <w:rFonts w:ascii="Times New Roman" w:hAnsi="宋体"/>
            <w:sz w:val="28"/>
            <w:szCs w:val="28"/>
          </w:rPr>
          <w:t>（</w:t>
        </w:r>
        <w:r>
          <w:rPr>
            <w:rFonts w:ascii="Times New Roman" w:hAnsi="宋体" w:hint="eastAsia"/>
            <w:sz w:val="28"/>
            <w:szCs w:val="28"/>
          </w:rPr>
          <w:t>2</w:t>
        </w:r>
        <w:r>
          <w:rPr>
            <w:rFonts w:ascii="Times New Roman" w:hAnsi="宋体"/>
            <w:sz w:val="28"/>
            <w:szCs w:val="28"/>
          </w:rPr>
          <w:t>1</w:t>
        </w:r>
        <w:r w:rsidRPr="00591676">
          <w:rPr>
            <w:rFonts w:ascii="Times New Roman" w:hAnsi="宋体"/>
            <w:sz w:val="28"/>
            <w:szCs w:val="28"/>
          </w:rPr>
          <w:t>）</w:t>
        </w:r>
      </w:ins>
      <w:r w:rsidR="005B04C7" w:rsidRPr="005B04C7">
        <w:rPr>
          <w:rFonts w:ascii="Times New Roman" w:hAnsi="宋体" w:hint="eastAsia"/>
          <w:sz w:val="28"/>
          <w:szCs w:val="28"/>
          <w:rPrChange w:id="793" w:author="刘宇" w:date="2022-12-13T12:17:00Z">
            <w:rPr>
              <w:rFonts w:ascii="Times New Roman" w:hAnsi="Times New Roman" w:hint="eastAsia"/>
              <w:sz w:val="28"/>
            </w:rPr>
          </w:rPrChange>
        </w:rPr>
        <w:t>计划员提取产品制造记录后</w:t>
      </w:r>
      <w:r w:rsidR="000F36A4" w:rsidRPr="000F36A4">
        <w:rPr>
          <w:rFonts w:ascii="Times New Roman" w:hAnsi="宋体"/>
          <w:sz w:val="28"/>
          <w:szCs w:val="28"/>
        </w:rPr>
        <w:t>输入投产数量。</w:t>
      </w:r>
    </w:p>
    <w:p w:rsidR="005B04C7" w:rsidRPr="005B04C7" w:rsidRDefault="005B04C7" w:rsidP="005B04C7">
      <w:pPr>
        <w:spacing w:line="440" w:lineRule="exact"/>
        <w:ind w:firstLineChars="253" w:firstLine="607"/>
        <w:jc w:val="left"/>
        <w:rPr>
          <w:rFonts w:ascii="Times New Roman" w:hAnsi="Times New Roman"/>
          <w:sz w:val="24"/>
          <w:szCs w:val="24"/>
          <w:rPrChange w:id="794" w:author="刘宇" w:date="2022-12-13T12:35:00Z">
            <w:rPr>
              <w:rFonts w:ascii="Times New Roman" w:hAnsi="Times New Roman"/>
              <w:sz w:val="28"/>
            </w:rPr>
          </w:rPrChange>
        </w:rPr>
        <w:pPrChange w:id="795" w:author="刘宇" w:date="2022-12-13T12:35:00Z">
          <w:pPr>
            <w:pStyle w:val="a4"/>
            <w:numPr>
              <w:numId w:val="22"/>
            </w:numPr>
            <w:tabs>
              <w:tab w:val="left" w:pos="1365"/>
              <w:tab w:val="left" w:pos="1575"/>
            </w:tabs>
            <w:spacing w:line="440" w:lineRule="exact"/>
            <w:ind w:left="1295" w:firstLineChars="0" w:hanging="735"/>
          </w:pPr>
        </w:pPrChange>
      </w:pPr>
      <w:ins w:id="796" w:author="刘宇" w:date="2022-12-13T12:28:00Z">
        <w:r w:rsidRPr="005B04C7">
          <w:rPr>
            <w:rFonts w:ascii="Times New Roman" w:hAnsi="Times New Roman"/>
            <w:sz w:val="24"/>
            <w:szCs w:val="24"/>
            <w:rPrChange w:id="797" w:author="刘宇" w:date="2022-12-13T12:35:00Z">
              <w:rPr>
                <w:rFonts w:ascii="Times New Roman" w:hAnsi="宋体"/>
                <w:sz w:val="28"/>
                <w:szCs w:val="28"/>
              </w:rPr>
            </w:rPrChange>
          </w:rPr>
          <w:t xml:space="preserve">The </w:t>
        </w:r>
      </w:ins>
      <w:ins w:id="798" w:author="刘宇" w:date="2022-12-13T12:33:00Z">
        <w:r w:rsidRPr="005B04C7">
          <w:rPr>
            <w:rFonts w:ascii="Times New Roman" w:hAnsi="Times New Roman"/>
            <w:sz w:val="24"/>
            <w:szCs w:val="24"/>
            <w:rPrChange w:id="799" w:author="刘宇" w:date="2022-12-13T12:35:00Z">
              <w:rPr>
                <w:rFonts w:ascii="Times New Roman" w:hAnsi="宋体"/>
                <w:sz w:val="28"/>
                <w:szCs w:val="28"/>
              </w:rPr>
            </w:rPrChange>
          </w:rPr>
          <w:t>Scheduler</w:t>
        </w:r>
      </w:ins>
      <w:ins w:id="800" w:author="刘宇" w:date="2022-12-13T12:28:00Z">
        <w:r w:rsidRPr="005B04C7">
          <w:rPr>
            <w:rFonts w:ascii="Times New Roman" w:hAnsi="Times New Roman"/>
            <w:sz w:val="24"/>
            <w:szCs w:val="24"/>
            <w:rPrChange w:id="801" w:author="刘宇" w:date="2022-12-13T12:35:00Z">
              <w:rPr>
                <w:rFonts w:ascii="Times New Roman" w:hAnsi="宋体"/>
                <w:sz w:val="28"/>
                <w:szCs w:val="28"/>
              </w:rPr>
            </w:rPrChange>
          </w:rPr>
          <w:t xml:space="preserve"> takes the product manufacturing record and enters the production</w:t>
        </w:r>
      </w:ins>
      <w:ins w:id="802" w:author="刘宇" w:date="2022-12-13T12:34:00Z">
        <w:r w:rsidRPr="005B04C7">
          <w:rPr>
            <w:rFonts w:ascii="Times New Roman" w:hAnsi="Times New Roman"/>
            <w:sz w:val="24"/>
            <w:szCs w:val="24"/>
            <w:rPrChange w:id="803" w:author="刘宇" w:date="2022-12-13T12:35:00Z">
              <w:rPr>
                <w:rFonts w:ascii="Times New Roman" w:hAnsi="宋体"/>
                <w:sz w:val="28"/>
                <w:szCs w:val="28"/>
              </w:rPr>
            </w:rPrChange>
          </w:rPr>
          <w:t xml:space="preserve"> </w:t>
        </w:r>
      </w:ins>
      <w:ins w:id="804" w:author="刘宇" w:date="2022-12-13T12:28:00Z">
        <w:r w:rsidRPr="005B04C7">
          <w:rPr>
            <w:rFonts w:ascii="Times New Roman" w:hAnsi="Times New Roman"/>
            <w:sz w:val="24"/>
            <w:szCs w:val="24"/>
            <w:rPrChange w:id="805" w:author="刘宇" w:date="2022-12-13T12:35:00Z">
              <w:rPr>
                <w:rFonts w:ascii="Times New Roman" w:hAnsi="宋体"/>
                <w:sz w:val="28"/>
                <w:szCs w:val="28"/>
              </w:rPr>
            </w:rPrChange>
          </w:rPr>
          <w:t>quantity.</w:t>
        </w:r>
      </w:ins>
    </w:p>
    <w:p w:rsidR="005B04C7" w:rsidRDefault="000F36A4" w:rsidP="005B04C7">
      <w:pPr>
        <w:spacing w:line="440" w:lineRule="exact"/>
        <w:ind w:firstLineChars="253" w:firstLine="708"/>
        <w:jc w:val="left"/>
        <w:rPr>
          <w:ins w:id="806" w:author="刘宇" w:date="2022-12-13T12:28:00Z"/>
          <w:rFonts w:ascii="Times New Roman" w:hAnsi="宋体"/>
          <w:sz w:val="28"/>
          <w:szCs w:val="28"/>
        </w:rPr>
        <w:pPrChange w:id="807" w:author="刘宇" w:date="2022-12-13T12:17:00Z">
          <w:pPr>
            <w:spacing w:line="440" w:lineRule="exact"/>
            <w:ind w:left="560"/>
          </w:pPr>
        </w:pPrChange>
      </w:pPr>
      <w:r w:rsidRPr="000F36A4">
        <w:rPr>
          <w:rFonts w:ascii="Times New Roman" w:hAnsi="宋体" w:hint="eastAsia"/>
          <w:sz w:val="28"/>
          <w:szCs w:val="28"/>
        </w:rPr>
        <w:t>（</w:t>
      </w:r>
      <w:r w:rsidRPr="000F36A4">
        <w:rPr>
          <w:rFonts w:ascii="Times New Roman" w:hAnsi="宋体"/>
          <w:sz w:val="28"/>
          <w:szCs w:val="28"/>
        </w:rPr>
        <w:t>22</w:t>
      </w:r>
      <w:r w:rsidRPr="000F36A4">
        <w:rPr>
          <w:rFonts w:ascii="Times New Roman" w:hAnsi="宋体" w:hint="eastAsia"/>
          <w:sz w:val="28"/>
          <w:szCs w:val="28"/>
        </w:rPr>
        <w:t>）</w:t>
      </w:r>
      <w:r w:rsidR="005B04C7" w:rsidRPr="005B04C7">
        <w:rPr>
          <w:rFonts w:ascii="Times New Roman" w:hAnsi="宋体" w:hint="eastAsia"/>
          <w:sz w:val="28"/>
          <w:szCs w:val="28"/>
          <w:rPrChange w:id="808" w:author="刘宇" w:date="2022-12-13T12:17:00Z">
            <w:rPr>
              <w:rFonts w:ascii="Times New Roman" w:hAnsi="Times New Roman" w:hint="eastAsia"/>
              <w:sz w:val="28"/>
            </w:rPr>
          </w:rPrChange>
        </w:rPr>
        <w:t>计划员提取产品制造记录后</w:t>
      </w:r>
      <w:r w:rsidRPr="000F36A4">
        <w:rPr>
          <w:rFonts w:ascii="Times New Roman" w:hAnsi="宋体"/>
          <w:sz w:val="28"/>
          <w:szCs w:val="28"/>
        </w:rPr>
        <w:t>按生产计划输入生产的派工号</w:t>
      </w:r>
      <w:ins w:id="809" w:author="刘宇" w:date="2025-10-11T15:41:00Z">
        <w:r w:rsidR="00F53C85">
          <w:rPr>
            <w:rFonts w:ascii="Times New Roman" w:hAnsi="宋体" w:hint="eastAsia"/>
            <w:sz w:val="28"/>
            <w:szCs w:val="28"/>
          </w:rPr>
          <w:t>，若生产计划无派工号</w:t>
        </w:r>
      </w:ins>
      <w:ins w:id="810" w:author="刘宇" w:date="2025-10-11T15:42:00Z">
        <w:r w:rsidR="00F53C85">
          <w:rPr>
            <w:rFonts w:ascii="Times New Roman" w:hAnsi="宋体" w:hint="eastAsia"/>
            <w:sz w:val="28"/>
            <w:szCs w:val="28"/>
          </w:rPr>
          <w:t>要求</w:t>
        </w:r>
      </w:ins>
      <w:ins w:id="811" w:author="刘宇" w:date="2025-10-11T15:41:00Z">
        <w:r w:rsidR="00F53C85">
          <w:rPr>
            <w:rFonts w:ascii="Times New Roman" w:hAnsi="宋体" w:hint="eastAsia"/>
            <w:sz w:val="28"/>
            <w:szCs w:val="28"/>
          </w:rPr>
          <w:t>填写</w:t>
        </w:r>
        <w:r w:rsidR="00F53C85">
          <w:rPr>
            <w:rFonts w:ascii="Times New Roman" w:hAnsi="宋体" w:hint="eastAsia"/>
            <w:sz w:val="28"/>
            <w:szCs w:val="28"/>
          </w:rPr>
          <w:t>N/A</w:t>
        </w:r>
      </w:ins>
      <w:r w:rsidRPr="000F36A4">
        <w:rPr>
          <w:rFonts w:ascii="Times New Roman" w:hAnsi="宋体"/>
          <w:sz w:val="28"/>
          <w:szCs w:val="28"/>
        </w:rPr>
        <w:t>。</w:t>
      </w:r>
    </w:p>
    <w:p w:rsidR="005B04C7" w:rsidRPr="005B04C7" w:rsidRDefault="005B04C7" w:rsidP="005B04C7">
      <w:pPr>
        <w:spacing w:line="440" w:lineRule="exact"/>
        <w:ind w:firstLineChars="253" w:firstLine="607"/>
        <w:jc w:val="left"/>
        <w:rPr>
          <w:rFonts w:ascii="Times New Roman" w:hAnsi="Times New Roman"/>
          <w:sz w:val="24"/>
          <w:szCs w:val="24"/>
          <w:rPrChange w:id="812" w:author="刘宇" w:date="2022-12-13T12:35:00Z">
            <w:rPr>
              <w:rFonts w:ascii="Times New Roman" w:hAnsi="Times New Roman"/>
              <w:sz w:val="28"/>
            </w:rPr>
          </w:rPrChange>
        </w:rPr>
        <w:pPrChange w:id="813" w:author="刘宇" w:date="2022-12-13T12:35:00Z">
          <w:pPr>
            <w:spacing w:line="440" w:lineRule="exact"/>
            <w:ind w:left="560"/>
          </w:pPr>
        </w:pPrChange>
      </w:pPr>
      <w:ins w:id="814" w:author="刘宇" w:date="2022-12-13T12:28:00Z">
        <w:r w:rsidRPr="005B04C7">
          <w:rPr>
            <w:rFonts w:ascii="Times New Roman" w:hAnsi="Times New Roman"/>
            <w:sz w:val="24"/>
            <w:szCs w:val="24"/>
            <w:rPrChange w:id="815" w:author="刘宇" w:date="2022-12-13T12:35:00Z">
              <w:rPr>
                <w:rFonts w:ascii="Times New Roman" w:hAnsi="宋体"/>
                <w:sz w:val="28"/>
                <w:szCs w:val="28"/>
              </w:rPr>
            </w:rPrChange>
          </w:rPr>
          <w:t xml:space="preserve">The </w:t>
        </w:r>
      </w:ins>
      <w:ins w:id="816" w:author="刘宇" w:date="2022-12-13T12:33:00Z">
        <w:r w:rsidRPr="005B04C7">
          <w:rPr>
            <w:rFonts w:ascii="Times New Roman" w:hAnsi="Times New Roman"/>
            <w:sz w:val="24"/>
            <w:szCs w:val="24"/>
            <w:rPrChange w:id="817" w:author="刘宇" w:date="2022-12-13T12:35:00Z">
              <w:rPr>
                <w:rFonts w:ascii="Times New Roman" w:hAnsi="宋体"/>
                <w:sz w:val="28"/>
                <w:szCs w:val="28"/>
              </w:rPr>
            </w:rPrChange>
          </w:rPr>
          <w:t>Scheduler</w:t>
        </w:r>
      </w:ins>
      <w:ins w:id="818" w:author="刘宇" w:date="2022-12-13T12:28:00Z">
        <w:r w:rsidRPr="005B04C7">
          <w:rPr>
            <w:rFonts w:ascii="Times New Roman" w:hAnsi="Times New Roman"/>
            <w:sz w:val="24"/>
            <w:szCs w:val="24"/>
            <w:rPrChange w:id="819" w:author="刘宇" w:date="2022-12-13T12:35:00Z">
              <w:rPr>
                <w:rFonts w:ascii="Times New Roman" w:hAnsi="宋体"/>
                <w:sz w:val="28"/>
                <w:szCs w:val="28"/>
              </w:rPr>
            </w:rPrChange>
          </w:rPr>
          <w:t xml:space="preserve"> shall take the product manufacturing record and input the production assignment number according to the production plan.</w:t>
        </w:r>
      </w:ins>
      <w:ins w:id="820" w:author="刘宇" w:date="2025-10-11T15:43:00Z">
        <w:r w:rsidR="00F53C85" w:rsidRPr="00F53C85">
          <w:t xml:space="preserve"> </w:t>
        </w:r>
        <w:r w:rsidR="00F53C85" w:rsidRPr="00F53C85">
          <w:rPr>
            <w:rFonts w:ascii="Times New Roman" w:hAnsi="Times New Roman"/>
            <w:sz w:val="24"/>
            <w:szCs w:val="24"/>
          </w:rPr>
          <w:t>If the production plan does not require a dispatch number, fill in N/A.</w:t>
        </w:r>
      </w:ins>
    </w:p>
    <w:p w:rsidR="005B04C7" w:rsidRDefault="005B04C7" w:rsidP="005B04C7">
      <w:pPr>
        <w:spacing w:line="440" w:lineRule="exact"/>
        <w:ind w:firstLineChars="253" w:firstLine="708"/>
        <w:jc w:val="left"/>
        <w:rPr>
          <w:ins w:id="821" w:author="刘宇" w:date="2022-12-13T12:28:00Z"/>
          <w:rFonts w:ascii="Times New Roman" w:hAnsi="宋体"/>
          <w:sz w:val="28"/>
          <w:szCs w:val="28"/>
        </w:rPr>
        <w:pPrChange w:id="822" w:author="刘宇" w:date="2022-12-13T12:17:00Z">
          <w:pPr>
            <w:pStyle w:val="a4"/>
            <w:spacing w:line="440" w:lineRule="exact"/>
            <w:ind w:left="560" w:firstLineChars="0" w:firstLine="0"/>
          </w:pPr>
        </w:pPrChange>
      </w:pPr>
      <w:r w:rsidRPr="005B04C7">
        <w:rPr>
          <w:rFonts w:ascii="Times New Roman" w:hAnsi="宋体" w:hint="eastAsia"/>
          <w:sz w:val="28"/>
          <w:szCs w:val="28"/>
          <w:rPrChange w:id="823" w:author="刘宇" w:date="2022-12-13T12:17:00Z">
            <w:rPr>
              <w:rFonts w:ascii="Times New Roman" w:hAnsi="Times New Roman" w:hint="eastAsia"/>
              <w:sz w:val="28"/>
            </w:rPr>
          </w:rPrChange>
        </w:rPr>
        <w:t>（</w:t>
      </w:r>
      <w:r w:rsidRPr="005B04C7">
        <w:rPr>
          <w:rFonts w:ascii="Times New Roman" w:hAnsi="宋体"/>
          <w:sz w:val="28"/>
          <w:szCs w:val="28"/>
          <w:rPrChange w:id="824" w:author="刘宇" w:date="2022-12-13T12:17:00Z">
            <w:rPr>
              <w:rFonts w:ascii="Times New Roman" w:hAnsi="Times New Roman"/>
              <w:sz w:val="28"/>
            </w:rPr>
          </w:rPrChange>
        </w:rPr>
        <w:t>23</w:t>
      </w:r>
      <w:r w:rsidRPr="005B04C7">
        <w:rPr>
          <w:rFonts w:ascii="Times New Roman" w:hAnsi="宋体" w:hint="eastAsia"/>
          <w:sz w:val="28"/>
          <w:szCs w:val="28"/>
          <w:rPrChange w:id="825" w:author="刘宇" w:date="2022-12-13T12:17:00Z">
            <w:rPr>
              <w:rFonts w:ascii="Times New Roman" w:hAnsi="Times New Roman" w:hint="eastAsia"/>
              <w:sz w:val="28"/>
            </w:rPr>
          </w:rPrChange>
        </w:rPr>
        <w:t>）计划员提取产品制造记录后</w:t>
      </w:r>
      <w:r w:rsidR="000F36A4" w:rsidRPr="000F36A4">
        <w:rPr>
          <w:rFonts w:ascii="Times New Roman" w:hAnsi="宋体"/>
          <w:sz w:val="28"/>
          <w:szCs w:val="28"/>
        </w:rPr>
        <w:t>输入开工日期。</w:t>
      </w:r>
    </w:p>
    <w:p w:rsidR="005B04C7" w:rsidRPr="005B04C7" w:rsidRDefault="005B04C7" w:rsidP="005B04C7">
      <w:pPr>
        <w:spacing w:line="440" w:lineRule="exact"/>
        <w:ind w:firstLineChars="253" w:firstLine="607"/>
        <w:jc w:val="left"/>
        <w:rPr>
          <w:rFonts w:ascii="Times New Roman" w:hAnsi="Times New Roman"/>
          <w:sz w:val="24"/>
          <w:szCs w:val="24"/>
          <w:rPrChange w:id="826" w:author="刘宇" w:date="2022-12-13T12:35:00Z">
            <w:rPr>
              <w:rFonts w:ascii="Times New Roman" w:hAnsi="Times New Roman"/>
              <w:sz w:val="28"/>
            </w:rPr>
          </w:rPrChange>
        </w:rPr>
        <w:pPrChange w:id="827" w:author="刘宇" w:date="2022-12-13T12:35:00Z">
          <w:pPr>
            <w:pStyle w:val="a4"/>
            <w:spacing w:line="440" w:lineRule="exact"/>
            <w:ind w:left="560" w:firstLineChars="0" w:firstLine="0"/>
          </w:pPr>
        </w:pPrChange>
      </w:pPr>
      <w:ins w:id="828" w:author="刘宇" w:date="2022-12-13T12:28:00Z">
        <w:r w:rsidRPr="005B04C7">
          <w:rPr>
            <w:rFonts w:ascii="Times New Roman" w:hAnsi="Times New Roman"/>
            <w:sz w:val="24"/>
            <w:szCs w:val="24"/>
            <w:rPrChange w:id="829" w:author="刘宇" w:date="2022-12-13T12:35:00Z">
              <w:rPr>
                <w:rFonts w:ascii="Times New Roman" w:hAnsi="宋体"/>
                <w:sz w:val="28"/>
                <w:szCs w:val="28"/>
              </w:rPr>
            </w:rPrChange>
          </w:rPr>
          <w:t xml:space="preserve">The </w:t>
        </w:r>
      </w:ins>
      <w:ins w:id="830" w:author="刘宇" w:date="2022-12-13T12:33:00Z">
        <w:r w:rsidRPr="005B04C7">
          <w:rPr>
            <w:rFonts w:ascii="Times New Roman" w:hAnsi="Times New Roman"/>
            <w:sz w:val="24"/>
            <w:szCs w:val="24"/>
            <w:rPrChange w:id="831" w:author="刘宇" w:date="2022-12-13T12:35:00Z">
              <w:rPr>
                <w:rFonts w:ascii="Times New Roman" w:hAnsi="宋体"/>
                <w:sz w:val="28"/>
                <w:szCs w:val="28"/>
              </w:rPr>
            </w:rPrChange>
          </w:rPr>
          <w:t>Scheduler</w:t>
        </w:r>
      </w:ins>
      <w:ins w:id="832" w:author="刘宇" w:date="2022-12-13T12:28:00Z">
        <w:r w:rsidRPr="005B04C7">
          <w:rPr>
            <w:rFonts w:ascii="Times New Roman" w:hAnsi="Times New Roman"/>
            <w:sz w:val="24"/>
            <w:szCs w:val="24"/>
            <w:rPrChange w:id="833" w:author="刘宇" w:date="2022-12-13T12:35:00Z">
              <w:rPr>
                <w:rFonts w:ascii="Times New Roman" w:hAnsi="宋体"/>
                <w:sz w:val="28"/>
                <w:szCs w:val="28"/>
              </w:rPr>
            </w:rPrChange>
          </w:rPr>
          <w:t xml:space="preserve"> takes the product manufacturing record and enters the start date.</w:t>
        </w:r>
      </w:ins>
    </w:p>
    <w:p w:rsidR="005B04C7" w:rsidRPr="005B04C7" w:rsidRDefault="000F4C2C" w:rsidP="005B04C7">
      <w:pPr>
        <w:spacing w:line="440" w:lineRule="exact"/>
        <w:ind w:firstLineChars="253" w:firstLine="708"/>
        <w:jc w:val="left"/>
        <w:rPr>
          <w:del w:id="834" w:author="刘宇" w:date="2022-12-13T12:18:00Z"/>
          <w:rFonts w:ascii="Times New Roman" w:hAnsi="宋体"/>
          <w:sz w:val="28"/>
          <w:szCs w:val="28"/>
          <w:rPrChange w:id="835" w:author="刘宇" w:date="2022-12-13T12:17:00Z">
            <w:rPr>
              <w:del w:id="836" w:author="刘宇" w:date="2022-12-13T12:18:00Z"/>
              <w:rFonts w:ascii="Times New Roman" w:hAnsi="Times New Roman"/>
              <w:sz w:val="28"/>
            </w:rPr>
          </w:rPrChange>
        </w:rPr>
        <w:pPrChange w:id="837" w:author="刘宇" w:date="2022-12-13T12:17:00Z">
          <w:pPr>
            <w:pStyle w:val="a4"/>
            <w:numPr>
              <w:numId w:val="23"/>
            </w:numPr>
            <w:spacing w:line="440" w:lineRule="exact"/>
            <w:ind w:left="960" w:firstLine="560"/>
          </w:pPr>
        </w:pPrChange>
      </w:pPr>
      <w:ins w:id="838" w:author="刘宇" w:date="2022-12-13T12:18:00Z">
        <w:r w:rsidRPr="00591676">
          <w:rPr>
            <w:rFonts w:ascii="Times New Roman" w:hAnsi="宋体"/>
            <w:sz w:val="28"/>
            <w:szCs w:val="28"/>
          </w:rPr>
          <w:t>（</w:t>
        </w:r>
        <w:r>
          <w:rPr>
            <w:rFonts w:ascii="Times New Roman" w:hAnsi="宋体" w:hint="eastAsia"/>
            <w:sz w:val="28"/>
            <w:szCs w:val="28"/>
          </w:rPr>
          <w:t>24</w:t>
        </w:r>
        <w:r w:rsidRPr="00591676">
          <w:rPr>
            <w:rFonts w:ascii="Times New Roman" w:hAnsi="宋体"/>
            <w:sz w:val="28"/>
            <w:szCs w:val="28"/>
          </w:rPr>
          <w:t>）</w:t>
        </w:r>
      </w:ins>
      <w:r w:rsidR="00107C92" w:rsidRPr="00591676">
        <w:rPr>
          <w:rFonts w:ascii="Times New Roman" w:hAnsi="宋体"/>
          <w:sz w:val="28"/>
          <w:szCs w:val="28"/>
        </w:rPr>
        <w:t>终检检验员用黑色墨水</w:t>
      </w:r>
      <w:r w:rsidR="009C2D92" w:rsidRPr="00591676">
        <w:rPr>
          <w:rFonts w:ascii="Times New Roman" w:hAnsi="宋体"/>
          <w:sz w:val="28"/>
          <w:szCs w:val="28"/>
        </w:rPr>
        <w:t>填写产品完工日期（按合格证日期填写），并</w:t>
      </w:r>
    </w:p>
    <w:p w:rsidR="005B04C7" w:rsidRDefault="009C2D92" w:rsidP="005B04C7">
      <w:pPr>
        <w:spacing w:line="440" w:lineRule="exact"/>
        <w:ind w:firstLineChars="253" w:firstLine="708"/>
        <w:jc w:val="left"/>
        <w:rPr>
          <w:ins w:id="839" w:author="刘宇" w:date="2022-12-13T12:29:00Z"/>
          <w:rFonts w:ascii="Times New Roman" w:hAnsi="宋体"/>
          <w:sz w:val="28"/>
          <w:szCs w:val="28"/>
        </w:rPr>
        <w:pPrChange w:id="840" w:author="刘宇" w:date="2022-12-13T12:18:00Z">
          <w:pPr>
            <w:spacing w:line="440" w:lineRule="exact"/>
          </w:pPr>
        </w:pPrChange>
      </w:pPr>
      <w:r w:rsidRPr="00591676">
        <w:rPr>
          <w:rFonts w:ascii="Times New Roman" w:hAnsi="宋体"/>
          <w:sz w:val="28"/>
          <w:szCs w:val="28"/>
        </w:rPr>
        <w:t>盖质量印章。</w:t>
      </w:r>
    </w:p>
    <w:p w:rsidR="005B04C7" w:rsidRPr="005B04C7" w:rsidRDefault="005B04C7" w:rsidP="005B04C7">
      <w:pPr>
        <w:spacing w:line="440" w:lineRule="exact"/>
        <w:ind w:firstLineChars="253" w:firstLine="607"/>
        <w:jc w:val="left"/>
        <w:rPr>
          <w:rFonts w:ascii="Times New Roman" w:hAnsi="Times New Roman"/>
          <w:sz w:val="24"/>
          <w:szCs w:val="24"/>
          <w:rPrChange w:id="841" w:author="刘宇" w:date="2022-12-13T12:35:00Z">
            <w:rPr>
              <w:rFonts w:ascii="Times New Roman" w:hAnsi="Times New Roman"/>
              <w:sz w:val="28"/>
            </w:rPr>
          </w:rPrChange>
        </w:rPr>
        <w:pPrChange w:id="842" w:author="刘宇" w:date="2022-12-13T12:35:00Z">
          <w:pPr>
            <w:spacing w:line="440" w:lineRule="exact"/>
          </w:pPr>
        </w:pPrChange>
      </w:pPr>
      <w:ins w:id="843" w:author="刘宇" w:date="2022-12-13T12:29:00Z">
        <w:r w:rsidRPr="005B04C7">
          <w:rPr>
            <w:rFonts w:ascii="Times New Roman" w:hAnsi="Times New Roman"/>
            <w:sz w:val="24"/>
            <w:szCs w:val="24"/>
            <w:rPrChange w:id="844" w:author="刘宇" w:date="2022-12-13T12:35:00Z">
              <w:rPr>
                <w:rFonts w:ascii="Times New Roman" w:hAnsi="宋体"/>
                <w:sz w:val="28"/>
                <w:szCs w:val="28"/>
              </w:rPr>
            </w:rPrChange>
          </w:rPr>
          <w:t>The final inspection inspector shall fill in the product completion date (according to the date of the qualification certificate) with black ink, and stamp the quality seal.</w:t>
        </w:r>
      </w:ins>
    </w:p>
    <w:p w:rsidR="005B04C7" w:rsidRDefault="000F4C2C" w:rsidP="005B04C7">
      <w:pPr>
        <w:spacing w:line="440" w:lineRule="exact"/>
        <w:ind w:firstLineChars="253" w:firstLine="708"/>
        <w:jc w:val="left"/>
        <w:rPr>
          <w:ins w:id="845" w:author="刘宇" w:date="2022-12-13T12:29:00Z"/>
          <w:rFonts w:ascii="Times New Roman" w:hAnsi="宋体"/>
          <w:sz w:val="28"/>
          <w:szCs w:val="28"/>
        </w:rPr>
        <w:pPrChange w:id="846" w:author="刘宇" w:date="2022-12-13T12:17:00Z">
          <w:pPr>
            <w:pStyle w:val="a4"/>
            <w:numPr>
              <w:numId w:val="23"/>
            </w:numPr>
            <w:spacing w:line="440" w:lineRule="exact"/>
            <w:ind w:left="960" w:firstLine="560"/>
          </w:pPr>
        </w:pPrChange>
      </w:pPr>
      <w:ins w:id="847" w:author="刘宇" w:date="2022-12-13T12:18:00Z">
        <w:r w:rsidRPr="00591676">
          <w:rPr>
            <w:rFonts w:ascii="Times New Roman" w:hAnsi="宋体"/>
            <w:sz w:val="28"/>
            <w:szCs w:val="28"/>
          </w:rPr>
          <w:t>（</w:t>
        </w:r>
        <w:r>
          <w:rPr>
            <w:rFonts w:ascii="Times New Roman" w:hAnsi="宋体" w:hint="eastAsia"/>
            <w:sz w:val="28"/>
            <w:szCs w:val="28"/>
          </w:rPr>
          <w:t>25</w:t>
        </w:r>
        <w:r w:rsidRPr="00591676">
          <w:rPr>
            <w:rFonts w:ascii="Times New Roman" w:hAnsi="宋体"/>
            <w:sz w:val="28"/>
            <w:szCs w:val="28"/>
          </w:rPr>
          <w:t>）</w:t>
        </w:r>
      </w:ins>
      <w:r w:rsidR="00107C92" w:rsidRPr="00591676">
        <w:rPr>
          <w:rFonts w:ascii="Times New Roman" w:hAnsi="宋体"/>
          <w:sz w:val="28"/>
          <w:szCs w:val="28"/>
        </w:rPr>
        <w:t>终检检验员</w:t>
      </w:r>
      <w:r w:rsidR="000F36A4" w:rsidRPr="000F36A4">
        <w:rPr>
          <w:rFonts w:ascii="Times New Roman" w:hAnsi="宋体"/>
          <w:sz w:val="28"/>
          <w:szCs w:val="28"/>
        </w:rPr>
        <w:t>填写实际完工产品数量。</w:t>
      </w:r>
    </w:p>
    <w:p w:rsidR="005B04C7" w:rsidRPr="005B04C7" w:rsidRDefault="005B04C7" w:rsidP="005B04C7">
      <w:pPr>
        <w:spacing w:line="440" w:lineRule="exact"/>
        <w:ind w:firstLineChars="253" w:firstLine="607"/>
        <w:jc w:val="left"/>
        <w:rPr>
          <w:rFonts w:ascii="Times New Roman" w:hAnsi="Times New Roman"/>
          <w:sz w:val="24"/>
          <w:szCs w:val="24"/>
          <w:rPrChange w:id="848" w:author="刘宇" w:date="2022-12-13T12:35:00Z">
            <w:rPr>
              <w:rFonts w:ascii="Times New Roman" w:hAnsi="Times New Roman"/>
              <w:sz w:val="28"/>
            </w:rPr>
          </w:rPrChange>
        </w:rPr>
        <w:pPrChange w:id="849" w:author="刘宇" w:date="2022-12-13T12:35:00Z">
          <w:pPr>
            <w:pStyle w:val="a4"/>
            <w:numPr>
              <w:numId w:val="23"/>
            </w:numPr>
            <w:spacing w:line="440" w:lineRule="exact"/>
            <w:ind w:left="960" w:firstLine="560"/>
          </w:pPr>
        </w:pPrChange>
      </w:pPr>
      <w:ins w:id="850" w:author="刘宇" w:date="2022-12-13T12:29:00Z">
        <w:r w:rsidRPr="005B04C7">
          <w:rPr>
            <w:rFonts w:ascii="Times New Roman" w:hAnsi="Times New Roman"/>
            <w:sz w:val="24"/>
            <w:szCs w:val="24"/>
            <w:rPrChange w:id="851" w:author="刘宇" w:date="2022-12-13T12:35:00Z">
              <w:rPr>
                <w:rFonts w:ascii="Times New Roman" w:hAnsi="宋体"/>
                <w:sz w:val="28"/>
                <w:szCs w:val="28"/>
              </w:rPr>
            </w:rPrChange>
          </w:rPr>
          <w:t>Final inspection inspector shall fill in the actual quantity of finished products.</w:t>
        </w:r>
      </w:ins>
    </w:p>
    <w:p w:rsidR="005B04C7" w:rsidRDefault="000F4C2C" w:rsidP="005B04C7">
      <w:pPr>
        <w:spacing w:line="440" w:lineRule="exact"/>
        <w:ind w:firstLineChars="253" w:firstLine="708"/>
        <w:jc w:val="left"/>
        <w:rPr>
          <w:ins w:id="852" w:author="刘宇" w:date="2022-12-13T12:29:00Z"/>
          <w:rFonts w:ascii="Times New Roman" w:hAnsi="宋体"/>
          <w:sz w:val="28"/>
          <w:szCs w:val="28"/>
        </w:rPr>
        <w:pPrChange w:id="853" w:author="刘宇" w:date="2022-12-13T12:17:00Z">
          <w:pPr>
            <w:pStyle w:val="a4"/>
            <w:numPr>
              <w:numId w:val="23"/>
            </w:numPr>
            <w:spacing w:line="440" w:lineRule="exact"/>
            <w:ind w:left="960" w:firstLine="560"/>
          </w:pPr>
        </w:pPrChange>
      </w:pPr>
      <w:ins w:id="854" w:author="刘宇" w:date="2022-12-13T12:18:00Z">
        <w:r w:rsidRPr="00591676">
          <w:rPr>
            <w:rFonts w:ascii="Times New Roman" w:hAnsi="宋体"/>
            <w:sz w:val="28"/>
            <w:szCs w:val="28"/>
          </w:rPr>
          <w:t>（</w:t>
        </w:r>
        <w:r>
          <w:rPr>
            <w:rFonts w:ascii="Times New Roman" w:hAnsi="宋体" w:hint="eastAsia"/>
            <w:sz w:val="28"/>
            <w:szCs w:val="28"/>
          </w:rPr>
          <w:t>26</w:t>
        </w:r>
        <w:r w:rsidRPr="00591676">
          <w:rPr>
            <w:rFonts w:ascii="Times New Roman" w:hAnsi="宋体"/>
            <w:sz w:val="28"/>
            <w:szCs w:val="28"/>
          </w:rPr>
          <w:t>）</w:t>
        </w:r>
      </w:ins>
      <w:r w:rsidR="000F36A4" w:rsidRPr="000F36A4">
        <w:rPr>
          <w:rFonts w:ascii="Times New Roman" w:hAnsi="宋体"/>
          <w:sz w:val="28"/>
          <w:szCs w:val="28"/>
        </w:rPr>
        <w:t>库房管理员按</w:t>
      </w:r>
      <w:ins w:id="855" w:author="刘宇" w:date="2025-11-22T13:47:00Z">
        <w:r w:rsidR="00BE3F56" w:rsidRPr="00BE3F56">
          <w:rPr>
            <w:rFonts w:ascii="Times New Roman" w:hAnsi="宋体" w:hint="eastAsia"/>
            <w:sz w:val="28"/>
            <w:szCs w:val="28"/>
          </w:rPr>
          <w:t>GLB140202-01</w:t>
        </w:r>
      </w:ins>
      <w:del w:id="856" w:author="刘宇" w:date="2022-12-13T12:27:00Z">
        <w:r w:rsidR="005B04C7" w:rsidRPr="005B04C7">
          <w:rPr>
            <w:rFonts w:ascii="Times New Roman" w:hAnsi="宋体"/>
            <w:sz w:val="28"/>
            <w:szCs w:val="28"/>
            <w:rPrChange w:id="857" w:author="刘宇" w:date="2022-12-13T12:17:00Z">
              <w:rPr>
                <w:rFonts w:ascii="Times New Roman" w:hAnsi="Times New Roman"/>
                <w:sz w:val="28"/>
              </w:rPr>
            </w:rPrChange>
          </w:rPr>
          <w:delText>OIG 100-04-01</w:delText>
        </w:r>
      </w:del>
      <w:r w:rsidR="000F36A4" w:rsidRPr="000F36A4">
        <w:rPr>
          <w:rFonts w:ascii="Times New Roman" w:hAnsi="宋体"/>
          <w:sz w:val="28"/>
          <w:szCs w:val="28"/>
        </w:rPr>
        <w:t>规定用黑色墨水填写材料质量编号。</w:t>
      </w:r>
    </w:p>
    <w:p w:rsidR="005B04C7" w:rsidRPr="005B04C7" w:rsidRDefault="005B04C7" w:rsidP="005B04C7">
      <w:pPr>
        <w:spacing w:line="440" w:lineRule="exact"/>
        <w:ind w:firstLineChars="253" w:firstLine="607"/>
        <w:jc w:val="left"/>
        <w:rPr>
          <w:rFonts w:ascii="Times New Roman" w:hAnsi="Times New Roman"/>
          <w:sz w:val="24"/>
          <w:szCs w:val="24"/>
          <w:rPrChange w:id="858" w:author="刘宇" w:date="2022-12-13T12:35:00Z">
            <w:rPr>
              <w:rFonts w:ascii="Times New Roman" w:hAnsi="Times New Roman"/>
              <w:sz w:val="28"/>
            </w:rPr>
          </w:rPrChange>
        </w:rPr>
        <w:pPrChange w:id="859" w:author="刘宇" w:date="2022-12-13T12:35:00Z">
          <w:pPr>
            <w:pStyle w:val="a4"/>
            <w:numPr>
              <w:numId w:val="23"/>
            </w:numPr>
            <w:spacing w:line="440" w:lineRule="exact"/>
            <w:ind w:left="960" w:firstLine="560"/>
          </w:pPr>
        </w:pPrChange>
      </w:pPr>
      <w:ins w:id="860" w:author="刘宇" w:date="2022-12-13T12:29:00Z">
        <w:r w:rsidRPr="005B04C7">
          <w:rPr>
            <w:rFonts w:ascii="Times New Roman" w:hAnsi="Times New Roman"/>
            <w:sz w:val="24"/>
            <w:szCs w:val="24"/>
            <w:rPrChange w:id="861" w:author="刘宇" w:date="2022-12-13T12:35:00Z">
              <w:rPr>
                <w:rFonts w:ascii="Times New Roman" w:hAnsi="宋体"/>
                <w:sz w:val="28"/>
                <w:szCs w:val="28"/>
              </w:rPr>
            </w:rPrChange>
          </w:rPr>
          <w:t xml:space="preserve">The warehouse administrator shall fill in the material quality number with </w:t>
        </w:r>
        <w:r>
          <w:rPr>
            <w:rFonts w:ascii="Times New Roman" w:hAnsi="Times New Roman"/>
            <w:sz w:val="24"/>
            <w:szCs w:val="24"/>
          </w:rPr>
          <w:t>black ink according to GLB14020</w:t>
        </w:r>
      </w:ins>
      <w:ins w:id="862" w:author="刘宇" w:date="2025-11-22T13:47:00Z">
        <w:r w:rsidR="00BE3F56">
          <w:rPr>
            <w:rFonts w:ascii="Times New Roman" w:hAnsi="Times New Roman" w:hint="eastAsia"/>
            <w:sz w:val="24"/>
            <w:szCs w:val="24"/>
          </w:rPr>
          <w:t>2</w:t>
        </w:r>
      </w:ins>
      <w:ins w:id="863" w:author="刘宇" w:date="2022-12-13T12:29:00Z">
        <w:r w:rsidRPr="005B04C7">
          <w:rPr>
            <w:rFonts w:ascii="Times New Roman" w:hAnsi="Times New Roman"/>
            <w:sz w:val="24"/>
            <w:szCs w:val="24"/>
            <w:rPrChange w:id="864" w:author="刘宇" w:date="2022-12-13T12:35:00Z">
              <w:rPr>
                <w:rFonts w:ascii="Times New Roman" w:hAnsi="宋体"/>
                <w:sz w:val="28"/>
                <w:szCs w:val="28"/>
              </w:rPr>
            </w:rPrChange>
          </w:rPr>
          <w:t>-01.</w:t>
        </w:r>
      </w:ins>
    </w:p>
    <w:p w:rsidR="005B04C7" w:rsidRDefault="000F4C2C" w:rsidP="005B04C7">
      <w:pPr>
        <w:spacing w:line="440" w:lineRule="exact"/>
        <w:ind w:firstLineChars="253" w:firstLine="708"/>
        <w:jc w:val="left"/>
        <w:rPr>
          <w:ins w:id="865" w:author="刘宇" w:date="2022-12-13T12:30:00Z"/>
          <w:rFonts w:ascii="Times New Roman" w:hAnsi="宋体"/>
          <w:sz w:val="28"/>
          <w:szCs w:val="28"/>
        </w:rPr>
        <w:pPrChange w:id="866" w:author="刘宇" w:date="2022-12-13T12:17:00Z">
          <w:pPr>
            <w:pStyle w:val="a4"/>
            <w:numPr>
              <w:numId w:val="23"/>
            </w:numPr>
            <w:spacing w:line="440" w:lineRule="exact"/>
            <w:ind w:left="960" w:firstLine="560"/>
          </w:pPr>
        </w:pPrChange>
      </w:pPr>
      <w:ins w:id="867" w:author="刘宇" w:date="2022-12-13T12:18:00Z">
        <w:r w:rsidRPr="00591676">
          <w:rPr>
            <w:rFonts w:ascii="Times New Roman" w:hAnsi="宋体"/>
            <w:sz w:val="28"/>
            <w:szCs w:val="28"/>
          </w:rPr>
          <w:t>（</w:t>
        </w:r>
        <w:r>
          <w:rPr>
            <w:rFonts w:ascii="Times New Roman" w:hAnsi="宋体" w:hint="eastAsia"/>
            <w:sz w:val="28"/>
            <w:szCs w:val="28"/>
          </w:rPr>
          <w:t>27</w:t>
        </w:r>
        <w:r w:rsidRPr="00591676">
          <w:rPr>
            <w:rFonts w:ascii="Times New Roman" w:hAnsi="宋体"/>
            <w:sz w:val="28"/>
            <w:szCs w:val="28"/>
          </w:rPr>
          <w:t>）</w:t>
        </w:r>
      </w:ins>
      <w:ins w:id="868" w:author="刘宇" w:date="2023-09-11T10:22:00Z">
        <w:r w:rsidR="005B04C7" w:rsidRPr="005B04C7">
          <w:rPr>
            <w:rFonts w:ascii="Times New Roman" w:hAnsi="宋体" w:hint="eastAsia"/>
            <w:sz w:val="28"/>
            <w:szCs w:val="28"/>
            <w:rPrChange w:id="869" w:author="刘宇" w:date="2023-09-11T10:22:00Z">
              <w:rPr>
                <w:rFonts w:ascii="微软雅黑" w:eastAsia="微软雅黑" w:hAnsi="微软雅黑" w:hint="eastAsia"/>
                <w:color w:val="58666E"/>
                <w:sz w:val="23"/>
                <w:szCs w:val="23"/>
                <w:shd w:val="clear" w:color="auto" w:fill="FFFFFF"/>
              </w:rPr>
            </w:rPrChange>
          </w:rPr>
          <w:t>发料者或材料领用者</w:t>
        </w:r>
      </w:ins>
      <w:del w:id="870" w:author="刘宇" w:date="2023-09-11T10:22:00Z">
        <w:r w:rsidR="000F36A4" w:rsidRPr="000F36A4" w:rsidDel="00400BB8">
          <w:rPr>
            <w:rFonts w:ascii="Times New Roman" w:hAnsi="宋体"/>
            <w:sz w:val="28"/>
            <w:szCs w:val="28"/>
          </w:rPr>
          <w:delText>发料者</w:delText>
        </w:r>
      </w:del>
      <w:r w:rsidR="000F36A4" w:rsidRPr="000F36A4">
        <w:rPr>
          <w:rFonts w:ascii="Times New Roman" w:hAnsi="宋体"/>
          <w:sz w:val="28"/>
          <w:szCs w:val="28"/>
        </w:rPr>
        <w:t>盖印章并注明日期。</w:t>
      </w:r>
    </w:p>
    <w:p w:rsidR="005B04C7" w:rsidRPr="005B04C7" w:rsidRDefault="005B04C7" w:rsidP="00DD26DF">
      <w:pPr>
        <w:spacing w:line="440" w:lineRule="exact"/>
        <w:ind w:firstLineChars="253" w:firstLine="607"/>
        <w:jc w:val="left"/>
        <w:rPr>
          <w:rFonts w:ascii="Times New Roman" w:hAnsi="Times New Roman"/>
          <w:sz w:val="24"/>
          <w:szCs w:val="24"/>
          <w:rPrChange w:id="871" w:author="刘宇" w:date="2022-12-13T12:35:00Z">
            <w:rPr>
              <w:rFonts w:ascii="Times New Roman" w:hAnsi="Times New Roman"/>
              <w:sz w:val="28"/>
            </w:rPr>
          </w:rPrChange>
        </w:rPr>
        <w:pPrChange w:id="872" w:author="刘宇" w:date="2025-11-22T13:50:00Z">
          <w:pPr>
            <w:pStyle w:val="a4"/>
            <w:numPr>
              <w:numId w:val="23"/>
            </w:numPr>
            <w:spacing w:line="440" w:lineRule="exact"/>
            <w:ind w:left="960"/>
          </w:pPr>
        </w:pPrChange>
      </w:pPr>
      <w:ins w:id="873" w:author="刘宇" w:date="2023-09-11T10:24:00Z">
        <w:r w:rsidRPr="005B04C7">
          <w:rPr>
            <w:rFonts w:ascii="Times New Roman" w:hAnsi="Times New Roman"/>
            <w:sz w:val="24"/>
            <w:szCs w:val="24"/>
            <w:rPrChange w:id="874" w:author="刘宇" w:date="2023-09-11T10:25:00Z">
              <w:rPr/>
            </w:rPrChange>
          </w:rPr>
          <w:t>The sender or the recipient shall seal and date</w:t>
        </w:r>
      </w:ins>
      <w:ins w:id="875" w:author="刘宇" w:date="2022-12-13T12:30:00Z">
        <w:r w:rsidRPr="005B04C7">
          <w:rPr>
            <w:rFonts w:ascii="Times New Roman" w:hAnsi="Times New Roman"/>
            <w:sz w:val="24"/>
            <w:szCs w:val="24"/>
            <w:rPrChange w:id="876" w:author="刘宇" w:date="2022-12-13T12:35:00Z">
              <w:rPr>
                <w:rFonts w:ascii="Times New Roman" w:hAnsi="宋体"/>
                <w:sz w:val="28"/>
                <w:szCs w:val="28"/>
              </w:rPr>
            </w:rPrChange>
          </w:rPr>
          <w:t>.</w:t>
        </w:r>
      </w:ins>
    </w:p>
    <w:p w:rsidR="005B04C7" w:rsidRPr="005B04C7" w:rsidRDefault="000F4C2C" w:rsidP="005B04C7">
      <w:pPr>
        <w:spacing w:line="440" w:lineRule="exact"/>
        <w:ind w:firstLineChars="253" w:firstLine="708"/>
        <w:jc w:val="left"/>
        <w:rPr>
          <w:del w:id="877" w:author="刘宇" w:date="2022-12-13T12:19:00Z"/>
          <w:rFonts w:ascii="Times New Roman" w:hAnsi="宋体"/>
          <w:sz w:val="28"/>
          <w:szCs w:val="28"/>
          <w:rPrChange w:id="878" w:author="刘宇" w:date="2022-12-13T12:17:00Z">
            <w:rPr>
              <w:del w:id="879" w:author="刘宇" w:date="2022-12-13T12:19:00Z"/>
              <w:rFonts w:ascii="Times New Roman" w:hAnsi="Times New Roman"/>
              <w:sz w:val="28"/>
            </w:rPr>
          </w:rPrChange>
        </w:rPr>
        <w:pPrChange w:id="880" w:author="刘宇" w:date="2022-12-13T12:17:00Z">
          <w:pPr>
            <w:pStyle w:val="a4"/>
            <w:numPr>
              <w:numId w:val="23"/>
            </w:numPr>
            <w:spacing w:line="440" w:lineRule="exact"/>
            <w:ind w:left="960" w:firstLine="560"/>
          </w:pPr>
        </w:pPrChange>
      </w:pPr>
      <w:ins w:id="881" w:author="刘宇" w:date="2022-12-13T12:18:00Z">
        <w:r w:rsidRPr="00591676">
          <w:rPr>
            <w:rFonts w:ascii="Times New Roman" w:hAnsi="宋体"/>
            <w:sz w:val="28"/>
            <w:szCs w:val="28"/>
          </w:rPr>
          <w:t>（</w:t>
        </w:r>
        <w:r>
          <w:rPr>
            <w:rFonts w:ascii="Times New Roman" w:hAnsi="宋体" w:hint="eastAsia"/>
            <w:sz w:val="28"/>
            <w:szCs w:val="28"/>
          </w:rPr>
          <w:t>28</w:t>
        </w:r>
        <w:r w:rsidRPr="00591676">
          <w:rPr>
            <w:rFonts w:ascii="Times New Roman" w:hAnsi="宋体"/>
            <w:sz w:val="28"/>
            <w:szCs w:val="28"/>
          </w:rPr>
          <w:t>）</w:t>
        </w:r>
      </w:ins>
      <w:r w:rsidR="000F36A4" w:rsidRPr="000F36A4">
        <w:rPr>
          <w:rFonts w:ascii="Times New Roman" w:hAnsi="宋体"/>
          <w:sz w:val="28"/>
          <w:szCs w:val="28"/>
        </w:rPr>
        <w:t>器材的检验人员盖印章并注明日期。材料库无检验的生产厂由首道</w:t>
      </w:r>
    </w:p>
    <w:p w:rsidR="005B04C7" w:rsidRDefault="000F36A4" w:rsidP="005B04C7">
      <w:pPr>
        <w:spacing w:line="440" w:lineRule="exact"/>
        <w:ind w:firstLineChars="253" w:firstLine="708"/>
        <w:jc w:val="left"/>
        <w:rPr>
          <w:ins w:id="882" w:author="刘宇" w:date="2022-12-13T12:30:00Z"/>
          <w:rFonts w:ascii="Times New Roman" w:hAnsi="宋体"/>
          <w:sz w:val="28"/>
          <w:szCs w:val="28"/>
        </w:rPr>
        <w:pPrChange w:id="883" w:author="刘宇" w:date="2022-12-13T12:19:00Z">
          <w:pPr>
            <w:spacing w:line="440" w:lineRule="exact"/>
          </w:pPr>
        </w:pPrChange>
      </w:pPr>
      <w:r w:rsidRPr="000F36A4">
        <w:rPr>
          <w:rFonts w:ascii="Times New Roman" w:hAnsi="宋体"/>
          <w:sz w:val="28"/>
          <w:szCs w:val="28"/>
        </w:rPr>
        <w:t>工序检验员来完成。</w:t>
      </w:r>
    </w:p>
    <w:p w:rsidR="005B04C7" w:rsidRPr="005B04C7" w:rsidRDefault="005B04C7" w:rsidP="005B04C7">
      <w:pPr>
        <w:spacing w:line="440" w:lineRule="exact"/>
        <w:ind w:firstLineChars="253" w:firstLine="607"/>
        <w:jc w:val="left"/>
        <w:rPr>
          <w:rFonts w:ascii="Times New Roman" w:hAnsi="Times New Roman"/>
          <w:sz w:val="24"/>
          <w:szCs w:val="24"/>
          <w:rPrChange w:id="884" w:author="刘宇" w:date="2022-12-13T12:35:00Z">
            <w:rPr>
              <w:rFonts w:ascii="Times New Roman" w:hAnsi="Times New Roman"/>
              <w:sz w:val="28"/>
            </w:rPr>
          </w:rPrChange>
        </w:rPr>
        <w:pPrChange w:id="885" w:author="刘宇" w:date="2022-12-13T12:35:00Z">
          <w:pPr>
            <w:spacing w:line="440" w:lineRule="exact"/>
          </w:pPr>
        </w:pPrChange>
      </w:pPr>
      <w:ins w:id="886" w:author="刘宇" w:date="2022-12-13T12:30:00Z">
        <w:r w:rsidRPr="005B04C7">
          <w:rPr>
            <w:rFonts w:ascii="Times New Roman" w:hAnsi="Times New Roman"/>
            <w:sz w:val="24"/>
            <w:szCs w:val="24"/>
            <w:rPrChange w:id="887" w:author="刘宇" w:date="2022-12-13T12:35:00Z">
              <w:rPr>
                <w:rFonts w:ascii="Times New Roman" w:hAnsi="宋体"/>
                <w:sz w:val="28"/>
                <w:szCs w:val="28"/>
              </w:rPr>
            </w:rPrChange>
          </w:rPr>
          <w:t>The equipment inspector shall seal and date. The factory plant without inspection of the material warehouse is completed by the first process inspector.</w:t>
        </w:r>
      </w:ins>
    </w:p>
    <w:p w:rsidR="005B04C7" w:rsidRDefault="000F4C2C" w:rsidP="005B04C7">
      <w:pPr>
        <w:spacing w:line="440" w:lineRule="exact"/>
        <w:ind w:firstLineChars="253" w:firstLine="708"/>
        <w:jc w:val="left"/>
        <w:rPr>
          <w:ins w:id="888" w:author="刘宇" w:date="2022-12-13T12:30:00Z"/>
          <w:rFonts w:ascii="Times New Roman" w:hAnsi="宋体"/>
          <w:sz w:val="28"/>
          <w:szCs w:val="28"/>
        </w:rPr>
        <w:pPrChange w:id="889" w:author="刘宇" w:date="2022-12-13T12:17:00Z">
          <w:pPr>
            <w:pStyle w:val="a4"/>
            <w:numPr>
              <w:numId w:val="23"/>
            </w:numPr>
            <w:spacing w:line="440" w:lineRule="exact"/>
            <w:ind w:left="960" w:firstLine="560"/>
          </w:pPr>
        </w:pPrChange>
      </w:pPr>
      <w:ins w:id="890" w:author="刘宇" w:date="2022-12-13T12:18:00Z">
        <w:r w:rsidRPr="00591676">
          <w:rPr>
            <w:rFonts w:ascii="Times New Roman" w:hAnsi="宋体"/>
            <w:sz w:val="28"/>
            <w:szCs w:val="28"/>
          </w:rPr>
          <w:lastRenderedPageBreak/>
          <w:t>（</w:t>
        </w:r>
      </w:ins>
      <w:ins w:id="891" w:author="刘宇" w:date="2022-12-13T12:19:00Z">
        <w:r>
          <w:rPr>
            <w:rFonts w:ascii="Times New Roman" w:hAnsi="宋体" w:hint="eastAsia"/>
            <w:sz w:val="28"/>
            <w:szCs w:val="28"/>
          </w:rPr>
          <w:t>29</w:t>
        </w:r>
      </w:ins>
      <w:ins w:id="892" w:author="刘宇" w:date="2022-12-13T12:18:00Z">
        <w:r w:rsidRPr="00591676">
          <w:rPr>
            <w:rFonts w:ascii="Times New Roman" w:hAnsi="宋体"/>
            <w:sz w:val="28"/>
            <w:szCs w:val="28"/>
          </w:rPr>
          <w:t>）</w:t>
        </w:r>
      </w:ins>
      <w:r w:rsidR="009C2D92" w:rsidRPr="00591676">
        <w:rPr>
          <w:rFonts w:ascii="Times New Roman" w:hAnsi="宋体"/>
          <w:sz w:val="28"/>
          <w:szCs w:val="28"/>
        </w:rPr>
        <w:t>主卡、副卡分别填写分卡日期。</w:t>
      </w:r>
    </w:p>
    <w:p w:rsidR="005B04C7" w:rsidRPr="005B04C7" w:rsidRDefault="005B04C7" w:rsidP="005B04C7">
      <w:pPr>
        <w:spacing w:line="440" w:lineRule="exact"/>
        <w:ind w:firstLineChars="253" w:firstLine="607"/>
        <w:jc w:val="left"/>
        <w:rPr>
          <w:rFonts w:ascii="Times New Roman" w:hAnsi="Times New Roman"/>
          <w:sz w:val="24"/>
          <w:szCs w:val="24"/>
          <w:rPrChange w:id="893" w:author="刘宇" w:date="2022-12-13T12:35:00Z">
            <w:rPr>
              <w:rFonts w:ascii="Times New Roman" w:hAnsi="Times New Roman"/>
              <w:sz w:val="28"/>
              <w:szCs w:val="28"/>
            </w:rPr>
          </w:rPrChange>
        </w:rPr>
        <w:pPrChange w:id="894" w:author="刘宇" w:date="2022-12-13T12:35:00Z">
          <w:pPr>
            <w:pStyle w:val="a4"/>
            <w:numPr>
              <w:numId w:val="23"/>
            </w:numPr>
            <w:spacing w:line="440" w:lineRule="exact"/>
            <w:ind w:left="960" w:firstLine="560"/>
          </w:pPr>
        </w:pPrChange>
      </w:pPr>
      <w:ins w:id="895" w:author="刘宇" w:date="2022-12-13T12:30:00Z">
        <w:r w:rsidRPr="005B04C7">
          <w:rPr>
            <w:rFonts w:ascii="Times New Roman" w:hAnsi="Times New Roman"/>
            <w:sz w:val="24"/>
            <w:szCs w:val="24"/>
            <w:rPrChange w:id="896" w:author="刘宇" w:date="2022-12-13T12:35:00Z">
              <w:rPr>
                <w:rFonts w:ascii="Times New Roman" w:hAnsi="宋体"/>
                <w:sz w:val="28"/>
                <w:szCs w:val="28"/>
              </w:rPr>
            </w:rPrChange>
          </w:rPr>
          <w:t>Main card and secondary card respectively.</w:t>
        </w:r>
      </w:ins>
    </w:p>
    <w:p w:rsidR="005B04C7" w:rsidRDefault="000F4C2C" w:rsidP="005B04C7">
      <w:pPr>
        <w:spacing w:line="440" w:lineRule="exact"/>
        <w:ind w:firstLineChars="253" w:firstLine="708"/>
        <w:jc w:val="left"/>
        <w:rPr>
          <w:ins w:id="897" w:author="刘宇" w:date="2022-12-13T12:30:00Z"/>
          <w:rFonts w:ascii="Times New Roman" w:hAnsi="宋体"/>
          <w:sz w:val="28"/>
          <w:szCs w:val="28"/>
        </w:rPr>
        <w:pPrChange w:id="898" w:author="刘宇" w:date="2022-12-13T12:17:00Z">
          <w:pPr>
            <w:pStyle w:val="a4"/>
            <w:numPr>
              <w:numId w:val="23"/>
            </w:numPr>
            <w:spacing w:line="440" w:lineRule="exact"/>
            <w:ind w:left="960" w:firstLine="560"/>
          </w:pPr>
        </w:pPrChange>
      </w:pPr>
      <w:ins w:id="899" w:author="刘宇" w:date="2022-12-13T12:18:00Z">
        <w:r w:rsidRPr="00591676">
          <w:rPr>
            <w:rFonts w:ascii="Times New Roman" w:hAnsi="宋体"/>
            <w:sz w:val="28"/>
            <w:szCs w:val="28"/>
          </w:rPr>
          <w:t>（</w:t>
        </w:r>
        <w:r>
          <w:rPr>
            <w:rFonts w:ascii="Times New Roman" w:hAnsi="宋体" w:hint="eastAsia"/>
            <w:sz w:val="28"/>
            <w:szCs w:val="28"/>
          </w:rPr>
          <w:t>3</w:t>
        </w:r>
      </w:ins>
      <w:ins w:id="900" w:author="刘宇" w:date="2022-12-13T12:19:00Z">
        <w:r>
          <w:rPr>
            <w:rFonts w:ascii="Times New Roman" w:hAnsi="宋体" w:hint="eastAsia"/>
            <w:sz w:val="28"/>
            <w:szCs w:val="28"/>
          </w:rPr>
          <w:t>0</w:t>
        </w:r>
      </w:ins>
      <w:ins w:id="901" w:author="刘宇" w:date="2022-12-13T12:18:00Z">
        <w:r w:rsidRPr="00591676">
          <w:rPr>
            <w:rFonts w:ascii="Times New Roman" w:hAnsi="宋体"/>
            <w:sz w:val="28"/>
            <w:szCs w:val="28"/>
          </w:rPr>
          <w:t>）</w:t>
        </w:r>
      </w:ins>
      <w:r w:rsidR="00773E84" w:rsidRPr="00591676">
        <w:rPr>
          <w:rFonts w:ascii="Times New Roman" w:hAnsi="宋体"/>
          <w:sz w:val="28"/>
          <w:szCs w:val="28"/>
        </w:rPr>
        <w:t>主卡、副卡分别填写分卡工序。</w:t>
      </w:r>
    </w:p>
    <w:p w:rsidR="005B04C7" w:rsidRPr="005B04C7" w:rsidRDefault="005B04C7" w:rsidP="005B04C7">
      <w:pPr>
        <w:spacing w:line="440" w:lineRule="exact"/>
        <w:ind w:firstLineChars="253" w:firstLine="607"/>
        <w:jc w:val="left"/>
        <w:rPr>
          <w:rFonts w:ascii="Times New Roman" w:hAnsi="Times New Roman"/>
          <w:sz w:val="24"/>
          <w:szCs w:val="24"/>
          <w:rPrChange w:id="902" w:author="刘宇" w:date="2022-12-13T12:35:00Z">
            <w:rPr>
              <w:rFonts w:ascii="Times New Roman" w:hAnsi="Times New Roman"/>
              <w:sz w:val="28"/>
              <w:szCs w:val="28"/>
            </w:rPr>
          </w:rPrChange>
        </w:rPr>
        <w:pPrChange w:id="903" w:author="刘宇" w:date="2022-12-13T12:35:00Z">
          <w:pPr>
            <w:pStyle w:val="a4"/>
            <w:numPr>
              <w:numId w:val="23"/>
            </w:numPr>
            <w:spacing w:line="440" w:lineRule="exact"/>
            <w:ind w:left="960" w:firstLine="560"/>
          </w:pPr>
        </w:pPrChange>
      </w:pPr>
      <w:ins w:id="904" w:author="刘宇" w:date="2022-12-13T12:30:00Z">
        <w:r w:rsidRPr="005B04C7">
          <w:rPr>
            <w:rFonts w:ascii="Times New Roman" w:hAnsi="Times New Roman"/>
            <w:sz w:val="24"/>
            <w:szCs w:val="24"/>
            <w:rPrChange w:id="905" w:author="刘宇" w:date="2022-12-13T12:35:00Z">
              <w:rPr>
                <w:rFonts w:ascii="Times New Roman" w:hAnsi="宋体"/>
                <w:sz w:val="28"/>
                <w:szCs w:val="28"/>
              </w:rPr>
            </w:rPrChange>
          </w:rPr>
          <w:t>The main card and secondary card fill in the card process respectively.</w:t>
        </w:r>
      </w:ins>
    </w:p>
    <w:p w:rsidR="005B04C7" w:rsidRDefault="000F4C2C" w:rsidP="005B04C7">
      <w:pPr>
        <w:spacing w:line="440" w:lineRule="exact"/>
        <w:ind w:firstLineChars="253" w:firstLine="708"/>
        <w:jc w:val="left"/>
        <w:rPr>
          <w:ins w:id="906" w:author="刘宇" w:date="2022-12-13T12:30:00Z"/>
          <w:rFonts w:ascii="Times New Roman" w:hAnsi="宋体"/>
          <w:sz w:val="28"/>
          <w:szCs w:val="28"/>
        </w:rPr>
        <w:pPrChange w:id="907" w:author="刘宇" w:date="2022-12-13T12:17:00Z">
          <w:pPr>
            <w:numPr>
              <w:numId w:val="23"/>
            </w:numPr>
            <w:spacing w:line="440" w:lineRule="exact"/>
            <w:ind w:left="960" w:firstLineChars="200" w:firstLine="560"/>
          </w:pPr>
        </w:pPrChange>
      </w:pPr>
      <w:ins w:id="908" w:author="刘宇" w:date="2022-12-13T12:18:00Z">
        <w:r w:rsidRPr="00591676">
          <w:rPr>
            <w:rFonts w:ascii="Times New Roman" w:hAnsi="宋体"/>
            <w:sz w:val="28"/>
            <w:szCs w:val="28"/>
          </w:rPr>
          <w:t>（</w:t>
        </w:r>
        <w:r>
          <w:rPr>
            <w:rFonts w:ascii="Times New Roman" w:hAnsi="宋体" w:hint="eastAsia"/>
            <w:sz w:val="28"/>
            <w:szCs w:val="28"/>
          </w:rPr>
          <w:t>3</w:t>
        </w:r>
      </w:ins>
      <w:ins w:id="909" w:author="刘宇" w:date="2022-12-13T12:21:00Z">
        <w:r>
          <w:rPr>
            <w:rFonts w:ascii="Times New Roman" w:hAnsi="宋体" w:hint="eastAsia"/>
            <w:sz w:val="28"/>
            <w:szCs w:val="28"/>
          </w:rPr>
          <w:t>1</w:t>
        </w:r>
      </w:ins>
      <w:ins w:id="910" w:author="刘宇" w:date="2022-12-13T12:18:00Z">
        <w:r w:rsidRPr="00591676">
          <w:rPr>
            <w:rFonts w:ascii="Times New Roman" w:hAnsi="宋体"/>
            <w:sz w:val="28"/>
            <w:szCs w:val="28"/>
          </w:rPr>
          <w:t>）</w:t>
        </w:r>
      </w:ins>
      <w:r w:rsidR="00773E84" w:rsidRPr="00591676">
        <w:rPr>
          <w:rFonts w:ascii="Times New Roman" w:hAnsi="宋体"/>
          <w:sz w:val="28"/>
          <w:szCs w:val="28"/>
        </w:rPr>
        <w:t>主卡填写从本份产品制造记录中分出的零件数量；副卡空白。</w:t>
      </w:r>
    </w:p>
    <w:p w:rsidR="005B04C7" w:rsidRPr="005B04C7" w:rsidRDefault="005B04C7" w:rsidP="005B04C7">
      <w:pPr>
        <w:spacing w:line="440" w:lineRule="exact"/>
        <w:ind w:firstLineChars="253" w:firstLine="607"/>
        <w:jc w:val="left"/>
        <w:rPr>
          <w:rFonts w:ascii="Times New Roman" w:hAnsi="Times New Roman"/>
          <w:sz w:val="24"/>
          <w:szCs w:val="24"/>
          <w:rPrChange w:id="911" w:author="刘宇" w:date="2022-12-13T12:35:00Z">
            <w:rPr>
              <w:rFonts w:ascii="Times New Roman" w:hAnsi="Times New Roman"/>
              <w:sz w:val="28"/>
              <w:szCs w:val="28"/>
            </w:rPr>
          </w:rPrChange>
        </w:rPr>
        <w:pPrChange w:id="912" w:author="刘宇" w:date="2022-12-13T12:35:00Z">
          <w:pPr>
            <w:numPr>
              <w:numId w:val="23"/>
            </w:numPr>
            <w:spacing w:line="440" w:lineRule="exact"/>
            <w:ind w:left="960" w:firstLineChars="200" w:firstLine="560"/>
          </w:pPr>
        </w:pPrChange>
      </w:pPr>
      <w:ins w:id="913" w:author="刘宇" w:date="2022-12-13T12:30:00Z">
        <w:r w:rsidRPr="005B04C7">
          <w:rPr>
            <w:rFonts w:ascii="Times New Roman" w:hAnsi="Times New Roman"/>
            <w:sz w:val="24"/>
            <w:szCs w:val="24"/>
            <w:rPrChange w:id="914" w:author="刘宇" w:date="2022-12-13T12:35:00Z">
              <w:rPr>
                <w:rFonts w:ascii="Times New Roman" w:hAnsi="宋体"/>
                <w:sz w:val="28"/>
                <w:szCs w:val="28"/>
              </w:rPr>
            </w:rPrChange>
          </w:rPr>
          <w:t>The main card fills in the number of parts identified from this product manufacturing record; the secondary card is blank.</w:t>
        </w:r>
      </w:ins>
    </w:p>
    <w:p w:rsidR="005B04C7" w:rsidRDefault="000F4C2C" w:rsidP="005B04C7">
      <w:pPr>
        <w:spacing w:line="440" w:lineRule="exact"/>
        <w:ind w:firstLineChars="253" w:firstLine="708"/>
        <w:jc w:val="left"/>
        <w:rPr>
          <w:ins w:id="915" w:author="刘宇" w:date="2022-12-13T12:31:00Z"/>
          <w:rFonts w:ascii="Times New Roman" w:hAnsi="宋体"/>
          <w:sz w:val="28"/>
          <w:szCs w:val="28"/>
        </w:rPr>
        <w:pPrChange w:id="916" w:author="刘宇" w:date="2022-12-13T12:17:00Z">
          <w:pPr>
            <w:pStyle w:val="a4"/>
            <w:numPr>
              <w:numId w:val="23"/>
            </w:numPr>
            <w:spacing w:line="440" w:lineRule="exact"/>
            <w:ind w:left="960" w:firstLine="560"/>
          </w:pPr>
        </w:pPrChange>
      </w:pPr>
      <w:ins w:id="917" w:author="刘宇" w:date="2022-12-13T12:18:00Z">
        <w:r w:rsidRPr="00591676">
          <w:rPr>
            <w:rFonts w:ascii="Times New Roman" w:hAnsi="宋体"/>
            <w:sz w:val="28"/>
            <w:szCs w:val="28"/>
          </w:rPr>
          <w:t>（</w:t>
        </w:r>
        <w:r>
          <w:rPr>
            <w:rFonts w:ascii="Times New Roman" w:hAnsi="宋体" w:hint="eastAsia"/>
            <w:sz w:val="28"/>
            <w:szCs w:val="28"/>
          </w:rPr>
          <w:t>3</w:t>
        </w:r>
      </w:ins>
      <w:ins w:id="918" w:author="刘宇" w:date="2022-12-13T12:21:00Z">
        <w:r>
          <w:rPr>
            <w:rFonts w:ascii="Times New Roman" w:hAnsi="宋体" w:hint="eastAsia"/>
            <w:sz w:val="28"/>
            <w:szCs w:val="28"/>
          </w:rPr>
          <w:t>2</w:t>
        </w:r>
      </w:ins>
      <w:ins w:id="919" w:author="刘宇" w:date="2022-12-13T12:18:00Z">
        <w:r w:rsidRPr="00591676">
          <w:rPr>
            <w:rFonts w:ascii="Times New Roman" w:hAnsi="宋体"/>
            <w:sz w:val="28"/>
            <w:szCs w:val="28"/>
          </w:rPr>
          <w:t>）</w:t>
        </w:r>
      </w:ins>
      <w:r w:rsidR="00773E84" w:rsidRPr="00591676">
        <w:rPr>
          <w:rFonts w:ascii="Times New Roman" w:hAnsi="宋体"/>
          <w:sz w:val="28"/>
          <w:szCs w:val="28"/>
        </w:rPr>
        <w:t>主卡填写分卡后剩余的零件数量；副卡空白。</w:t>
      </w:r>
    </w:p>
    <w:p w:rsidR="005B04C7" w:rsidRPr="005B04C7" w:rsidRDefault="005B04C7" w:rsidP="005B04C7">
      <w:pPr>
        <w:spacing w:line="440" w:lineRule="exact"/>
        <w:ind w:firstLineChars="253" w:firstLine="607"/>
        <w:jc w:val="left"/>
        <w:rPr>
          <w:rFonts w:ascii="Times New Roman" w:hAnsi="Times New Roman"/>
          <w:sz w:val="24"/>
          <w:szCs w:val="24"/>
          <w:rPrChange w:id="920" w:author="刘宇" w:date="2022-12-13T12:35:00Z">
            <w:rPr>
              <w:rFonts w:ascii="Times New Roman" w:hAnsi="Times New Roman"/>
              <w:sz w:val="28"/>
              <w:szCs w:val="28"/>
            </w:rPr>
          </w:rPrChange>
        </w:rPr>
        <w:pPrChange w:id="921" w:author="刘宇" w:date="2022-12-13T12:35:00Z">
          <w:pPr>
            <w:pStyle w:val="a4"/>
            <w:numPr>
              <w:numId w:val="23"/>
            </w:numPr>
            <w:spacing w:line="440" w:lineRule="exact"/>
            <w:ind w:left="960" w:firstLine="560"/>
          </w:pPr>
        </w:pPrChange>
      </w:pPr>
      <w:ins w:id="922" w:author="刘宇" w:date="2022-12-13T12:31:00Z">
        <w:r w:rsidRPr="005B04C7">
          <w:rPr>
            <w:rFonts w:ascii="Times New Roman" w:hAnsi="Times New Roman"/>
            <w:sz w:val="24"/>
            <w:szCs w:val="24"/>
            <w:rPrChange w:id="923" w:author="刘宇" w:date="2022-12-13T12:35:00Z">
              <w:rPr>
                <w:rFonts w:ascii="Times New Roman" w:hAnsi="宋体"/>
                <w:sz w:val="28"/>
                <w:szCs w:val="28"/>
              </w:rPr>
            </w:rPrChange>
          </w:rPr>
          <w:t>Number of parts left after the main card; the secondary card is blank.</w:t>
        </w:r>
      </w:ins>
    </w:p>
    <w:p w:rsidR="005B04C7" w:rsidRDefault="00773E84" w:rsidP="005B04C7">
      <w:pPr>
        <w:spacing w:line="440" w:lineRule="exact"/>
        <w:ind w:firstLineChars="253" w:firstLine="708"/>
        <w:jc w:val="left"/>
        <w:rPr>
          <w:ins w:id="924" w:author="刘宇" w:date="2022-12-13T12:31:00Z"/>
          <w:rFonts w:ascii="Times New Roman" w:hAnsi="宋体"/>
          <w:sz w:val="28"/>
          <w:szCs w:val="28"/>
        </w:rPr>
        <w:pPrChange w:id="925" w:author="刘宇" w:date="2022-12-13T12:17:00Z">
          <w:pPr>
            <w:pStyle w:val="a4"/>
            <w:numPr>
              <w:numId w:val="23"/>
            </w:numPr>
            <w:spacing w:line="440" w:lineRule="exact"/>
            <w:ind w:left="960" w:firstLine="560"/>
          </w:pPr>
        </w:pPrChange>
      </w:pPr>
      <w:del w:id="926" w:author="刘宇" w:date="2022-12-13T12:18:00Z">
        <w:r w:rsidRPr="00591676" w:rsidDel="000F4C2C">
          <w:rPr>
            <w:rFonts w:ascii="Times New Roman" w:hAnsi="宋体"/>
            <w:sz w:val="28"/>
            <w:szCs w:val="28"/>
          </w:rPr>
          <w:delText>、</w:delText>
        </w:r>
      </w:del>
      <w:r w:rsidRPr="00591676">
        <w:rPr>
          <w:rFonts w:ascii="Times New Roman" w:hAnsi="宋体"/>
          <w:sz w:val="28"/>
          <w:szCs w:val="28"/>
        </w:rPr>
        <w:t>（</w:t>
      </w:r>
      <w:del w:id="927" w:author="刘宇" w:date="2022-12-13T12:21:00Z">
        <w:r w:rsidR="005B04C7" w:rsidRPr="005B04C7">
          <w:rPr>
            <w:rFonts w:ascii="Times New Roman" w:hAnsi="宋体"/>
            <w:sz w:val="28"/>
            <w:szCs w:val="28"/>
            <w:rPrChange w:id="928" w:author="刘宇" w:date="2022-12-13T12:17:00Z">
              <w:rPr>
                <w:rFonts w:ascii="Times New Roman" w:hAnsi="Times New Roman"/>
                <w:sz w:val="28"/>
                <w:szCs w:val="28"/>
              </w:rPr>
            </w:rPrChange>
          </w:rPr>
          <w:delText>34</w:delText>
        </w:r>
      </w:del>
      <w:ins w:id="929" w:author="刘宇" w:date="2022-12-13T12:21:00Z">
        <w:r w:rsidR="005B04C7" w:rsidRPr="005B04C7">
          <w:rPr>
            <w:rFonts w:ascii="Times New Roman" w:hAnsi="宋体"/>
            <w:sz w:val="28"/>
            <w:szCs w:val="28"/>
            <w:rPrChange w:id="930" w:author="刘宇" w:date="2022-12-13T12:17:00Z">
              <w:rPr>
                <w:rFonts w:ascii="Times New Roman" w:hAnsi="Times New Roman"/>
                <w:sz w:val="28"/>
                <w:szCs w:val="28"/>
              </w:rPr>
            </w:rPrChange>
          </w:rPr>
          <w:t>3</w:t>
        </w:r>
        <w:r w:rsidR="000F4C2C">
          <w:rPr>
            <w:rFonts w:ascii="Times New Roman" w:hAnsi="宋体" w:hint="eastAsia"/>
            <w:sz w:val="28"/>
            <w:szCs w:val="28"/>
          </w:rPr>
          <w:t>3</w:t>
        </w:r>
      </w:ins>
      <w:r w:rsidRPr="00591676">
        <w:rPr>
          <w:rFonts w:ascii="Times New Roman" w:hAnsi="宋体"/>
          <w:sz w:val="28"/>
          <w:szCs w:val="28"/>
        </w:rPr>
        <w:t>）</w:t>
      </w:r>
      <w:ins w:id="931" w:author="刘宇" w:date="2022-12-13T12:23:00Z">
        <w:r w:rsidR="00D178B5">
          <w:rPr>
            <w:rFonts w:ascii="Times New Roman" w:hAnsi="宋体" w:hint="eastAsia"/>
            <w:sz w:val="28"/>
            <w:szCs w:val="28"/>
          </w:rPr>
          <w:t>、</w:t>
        </w:r>
        <w:r w:rsidR="00D178B5" w:rsidRPr="00591676">
          <w:rPr>
            <w:rFonts w:ascii="Times New Roman" w:hAnsi="宋体"/>
            <w:sz w:val="28"/>
            <w:szCs w:val="28"/>
          </w:rPr>
          <w:t>（</w:t>
        </w:r>
        <w:r w:rsidR="00D178B5" w:rsidRPr="000F4C2C">
          <w:rPr>
            <w:rFonts w:ascii="Times New Roman" w:hAnsi="宋体"/>
            <w:sz w:val="28"/>
            <w:szCs w:val="28"/>
          </w:rPr>
          <w:t>3</w:t>
        </w:r>
        <w:r w:rsidR="00D178B5">
          <w:rPr>
            <w:rFonts w:ascii="Times New Roman" w:hAnsi="宋体" w:hint="eastAsia"/>
            <w:sz w:val="28"/>
            <w:szCs w:val="28"/>
          </w:rPr>
          <w:t>4</w:t>
        </w:r>
        <w:r w:rsidR="00D178B5" w:rsidRPr="00591676">
          <w:rPr>
            <w:rFonts w:ascii="Times New Roman" w:hAnsi="宋体"/>
            <w:sz w:val="28"/>
            <w:szCs w:val="28"/>
          </w:rPr>
          <w:t>）</w:t>
        </w:r>
      </w:ins>
      <w:r w:rsidRPr="00591676">
        <w:rPr>
          <w:rFonts w:ascii="Times New Roman" w:hAnsi="宋体"/>
          <w:sz w:val="28"/>
          <w:szCs w:val="28"/>
        </w:rPr>
        <w:t>主卡、副卡分别由计划员、检验员盖质量印章。</w:t>
      </w:r>
    </w:p>
    <w:p w:rsidR="005B04C7" w:rsidRPr="005B04C7" w:rsidRDefault="005B04C7" w:rsidP="005B04C7">
      <w:pPr>
        <w:spacing w:line="440" w:lineRule="exact"/>
        <w:ind w:firstLineChars="253" w:firstLine="607"/>
        <w:jc w:val="left"/>
        <w:rPr>
          <w:rFonts w:ascii="Times New Roman" w:hAnsi="Times New Roman"/>
          <w:sz w:val="24"/>
          <w:szCs w:val="24"/>
          <w:rPrChange w:id="932" w:author="刘宇" w:date="2022-12-13T12:35:00Z">
            <w:rPr>
              <w:rFonts w:ascii="Times New Roman" w:hAnsi="Times New Roman"/>
              <w:sz w:val="28"/>
              <w:szCs w:val="28"/>
            </w:rPr>
          </w:rPrChange>
        </w:rPr>
        <w:pPrChange w:id="933" w:author="刘宇" w:date="2022-12-13T12:35:00Z">
          <w:pPr>
            <w:pStyle w:val="a4"/>
            <w:numPr>
              <w:numId w:val="23"/>
            </w:numPr>
            <w:spacing w:line="440" w:lineRule="exact"/>
            <w:ind w:left="960" w:firstLine="560"/>
          </w:pPr>
        </w:pPrChange>
      </w:pPr>
      <w:ins w:id="934" w:author="刘宇" w:date="2022-12-13T12:31:00Z">
        <w:r w:rsidRPr="005B04C7">
          <w:rPr>
            <w:rFonts w:ascii="Times New Roman" w:hAnsi="Times New Roman"/>
            <w:sz w:val="24"/>
            <w:szCs w:val="24"/>
            <w:rPrChange w:id="935" w:author="刘宇" w:date="2022-12-13T12:35:00Z">
              <w:rPr>
                <w:rFonts w:ascii="Times New Roman" w:hAnsi="宋体"/>
                <w:sz w:val="28"/>
                <w:szCs w:val="28"/>
              </w:rPr>
            </w:rPrChange>
          </w:rPr>
          <w:t xml:space="preserve">The main card and the secondary card shall be sealed by the </w:t>
        </w:r>
      </w:ins>
      <w:ins w:id="936" w:author="刘宇" w:date="2022-12-13T12:33:00Z">
        <w:r w:rsidRPr="005B04C7">
          <w:rPr>
            <w:rFonts w:ascii="Times New Roman" w:hAnsi="Times New Roman"/>
            <w:sz w:val="24"/>
            <w:szCs w:val="24"/>
            <w:rPrChange w:id="937" w:author="刘宇" w:date="2022-12-13T12:35:00Z">
              <w:rPr>
                <w:rFonts w:ascii="Times New Roman" w:hAnsi="宋体"/>
                <w:sz w:val="28"/>
                <w:szCs w:val="28"/>
              </w:rPr>
            </w:rPrChange>
          </w:rPr>
          <w:t>Scheduler</w:t>
        </w:r>
      </w:ins>
      <w:ins w:id="938" w:author="刘宇" w:date="2022-12-13T12:31:00Z">
        <w:r w:rsidRPr="005B04C7">
          <w:rPr>
            <w:rFonts w:ascii="Times New Roman" w:hAnsi="Times New Roman"/>
            <w:sz w:val="24"/>
            <w:szCs w:val="24"/>
            <w:rPrChange w:id="939" w:author="刘宇" w:date="2022-12-13T12:35:00Z">
              <w:rPr>
                <w:rFonts w:ascii="Times New Roman" w:hAnsi="宋体"/>
                <w:sz w:val="28"/>
                <w:szCs w:val="28"/>
              </w:rPr>
            </w:rPrChange>
          </w:rPr>
          <w:t xml:space="preserve"> and the inspector respectively.</w:t>
        </w:r>
      </w:ins>
    </w:p>
    <w:p w:rsidR="005B04C7" w:rsidRDefault="005B04C7" w:rsidP="005B04C7">
      <w:pPr>
        <w:spacing w:line="440" w:lineRule="exact"/>
        <w:ind w:firstLineChars="253" w:firstLine="708"/>
        <w:jc w:val="left"/>
        <w:rPr>
          <w:ins w:id="940" w:author="刘宇" w:date="2022-12-13T12:31:00Z"/>
          <w:rFonts w:ascii="Times New Roman" w:hAnsi="宋体"/>
          <w:sz w:val="28"/>
          <w:szCs w:val="28"/>
        </w:rPr>
        <w:pPrChange w:id="941" w:author="刘宇" w:date="2022-12-13T12:17:00Z">
          <w:pPr>
            <w:spacing w:line="440" w:lineRule="exact"/>
          </w:pPr>
        </w:pPrChange>
      </w:pPr>
      <w:r w:rsidRPr="005B04C7">
        <w:rPr>
          <w:rFonts w:ascii="Times New Roman" w:hAnsi="宋体"/>
          <w:sz w:val="28"/>
          <w:szCs w:val="28"/>
          <w:rPrChange w:id="942" w:author="刘宇" w:date="2022-12-13T12:17:00Z">
            <w:rPr>
              <w:rFonts w:ascii="Times New Roman" w:hAnsi="宋体"/>
              <w:sz w:val="24"/>
              <w:szCs w:val="24"/>
            </w:rPr>
          </w:rPrChange>
        </w:rPr>
        <w:t>注：（</w:t>
      </w:r>
      <w:r w:rsidRPr="005B04C7">
        <w:rPr>
          <w:rFonts w:ascii="Times New Roman" w:hAnsi="宋体"/>
          <w:sz w:val="28"/>
          <w:szCs w:val="28"/>
          <w:rPrChange w:id="943" w:author="刘宇" w:date="2022-12-13T12:17:00Z">
            <w:rPr>
              <w:rFonts w:ascii="Times New Roman" w:hAnsi="Times New Roman"/>
              <w:sz w:val="24"/>
              <w:szCs w:val="24"/>
            </w:rPr>
          </w:rPrChange>
        </w:rPr>
        <w:t>29</w:t>
      </w:r>
      <w:r w:rsidRPr="005B04C7">
        <w:rPr>
          <w:rFonts w:ascii="Times New Roman" w:hAnsi="宋体"/>
          <w:sz w:val="28"/>
          <w:szCs w:val="28"/>
          <w:rPrChange w:id="944" w:author="刘宇" w:date="2022-12-13T12:17:00Z">
            <w:rPr>
              <w:rFonts w:ascii="Times New Roman" w:hAnsi="宋体"/>
              <w:sz w:val="24"/>
              <w:szCs w:val="24"/>
            </w:rPr>
          </w:rPrChange>
        </w:rPr>
        <w:t>）～（</w:t>
      </w:r>
      <w:r w:rsidRPr="005B04C7">
        <w:rPr>
          <w:rFonts w:ascii="Times New Roman" w:hAnsi="宋体"/>
          <w:sz w:val="28"/>
          <w:szCs w:val="28"/>
          <w:rPrChange w:id="945" w:author="刘宇" w:date="2022-12-13T12:17:00Z">
            <w:rPr>
              <w:rFonts w:ascii="Times New Roman" w:hAnsi="Times New Roman"/>
              <w:sz w:val="24"/>
              <w:szCs w:val="24"/>
            </w:rPr>
          </w:rPrChange>
        </w:rPr>
        <w:t>34</w:t>
      </w:r>
      <w:r w:rsidRPr="005B04C7">
        <w:rPr>
          <w:rFonts w:ascii="Times New Roman" w:hAnsi="宋体"/>
          <w:sz w:val="28"/>
          <w:szCs w:val="28"/>
          <w:rPrChange w:id="946" w:author="刘宇" w:date="2022-12-13T12:17:00Z">
            <w:rPr>
              <w:rFonts w:ascii="Times New Roman" w:hAnsi="宋体"/>
              <w:sz w:val="24"/>
              <w:szCs w:val="24"/>
            </w:rPr>
          </w:rPrChange>
        </w:rPr>
        <w:t>）为分卡信息，分卡时由分卡单位计划员及所在加工地点检验员按要求填写。</w:t>
      </w:r>
    </w:p>
    <w:p w:rsidR="005B04C7" w:rsidRPr="005B04C7" w:rsidRDefault="005B04C7" w:rsidP="005B04C7">
      <w:pPr>
        <w:spacing w:line="440" w:lineRule="exact"/>
        <w:ind w:firstLineChars="253" w:firstLine="607"/>
        <w:jc w:val="left"/>
        <w:rPr>
          <w:rFonts w:ascii="Times New Roman" w:hAnsi="Times New Roman"/>
          <w:sz w:val="24"/>
          <w:szCs w:val="24"/>
          <w:rPrChange w:id="947" w:author="刘宇" w:date="2022-12-13T12:35:00Z">
            <w:rPr>
              <w:rFonts w:ascii="Times New Roman" w:hAnsi="Times New Roman"/>
              <w:sz w:val="28"/>
            </w:rPr>
          </w:rPrChange>
        </w:rPr>
        <w:pPrChange w:id="948" w:author="刘宇" w:date="2022-12-13T12:35:00Z">
          <w:pPr>
            <w:spacing w:line="440" w:lineRule="exact"/>
          </w:pPr>
        </w:pPrChange>
      </w:pPr>
      <w:ins w:id="949" w:author="刘宇" w:date="2022-12-13T12:31:00Z">
        <w:r w:rsidRPr="005B04C7">
          <w:rPr>
            <w:rFonts w:ascii="Times New Roman" w:hAnsi="Times New Roman"/>
            <w:sz w:val="24"/>
            <w:szCs w:val="24"/>
            <w:rPrChange w:id="950" w:author="刘宇" w:date="2022-12-13T12:35:00Z">
              <w:rPr>
                <w:rFonts w:ascii="Times New Roman" w:hAnsi="宋体"/>
                <w:sz w:val="28"/>
                <w:szCs w:val="28"/>
              </w:rPr>
            </w:rPrChange>
          </w:rPr>
          <w:t xml:space="preserve">Note: (29) ~ (34) It is the card division information, and the card division information shall be filled in by the </w:t>
        </w:r>
      </w:ins>
      <w:ins w:id="951" w:author="刘宇" w:date="2022-12-13T12:33:00Z">
        <w:r w:rsidRPr="005B04C7">
          <w:rPr>
            <w:rFonts w:ascii="Times New Roman" w:hAnsi="Times New Roman"/>
            <w:sz w:val="24"/>
            <w:szCs w:val="24"/>
            <w:rPrChange w:id="952" w:author="刘宇" w:date="2022-12-13T12:35:00Z">
              <w:rPr>
                <w:rFonts w:ascii="Times New Roman" w:hAnsi="宋体"/>
                <w:sz w:val="28"/>
                <w:szCs w:val="28"/>
              </w:rPr>
            </w:rPrChange>
          </w:rPr>
          <w:t>Scheduler</w:t>
        </w:r>
      </w:ins>
      <w:ins w:id="953" w:author="刘宇" w:date="2022-12-13T12:31:00Z">
        <w:r w:rsidRPr="005B04C7">
          <w:rPr>
            <w:rFonts w:ascii="Times New Roman" w:hAnsi="Times New Roman"/>
            <w:sz w:val="24"/>
            <w:szCs w:val="24"/>
            <w:rPrChange w:id="954" w:author="刘宇" w:date="2022-12-13T12:35:00Z">
              <w:rPr>
                <w:rFonts w:ascii="Times New Roman" w:hAnsi="宋体"/>
                <w:sz w:val="28"/>
                <w:szCs w:val="28"/>
              </w:rPr>
            </w:rPrChange>
          </w:rPr>
          <w:t xml:space="preserve"> of the card division unit and the inspector of the processing site according to the requirements.</w:t>
        </w:r>
      </w:ins>
    </w:p>
    <w:p w:rsidR="005B04C7" w:rsidRDefault="000F4C2C" w:rsidP="005B04C7">
      <w:pPr>
        <w:spacing w:line="440" w:lineRule="exact"/>
        <w:ind w:firstLineChars="253" w:firstLine="708"/>
        <w:jc w:val="left"/>
        <w:rPr>
          <w:ins w:id="955" w:author="刘宇" w:date="2022-12-13T12:31:00Z"/>
          <w:rFonts w:ascii="Times New Roman" w:hAnsi="宋体"/>
          <w:sz w:val="28"/>
          <w:szCs w:val="28"/>
        </w:rPr>
        <w:pPrChange w:id="956" w:author="刘宇" w:date="2022-12-13T12:17:00Z">
          <w:pPr>
            <w:pStyle w:val="a4"/>
            <w:numPr>
              <w:numId w:val="13"/>
            </w:numPr>
            <w:spacing w:line="440" w:lineRule="exact"/>
            <w:ind w:left="870" w:firstLine="560"/>
          </w:pPr>
        </w:pPrChange>
      </w:pPr>
      <w:ins w:id="957" w:author="刘宇" w:date="2022-12-13T12:18:00Z">
        <w:r w:rsidRPr="00591676">
          <w:rPr>
            <w:rFonts w:ascii="Times New Roman" w:hAnsi="宋体"/>
            <w:sz w:val="28"/>
            <w:szCs w:val="28"/>
          </w:rPr>
          <w:t>（</w:t>
        </w:r>
        <w:r>
          <w:rPr>
            <w:rFonts w:ascii="Times New Roman" w:hAnsi="宋体"/>
            <w:sz w:val="28"/>
            <w:szCs w:val="28"/>
          </w:rPr>
          <w:t>3</w:t>
        </w:r>
      </w:ins>
      <w:ins w:id="958" w:author="刘宇" w:date="2022-12-13T12:19:00Z">
        <w:r>
          <w:rPr>
            <w:rFonts w:ascii="Times New Roman" w:hAnsi="宋体" w:hint="eastAsia"/>
            <w:sz w:val="28"/>
            <w:szCs w:val="28"/>
          </w:rPr>
          <w:t>5</w:t>
        </w:r>
      </w:ins>
      <w:ins w:id="959" w:author="刘宇" w:date="2022-12-13T12:18:00Z">
        <w:r w:rsidRPr="00591676">
          <w:rPr>
            <w:rFonts w:ascii="Times New Roman" w:hAnsi="宋体"/>
            <w:sz w:val="28"/>
            <w:szCs w:val="28"/>
          </w:rPr>
          <w:t>）</w:t>
        </w:r>
      </w:ins>
      <w:r w:rsidR="000F36A4" w:rsidRPr="000F36A4">
        <w:rPr>
          <w:rFonts w:ascii="Times New Roman" w:hAnsi="宋体"/>
          <w:sz w:val="28"/>
          <w:szCs w:val="28"/>
        </w:rPr>
        <w:t>当工艺规程发生临时更改或指令性更改时，由更改制造记录的工艺员填写相应的更改单编号。</w:t>
      </w:r>
    </w:p>
    <w:p w:rsidR="005B04C7" w:rsidRPr="005B04C7" w:rsidRDefault="005B04C7" w:rsidP="005B04C7">
      <w:pPr>
        <w:spacing w:line="440" w:lineRule="exact"/>
        <w:ind w:firstLineChars="253" w:firstLine="607"/>
        <w:jc w:val="left"/>
        <w:rPr>
          <w:rFonts w:ascii="Times New Roman" w:hAnsi="Times New Roman"/>
          <w:sz w:val="24"/>
          <w:szCs w:val="24"/>
          <w:rPrChange w:id="960" w:author="刘宇" w:date="2022-12-13T12:35:00Z">
            <w:rPr>
              <w:rFonts w:ascii="Times New Roman" w:hAnsi="Times New Roman"/>
              <w:sz w:val="28"/>
            </w:rPr>
          </w:rPrChange>
        </w:rPr>
        <w:pPrChange w:id="961" w:author="刘宇" w:date="2022-12-13T12:35:00Z">
          <w:pPr>
            <w:pStyle w:val="a4"/>
            <w:numPr>
              <w:numId w:val="13"/>
            </w:numPr>
            <w:spacing w:line="440" w:lineRule="exact"/>
            <w:ind w:left="870" w:firstLine="560"/>
          </w:pPr>
        </w:pPrChange>
      </w:pPr>
      <w:ins w:id="962" w:author="刘宇" w:date="2022-12-13T12:31:00Z">
        <w:r w:rsidRPr="005B04C7">
          <w:rPr>
            <w:rFonts w:ascii="Times New Roman" w:hAnsi="Times New Roman"/>
            <w:sz w:val="24"/>
            <w:szCs w:val="24"/>
            <w:rPrChange w:id="963" w:author="刘宇" w:date="2022-12-13T12:35:00Z">
              <w:rPr>
                <w:rFonts w:ascii="Times New Roman" w:hAnsi="宋体"/>
                <w:sz w:val="28"/>
                <w:szCs w:val="28"/>
              </w:rPr>
            </w:rPrChange>
          </w:rPr>
          <w:t>In case of a temporary or mandatory change in the process procedure, the technician who changes the manufacturing record fills in the corresponding change sheet number.</w:t>
        </w:r>
      </w:ins>
    </w:p>
    <w:p w:rsidR="005B04C7" w:rsidRDefault="000F4C2C" w:rsidP="005B04C7">
      <w:pPr>
        <w:spacing w:line="440" w:lineRule="exact"/>
        <w:ind w:firstLineChars="253" w:firstLine="708"/>
        <w:jc w:val="left"/>
        <w:rPr>
          <w:ins w:id="964" w:author="刘宇" w:date="2022-12-13T12:31:00Z"/>
          <w:rFonts w:ascii="Times New Roman" w:hAnsi="宋体"/>
          <w:sz w:val="28"/>
          <w:szCs w:val="28"/>
        </w:rPr>
        <w:pPrChange w:id="965" w:author="刘宇" w:date="2022-12-13T12:17:00Z">
          <w:pPr>
            <w:pStyle w:val="a4"/>
            <w:numPr>
              <w:numId w:val="13"/>
            </w:numPr>
            <w:spacing w:line="440" w:lineRule="exact"/>
            <w:ind w:left="870" w:firstLine="560"/>
          </w:pPr>
        </w:pPrChange>
      </w:pPr>
      <w:ins w:id="966" w:author="刘宇" w:date="2022-12-13T12:18:00Z">
        <w:r w:rsidRPr="00591676">
          <w:rPr>
            <w:rFonts w:ascii="Times New Roman" w:hAnsi="宋体"/>
            <w:sz w:val="28"/>
            <w:szCs w:val="28"/>
          </w:rPr>
          <w:t>（</w:t>
        </w:r>
        <w:r>
          <w:rPr>
            <w:rFonts w:ascii="Times New Roman" w:hAnsi="宋体"/>
            <w:sz w:val="28"/>
            <w:szCs w:val="28"/>
          </w:rPr>
          <w:t>3</w:t>
        </w:r>
        <w:r>
          <w:rPr>
            <w:rFonts w:ascii="Times New Roman" w:hAnsi="宋体" w:hint="eastAsia"/>
            <w:sz w:val="28"/>
            <w:szCs w:val="28"/>
          </w:rPr>
          <w:t>6</w:t>
        </w:r>
        <w:r w:rsidRPr="00591676">
          <w:rPr>
            <w:rFonts w:ascii="Times New Roman" w:hAnsi="宋体"/>
            <w:sz w:val="28"/>
            <w:szCs w:val="28"/>
          </w:rPr>
          <w:t>）</w:t>
        </w:r>
      </w:ins>
      <w:r w:rsidR="000F36A4" w:rsidRPr="000F36A4">
        <w:rPr>
          <w:rFonts w:ascii="Times New Roman" w:hAnsi="宋体"/>
          <w:sz w:val="28"/>
          <w:szCs w:val="28"/>
        </w:rPr>
        <w:t>计划员签名及日期。</w:t>
      </w:r>
    </w:p>
    <w:p w:rsidR="005B04C7" w:rsidRPr="005B04C7" w:rsidRDefault="005B04C7" w:rsidP="005B04C7">
      <w:pPr>
        <w:spacing w:line="440" w:lineRule="exact"/>
        <w:ind w:firstLineChars="253" w:firstLine="607"/>
        <w:jc w:val="left"/>
        <w:rPr>
          <w:rFonts w:ascii="Times New Roman" w:hAnsi="Times New Roman"/>
          <w:sz w:val="24"/>
          <w:szCs w:val="24"/>
          <w:rPrChange w:id="967" w:author="刘宇" w:date="2022-12-13T12:35:00Z">
            <w:rPr>
              <w:rFonts w:ascii="Times New Roman" w:hAnsi="Times New Roman"/>
              <w:sz w:val="28"/>
            </w:rPr>
          </w:rPrChange>
        </w:rPr>
        <w:pPrChange w:id="968" w:author="刘宇" w:date="2022-12-13T12:35:00Z">
          <w:pPr>
            <w:pStyle w:val="a4"/>
            <w:numPr>
              <w:numId w:val="13"/>
            </w:numPr>
            <w:spacing w:line="440" w:lineRule="exact"/>
            <w:ind w:left="870" w:firstLine="560"/>
          </w:pPr>
        </w:pPrChange>
      </w:pPr>
      <w:ins w:id="969" w:author="刘宇" w:date="2022-12-13T12:33:00Z">
        <w:r w:rsidRPr="005B04C7">
          <w:rPr>
            <w:rFonts w:ascii="Times New Roman" w:hAnsi="Times New Roman"/>
            <w:sz w:val="24"/>
            <w:szCs w:val="24"/>
            <w:rPrChange w:id="970" w:author="刘宇" w:date="2022-12-13T12:35:00Z">
              <w:rPr>
                <w:rFonts w:ascii="Times New Roman" w:hAnsi="宋体"/>
                <w:sz w:val="28"/>
                <w:szCs w:val="28"/>
              </w:rPr>
            </w:rPrChange>
          </w:rPr>
          <w:t>Scheduler</w:t>
        </w:r>
      </w:ins>
      <w:ins w:id="971" w:author="刘宇" w:date="2022-12-13T12:31:00Z">
        <w:r w:rsidRPr="005B04C7">
          <w:rPr>
            <w:rFonts w:ascii="Times New Roman" w:hAnsi="Times New Roman"/>
            <w:sz w:val="24"/>
            <w:szCs w:val="24"/>
            <w:rPrChange w:id="972" w:author="刘宇" w:date="2022-12-13T12:35:00Z">
              <w:rPr>
                <w:rFonts w:ascii="Times New Roman" w:hAnsi="宋体"/>
                <w:sz w:val="28"/>
                <w:szCs w:val="28"/>
              </w:rPr>
            </w:rPrChange>
          </w:rPr>
          <w:t xml:space="preserve"> signature and date.</w:t>
        </w:r>
      </w:ins>
    </w:p>
    <w:p w:rsidR="005B04C7" w:rsidRPr="005B04C7" w:rsidRDefault="000F4C2C" w:rsidP="005B04C7">
      <w:pPr>
        <w:spacing w:line="440" w:lineRule="exact"/>
        <w:ind w:firstLineChars="253" w:firstLine="708"/>
        <w:jc w:val="left"/>
        <w:rPr>
          <w:del w:id="973" w:author="刘宇" w:date="2022-12-13T12:31:00Z"/>
          <w:rFonts w:ascii="Times New Roman" w:hAnsi="宋体"/>
          <w:sz w:val="28"/>
          <w:szCs w:val="28"/>
          <w:rPrChange w:id="974" w:author="刘宇" w:date="2022-12-13T12:17:00Z">
            <w:rPr>
              <w:del w:id="975" w:author="刘宇" w:date="2022-12-13T12:31:00Z"/>
              <w:rFonts w:ascii="Times New Roman" w:hAnsi="Times New Roman"/>
              <w:sz w:val="28"/>
            </w:rPr>
          </w:rPrChange>
        </w:rPr>
        <w:pPrChange w:id="976" w:author="刘宇" w:date="2022-12-13T12:17:00Z">
          <w:pPr>
            <w:pStyle w:val="a4"/>
            <w:numPr>
              <w:numId w:val="13"/>
            </w:numPr>
            <w:spacing w:line="440" w:lineRule="exact"/>
            <w:ind w:left="870" w:firstLine="560"/>
          </w:pPr>
        </w:pPrChange>
      </w:pPr>
      <w:ins w:id="977" w:author="刘宇" w:date="2022-12-13T12:18:00Z">
        <w:r w:rsidRPr="00591676">
          <w:rPr>
            <w:rFonts w:ascii="Times New Roman" w:hAnsi="宋体"/>
            <w:sz w:val="28"/>
            <w:szCs w:val="28"/>
          </w:rPr>
          <w:t>（</w:t>
        </w:r>
        <w:r>
          <w:rPr>
            <w:rFonts w:ascii="Times New Roman" w:hAnsi="宋体"/>
            <w:sz w:val="28"/>
            <w:szCs w:val="28"/>
          </w:rPr>
          <w:t>3</w:t>
        </w:r>
        <w:r>
          <w:rPr>
            <w:rFonts w:ascii="Times New Roman" w:hAnsi="宋体" w:hint="eastAsia"/>
            <w:sz w:val="28"/>
            <w:szCs w:val="28"/>
          </w:rPr>
          <w:t>7</w:t>
        </w:r>
        <w:r w:rsidRPr="00591676">
          <w:rPr>
            <w:rFonts w:ascii="Times New Roman" w:hAnsi="宋体"/>
            <w:sz w:val="28"/>
            <w:szCs w:val="28"/>
          </w:rPr>
          <w:t>）</w:t>
        </w:r>
      </w:ins>
      <w:r w:rsidR="000F36A4" w:rsidRPr="000F36A4">
        <w:rPr>
          <w:rFonts w:ascii="Times New Roman" w:hAnsi="宋体"/>
          <w:sz w:val="28"/>
          <w:szCs w:val="28"/>
        </w:rPr>
        <w:t>产品终检合格后，</w:t>
      </w:r>
      <w:r w:rsidR="00107C92" w:rsidRPr="00591676">
        <w:rPr>
          <w:rFonts w:ascii="Times New Roman" w:hAnsi="宋体"/>
          <w:sz w:val="28"/>
          <w:szCs w:val="28"/>
        </w:rPr>
        <w:t>终检检验员</w:t>
      </w:r>
      <w:r w:rsidR="000F36A4" w:rsidRPr="000F36A4">
        <w:rPr>
          <w:rFonts w:ascii="Times New Roman" w:hAnsi="宋体"/>
          <w:sz w:val="28"/>
          <w:szCs w:val="28"/>
        </w:rPr>
        <w:t>在两个工作日内将产品制造记录送交</w:t>
      </w:r>
    </w:p>
    <w:p w:rsidR="005B04C7" w:rsidRDefault="000F36A4" w:rsidP="005B04C7">
      <w:pPr>
        <w:spacing w:line="440" w:lineRule="exact"/>
        <w:ind w:firstLineChars="253" w:firstLine="708"/>
        <w:jc w:val="left"/>
        <w:rPr>
          <w:ins w:id="978" w:author="刘宇" w:date="2022-12-13T12:32:00Z"/>
          <w:rFonts w:ascii="Times New Roman" w:hAnsi="宋体"/>
          <w:sz w:val="28"/>
          <w:szCs w:val="28"/>
        </w:rPr>
        <w:pPrChange w:id="979" w:author="刘宇" w:date="2022-12-13T12:31:00Z">
          <w:pPr>
            <w:spacing w:line="440" w:lineRule="exact"/>
          </w:pPr>
        </w:pPrChange>
      </w:pPr>
      <w:r w:rsidRPr="000F36A4">
        <w:rPr>
          <w:rFonts w:ascii="Times New Roman" w:hAnsi="宋体"/>
          <w:sz w:val="28"/>
          <w:szCs w:val="28"/>
        </w:rPr>
        <w:t>本厂检验</w:t>
      </w:r>
      <w:r w:rsidR="00972D65" w:rsidRPr="00972D65">
        <w:rPr>
          <w:rFonts w:ascii="Times New Roman" w:hAnsi="宋体" w:hint="eastAsia"/>
          <w:sz w:val="28"/>
          <w:szCs w:val="28"/>
        </w:rPr>
        <w:t>部门</w:t>
      </w:r>
      <w:r w:rsidR="00773923" w:rsidRPr="00773923">
        <w:rPr>
          <w:rFonts w:ascii="Times New Roman" w:hAnsi="宋体"/>
          <w:sz w:val="28"/>
          <w:szCs w:val="28"/>
        </w:rPr>
        <w:t>归档。</w:t>
      </w:r>
    </w:p>
    <w:p w:rsidR="005B04C7" w:rsidRPr="005B04C7" w:rsidRDefault="005B04C7" w:rsidP="005B04C7">
      <w:pPr>
        <w:spacing w:line="440" w:lineRule="exact"/>
        <w:ind w:firstLineChars="253" w:firstLine="607"/>
        <w:jc w:val="left"/>
        <w:rPr>
          <w:rFonts w:ascii="Times New Roman" w:hAnsi="Times New Roman"/>
          <w:sz w:val="24"/>
          <w:szCs w:val="24"/>
          <w:rPrChange w:id="980" w:author="刘宇" w:date="2022-12-13T12:35:00Z">
            <w:rPr>
              <w:rFonts w:ascii="Times New Roman" w:hAnsi="Times New Roman"/>
              <w:sz w:val="28"/>
            </w:rPr>
          </w:rPrChange>
        </w:rPr>
        <w:pPrChange w:id="981" w:author="刘宇" w:date="2022-12-13T12:35:00Z">
          <w:pPr>
            <w:spacing w:line="440" w:lineRule="exact"/>
          </w:pPr>
        </w:pPrChange>
      </w:pPr>
      <w:ins w:id="982" w:author="刘宇" w:date="2022-12-13T12:32:00Z">
        <w:r w:rsidRPr="005B04C7">
          <w:rPr>
            <w:rFonts w:ascii="Times New Roman" w:hAnsi="Times New Roman"/>
            <w:sz w:val="24"/>
            <w:szCs w:val="24"/>
            <w:rPrChange w:id="983" w:author="刘宇" w:date="2022-12-13T12:35:00Z">
              <w:rPr>
                <w:rFonts w:ascii="Times New Roman" w:hAnsi="宋体"/>
                <w:sz w:val="28"/>
                <w:szCs w:val="28"/>
              </w:rPr>
            </w:rPrChange>
          </w:rPr>
          <w:t>After the final inspection, the final inspection inspector shall send the product manufacturing records to the inspection department of the factory for filing within two working days.</w:t>
        </w:r>
      </w:ins>
    </w:p>
    <w:p w:rsidR="005B04C7" w:rsidRDefault="000F36A4" w:rsidP="005B04C7">
      <w:pPr>
        <w:spacing w:line="440" w:lineRule="exact"/>
        <w:ind w:firstLineChars="253" w:firstLine="708"/>
        <w:jc w:val="left"/>
        <w:rPr>
          <w:ins w:id="984" w:author="刘宇" w:date="2022-12-13T12:32:00Z"/>
          <w:rFonts w:ascii="Times New Roman" w:hAnsi="宋体"/>
          <w:sz w:val="28"/>
          <w:szCs w:val="28"/>
        </w:rPr>
        <w:pPrChange w:id="985" w:author="刘宇" w:date="2022-12-13T12:17:00Z">
          <w:pPr>
            <w:spacing w:line="440" w:lineRule="exact"/>
            <w:ind w:firstLineChars="200" w:firstLine="560"/>
          </w:pPr>
        </w:pPrChange>
      </w:pPr>
      <w:r w:rsidRPr="000F36A4">
        <w:rPr>
          <w:rFonts w:ascii="Times New Roman" w:hAnsi="宋体"/>
          <w:sz w:val="28"/>
          <w:szCs w:val="28"/>
        </w:rPr>
        <w:t>（</w:t>
      </w:r>
      <w:r w:rsidR="005B04C7" w:rsidRPr="005B04C7">
        <w:rPr>
          <w:rFonts w:ascii="Times New Roman" w:hAnsi="宋体"/>
          <w:sz w:val="28"/>
          <w:szCs w:val="28"/>
          <w:rPrChange w:id="986" w:author="刘宇" w:date="2022-12-13T12:17:00Z">
            <w:rPr>
              <w:rFonts w:ascii="Times New Roman" w:hAnsi="Times New Roman"/>
              <w:sz w:val="28"/>
            </w:rPr>
          </w:rPrChange>
        </w:rPr>
        <w:t>38</w:t>
      </w:r>
      <w:r w:rsidRPr="000F36A4">
        <w:rPr>
          <w:rFonts w:ascii="Times New Roman" w:hAnsi="宋体"/>
          <w:sz w:val="28"/>
          <w:szCs w:val="28"/>
        </w:rPr>
        <w:t>）</w:t>
      </w:r>
      <w:r w:rsidR="008B4C5C" w:rsidRPr="00591676">
        <w:rPr>
          <w:rFonts w:ascii="Times New Roman" w:hAnsi="宋体"/>
          <w:sz w:val="28"/>
          <w:szCs w:val="28"/>
        </w:rPr>
        <w:t>本页产品制造记录所在页次</w:t>
      </w:r>
      <w:r w:rsidR="005B04C7" w:rsidRPr="005B04C7">
        <w:rPr>
          <w:rFonts w:ascii="Times New Roman" w:hAnsi="宋体"/>
          <w:sz w:val="28"/>
          <w:szCs w:val="28"/>
          <w:rPrChange w:id="987" w:author="刘宇" w:date="2022-12-13T12:17:00Z">
            <w:rPr>
              <w:rFonts w:ascii="Times New Roman" w:hAnsi="Times New Roman"/>
              <w:sz w:val="28"/>
              <w:szCs w:val="28"/>
            </w:rPr>
          </w:rPrChange>
        </w:rPr>
        <w:t xml:space="preserve">, </w:t>
      </w:r>
      <w:r w:rsidRPr="000F36A4">
        <w:rPr>
          <w:rFonts w:ascii="Times New Roman" w:hAnsi="宋体"/>
          <w:sz w:val="28"/>
          <w:szCs w:val="28"/>
        </w:rPr>
        <w:t>由系统自动生成</w:t>
      </w:r>
      <w:r w:rsidR="008B4C5C" w:rsidRPr="00591676">
        <w:rPr>
          <w:rFonts w:ascii="Times New Roman" w:hAnsi="宋体"/>
          <w:sz w:val="28"/>
          <w:szCs w:val="28"/>
        </w:rPr>
        <w:t>。</w:t>
      </w:r>
    </w:p>
    <w:p w:rsidR="005B04C7" w:rsidRPr="005B04C7" w:rsidRDefault="005B04C7" w:rsidP="005B04C7">
      <w:pPr>
        <w:spacing w:line="440" w:lineRule="exact"/>
        <w:ind w:firstLineChars="253" w:firstLine="607"/>
        <w:jc w:val="left"/>
        <w:rPr>
          <w:rFonts w:ascii="Times New Roman" w:hAnsi="Times New Roman"/>
          <w:sz w:val="24"/>
          <w:szCs w:val="24"/>
          <w:rPrChange w:id="988" w:author="刘宇" w:date="2022-12-13T12:35:00Z">
            <w:rPr>
              <w:rFonts w:ascii="Times New Roman" w:hAnsi="Times New Roman"/>
              <w:sz w:val="28"/>
            </w:rPr>
          </w:rPrChange>
        </w:rPr>
        <w:pPrChange w:id="989" w:author="刘宇" w:date="2022-12-13T12:35:00Z">
          <w:pPr>
            <w:spacing w:line="440" w:lineRule="exact"/>
            <w:ind w:firstLineChars="200" w:firstLine="560"/>
          </w:pPr>
        </w:pPrChange>
      </w:pPr>
      <w:ins w:id="990" w:author="刘宇" w:date="2022-12-13T12:32:00Z">
        <w:r w:rsidRPr="005B04C7">
          <w:rPr>
            <w:rFonts w:ascii="Times New Roman" w:hAnsi="Times New Roman"/>
            <w:sz w:val="24"/>
            <w:szCs w:val="24"/>
            <w:rPrChange w:id="991" w:author="刘宇" w:date="2022-12-13T12:35:00Z">
              <w:rPr>
                <w:rFonts w:ascii="Times New Roman" w:hAnsi="宋体"/>
                <w:sz w:val="28"/>
                <w:szCs w:val="28"/>
              </w:rPr>
            </w:rPrChange>
          </w:rPr>
          <w:t>The page number of the product manufacturing record on this page is automatically generated by the system.</w:t>
        </w:r>
      </w:ins>
    </w:p>
    <w:p w:rsidR="005B04C7" w:rsidRDefault="000F36A4" w:rsidP="005B04C7">
      <w:pPr>
        <w:spacing w:line="440" w:lineRule="exact"/>
        <w:ind w:firstLineChars="253" w:firstLine="708"/>
        <w:jc w:val="left"/>
        <w:rPr>
          <w:ins w:id="992" w:author="刘宇" w:date="2022-12-13T12:32:00Z"/>
          <w:rFonts w:ascii="Times New Roman" w:hAnsi="宋体"/>
          <w:sz w:val="28"/>
          <w:szCs w:val="28"/>
        </w:rPr>
        <w:pPrChange w:id="993" w:author="刘宇" w:date="2022-12-13T12:17:00Z">
          <w:pPr>
            <w:spacing w:line="440" w:lineRule="exact"/>
            <w:ind w:firstLineChars="200" w:firstLine="560"/>
          </w:pPr>
        </w:pPrChange>
      </w:pPr>
      <w:r w:rsidRPr="000F36A4">
        <w:rPr>
          <w:rFonts w:ascii="Times New Roman" w:hAnsi="宋体"/>
          <w:sz w:val="28"/>
          <w:szCs w:val="28"/>
        </w:rPr>
        <w:t>（</w:t>
      </w:r>
      <w:r w:rsidR="005B04C7" w:rsidRPr="005B04C7">
        <w:rPr>
          <w:rFonts w:ascii="Times New Roman" w:hAnsi="宋体"/>
          <w:sz w:val="28"/>
          <w:szCs w:val="28"/>
          <w:rPrChange w:id="994" w:author="刘宇" w:date="2022-12-13T12:17:00Z">
            <w:rPr>
              <w:rFonts w:ascii="Times New Roman" w:hAnsi="Times New Roman"/>
              <w:sz w:val="28"/>
            </w:rPr>
          </w:rPrChange>
        </w:rPr>
        <w:t>39</w:t>
      </w:r>
      <w:r w:rsidRPr="000F36A4">
        <w:rPr>
          <w:rFonts w:ascii="Times New Roman" w:hAnsi="宋体"/>
          <w:sz w:val="28"/>
          <w:szCs w:val="28"/>
        </w:rPr>
        <w:t>）</w:t>
      </w:r>
      <w:r w:rsidR="008B4C5C" w:rsidRPr="00591676">
        <w:rPr>
          <w:rFonts w:ascii="Times New Roman" w:hAnsi="宋体"/>
          <w:sz w:val="28"/>
          <w:szCs w:val="28"/>
        </w:rPr>
        <w:t>产品制造记录总页次</w:t>
      </w:r>
      <w:r w:rsidR="005B04C7" w:rsidRPr="005B04C7">
        <w:rPr>
          <w:rFonts w:ascii="Times New Roman" w:hAnsi="宋体"/>
          <w:sz w:val="28"/>
          <w:szCs w:val="28"/>
          <w:rPrChange w:id="995" w:author="刘宇" w:date="2022-12-13T12:17:00Z">
            <w:rPr>
              <w:rFonts w:ascii="Times New Roman" w:hAnsi="Times New Roman"/>
              <w:sz w:val="28"/>
              <w:szCs w:val="28"/>
            </w:rPr>
          </w:rPrChange>
        </w:rPr>
        <w:t xml:space="preserve">, </w:t>
      </w:r>
      <w:r w:rsidRPr="000F36A4">
        <w:rPr>
          <w:rFonts w:ascii="Times New Roman" w:hAnsi="宋体"/>
          <w:sz w:val="28"/>
          <w:szCs w:val="28"/>
        </w:rPr>
        <w:t>由系统自动生成</w:t>
      </w:r>
      <w:r w:rsidR="008B4C5C" w:rsidRPr="00591676">
        <w:rPr>
          <w:rFonts w:ascii="Times New Roman" w:hAnsi="宋体"/>
          <w:sz w:val="28"/>
          <w:szCs w:val="28"/>
        </w:rPr>
        <w:t>。</w:t>
      </w:r>
    </w:p>
    <w:p w:rsidR="005B04C7" w:rsidRPr="005B04C7" w:rsidRDefault="005B04C7" w:rsidP="005B04C7">
      <w:pPr>
        <w:spacing w:line="440" w:lineRule="exact"/>
        <w:ind w:firstLineChars="253" w:firstLine="607"/>
        <w:jc w:val="left"/>
        <w:rPr>
          <w:rFonts w:ascii="Times New Roman" w:hAnsi="Times New Roman"/>
          <w:sz w:val="24"/>
          <w:szCs w:val="24"/>
          <w:rPrChange w:id="996" w:author="刘宇" w:date="2022-12-13T12:35:00Z">
            <w:rPr>
              <w:rFonts w:ascii="Times New Roman" w:hAnsi="Times New Roman"/>
              <w:sz w:val="28"/>
              <w:szCs w:val="28"/>
            </w:rPr>
          </w:rPrChange>
        </w:rPr>
        <w:pPrChange w:id="997" w:author="刘宇" w:date="2022-12-13T12:35:00Z">
          <w:pPr>
            <w:spacing w:line="440" w:lineRule="exact"/>
            <w:ind w:firstLineChars="200" w:firstLine="560"/>
          </w:pPr>
        </w:pPrChange>
      </w:pPr>
      <w:ins w:id="998" w:author="刘宇" w:date="2022-12-13T12:32:00Z">
        <w:r w:rsidRPr="005B04C7">
          <w:rPr>
            <w:rFonts w:ascii="Times New Roman" w:hAnsi="Times New Roman"/>
            <w:sz w:val="24"/>
            <w:szCs w:val="24"/>
            <w:rPrChange w:id="999" w:author="刘宇" w:date="2022-12-13T12:35:00Z">
              <w:rPr>
                <w:rFonts w:ascii="Times New Roman" w:hAnsi="宋体"/>
                <w:sz w:val="28"/>
                <w:szCs w:val="28"/>
              </w:rPr>
            </w:rPrChange>
          </w:rPr>
          <w:t>Total pages of product manufacturing records are automatically generated by the system.</w:t>
        </w:r>
      </w:ins>
    </w:p>
    <w:p w:rsidR="005B04C7" w:rsidRDefault="000F36A4" w:rsidP="005B04C7">
      <w:pPr>
        <w:spacing w:line="440" w:lineRule="exact"/>
        <w:ind w:firstLineChars="253" w:firstLine="708"/>
        <w:jc w:val="left"/>
        <w:rPr>
          <w:ins w:id="1000" w:author="刘宇" w:date="2022-12-13T12:32:00Z"/>
          <w:rFonts w:ascii="Times New Roman" w:hAnsi="Times New Roman"/>
          <w:sz w:val="28"/>
          <w:szCs w:val="28"/>
        </w:rPr>
        <w:pPrChange w:id="1001" w:author="刘宇" w:date="2022-12-13T12:17:00Z">
          <w:pPr>
            <w:spacing w:line="440" w:lineRule="exact"/>
            <w:ind w:firstLineChars="200" w:firstLine="560"/>
          </w:pPr>
        </w:pPrChange>
      </w:pPr>
      <w:r w:rsidRPr="000F36A4">
        <w:rPr>
          <w:rFonts w:ascii="Times New Roman" w:hAnsi="宋体"/>
          <w:sz w:val="28"/>
          <w:szCs w:val="28"/>
        </w:rPr>
        <w:lastRenderedPageBreak/>
        <w:t>（</w:t>
      </w:r>
      <w:r w:rsidR="005B04C7" w:rsidRPr="005B04C7">
        <w:rPr>
          <w:rFonts w:ascii="Times New Roman" w:hAnsi="宋体"/>
          <w:sz w:val="28"/>
          <w:szCs w:val="28"/>
          <w:rPrChange w:id="1002" w:author="刘宇" w:date="2022-12-13T12:17:00Z">
            <w:rPr>
              <w:rFonts w:ascii="Times New Roman" w:hAnsi="Times New Roman"/>
              <w:sz w:val="28"/>
            </w:rPr>
          </w:rPrChange>
        </w:rPr>
        <w:t>40</w:t>
      </w:r>
      <w:r w:rsidRPr="000F36A4">
        <w:rPr>
          <w:rFonts w:ascii="Times New Roman" w:hAnsi="宋体"/>
          <w:sz w:val="28"/>
          <w:szCs w:val="28"/>
        </w:rPr>
        <w:t>）</w:t>
      </w:r>
      <w:r w:rsidR="008B4C5C" w:rsidRPr="00591676">
        <w:rPr>
          <w:rFonts w:ascii="Times New Roman" w:hAnsi="宋体"/>
          <w:sz w:val="28"/>
          <w:szCs w:val="28"/>
        </w:rPr>
        <w:t>下页产品制造记录所在页次，</w:t>
      </w:r>
      <w:r w:rsidRPr="000F36A4">
        <w:rPr>
          <w:rFonts w:ascii="Times New Roman" w:hAnsi="宋体"/>
          <w:sz w:val="28"/>
          <w:szCs w:val="28"/>
        </w:rPr>
        <w:t>由系统自动生成</w:t>
      </w:r>
      <w:r w:rsidR="008B4C5C" w:rsidRPr="00591676">
        <w:rPr>
          <w:rFonts w:ascii="Times New Roman" w:hAnsi="Times New Roman"/>
          <w:sz w:val="28"/>
          <w:szCs w:val="28"/>
        </w:rPr>
        <w:t>。</w:t>
      </w:r>
    </w:p>
    <w:p w:rsidR="005B04C7" w:rsidRPr="005B04C7" w:rsidRDefault="005B04C7" w:rsidP="005B04C7">
      <w:pPr>
        <w:spacing w:line="440" w:lineRule="exact"/>
        <w:ind w:firstLineChars="253" w:firstLine="607"/>
        <w:jc w:val="left"/>
        <w:rPr>
          <w:rFonts w:ascii="Times New Roman" w:hAnsi="Times New Roman"/>
          <w:sz w:val="24"/>
          <w:szCs w:val="24"/>
          <w:rPrChange w:id="1003" w:author="刘宇" w:date="2022-12-13T12:35:00Z">
            <w:rPr>
              <w:rFonts w:ascii="Times New Roman" w:hAnsi="Times New Roman"/>
              <w:sz w:val="28"/>
              <w:szCs w:val="28"/>
            </w:rPr>
          </w:rPrChange>
        </w:rPr>
        <w:pPrChange w:id="1004" w:author="刘宇" w:date="2022-12-13T12:35:00Z">
          <w:pPr>
            <w:spacing w:line="440" w:lineRule="exact"/>
            <w:ind w:firstLineChars="200" w:firstLine="560"/>
          </w:pPr>
        </w:pPrChange>
      </w:pPr>
      <w:ins w:id="1005" w:author="刘宇" w:date="2022-12-13T12:32:00Z">
        <w:r w:rsidRPr="005B04C7">
          <w:rPr>
            <w:rFonts w:ascii="Times New Roman" w:hAnsi="Times New Roman"/>
            <w:sz w:val="24"/>
            <w:szCs w:val="24"/>
            <w:rPrChange w:id="1006" w:author="刘宇" w:date="2022-12-13T12:35:00Z">
              <w:rPr>
                <w:rFonts w:ascii="Times New Roman" w:hAnsi="Times New Roman"/>
                <w:sz w:val="28"/>
                <w:szCs w:val="28"/>
              </w:rPr>
            </w:rPrChange>
          </w:rPr>
          <w:t>The page of the product manufacturing record on the next page is automatically generated by the system.</w:t>
        </w:r>
      </w:ins>
    </w:p>
    <w:p w:rsidR="00FF11AA" w:rsidDel="009705D5" w:rsidRDefault="00FF11AA" w:rsidP="002724BF">
      <w:pPr>
        <w:spacing w:line="440" w:lineRule="exact"/>
        <w:ind w:firstLineChars="200" w:firstLine="560"/>
        <w:rPr>
          <w:del w:id="1007" w:author="刘宇" w:date="2022-12-13T12:36:00Z"/>
          <w:rFonts w:ascii="Times New Roman" w:hAnsi="Times New Roman"/>
          <w:sz w:val="28"/>
          <w:szCs w:val="28"/>
        </w:rPr>
      </w:pPr>
    </w:p>
    <w:p w:rsidR="001114A8" w:rsidDel="009705D5" w:rsidRDefault="001114A8" w:rsidP="009705D5">
      <w:pPr>
        <w:spacing w:line="440" w:lineRule="exact"/>
        <w:ind w:firstLineChars="200" w:firstLine="560"/>
        <w:rPr>
          <w:del w:id="1008" w:author="刘宇" w:date="2022-12-13T12:36:00Z"/>
          <w:rFonts w:ascii="Times New Roman" w:hAnsi="Times New Roman"/>
          <w:sz w:val="28"/>
          <w:szCs w:val="28"/>
        </w:rPr>
      </w:pPr>
    </w:p>
    <w:p w:rsidR="001114A8" w:rsidDel="009705D5" w:rsidRDefault="001114A8" w:rsidP="002724BF">
      <w:pPr>
        <w:spacing w:line="440" w:lineRule="exact"/>
        <w:ind w:firstLineChars="200" w:firstLine="560"/>
        <w:rPr>
          <w:del w:id="1009" w:author="刘宇" w:date="2022-12-13T12:36:00Z"/>
          <w:rFonts w:ascii="Times New Roman" w:hAnsi="Times New Roman"/>
          <w:sz w:val="28"/>
          <w:szCs w:val="28"/>
        </w:rPr>
      </w:pPr>
    </w:p>
    <w:p w:rsidR="001114A8" w:rsidDel="009705D5" w:rsidRDefault="001114A8" w:rsidP="002724BF">
      <w:pPr>
        <w:spacing w:line="440" w:lineRule="exact"/>
        <w:ind w:firstLineChars="200" w:firstLine="560"/>
        <w:rPr>
          <w:del w:id="1010" w:author="刘宇" w:date="2022-12-13T12:36:00Z"/>
          <w:rFonts w:ascii="Times New Roman" w:hAnsi="Times New Roman"/>
          <w:sz w:val="28"/>
          <w:szCs w:val="28"/>
        </w:rPr>
      </w:pPr>
    </w:p>
    <w:p w:rsidR="001114A8" w:rsidDel="009705D5" w:rsidRDefault="001114A8" w:rsidP="002724BF">
      <w:pPr>
        <w:spacing w:line="440" w:lineRule="exact"/>
        <w:ind w:firstLineChars="200" w:firstLine="560"/>
        <w:rPr>
          <w:del w:id="1011" w:author="刘宇" w:date="2022-12-13T12:36:00Z"/>
          <w:rFonts w:ascii="Times New Roman" w:hAnsi="Times New Roman"/>
          <w:sz w:val="28"/>
          <w:szCs w:val="28"/>
        </w:rPr>
      </w:pPr>
    </w:p>
    <w:p w:rsidR="001114A8" w:rsidDel="00D40F8E" w:rsidRDefault="005B04C7" w:rsidP="009705D5">
      <w:pPr>
        <w:spacing w:line="440" w:lineRule="exact"/>
        <w:ind w:firstLineChars="200" w:firstLine="420"/>
        <w:rPr>
          <w:del w:id="1012" w:author="刘宇" w:date="2022-12-13T11:49:00Z"/>
          <w:rFonts w:ascii="Times New Roman" w:hAnsi="Times New Roman"/>
          <w:sz w:val="28"/>
          <w:szCs w:val="28"/>
        </w:rPr>
      </w:pPr>
      <w:ins w:id="1013" w:author="刘宇" w:date="2022-12-13T11:50:00Z">
        <w:r w:rsidRPr="005B04C7">
          <w:rPr>
            <w:rFonts w:hAnsi="宋体"/>
            <w:noProof/>
            <w:color w:val="000000"/>
          </w:rPr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32" type="#_x0000_t32" style="position:absolute;left:0;text-align:left;margin-left:166pt;margin-top:33.65pt;width:123.95pt;height:0;z-index:3" o:connectortype="straight" strokeweight="1.5pt"/>
          </w:pict>
        </w:r>
      </w:ins>
    </w:p>
    <w:p w:rsidR="001114A8" w:rsidDel="00D40F8E" w:rsidRDefault="001114A8" w:rsidP="002724BF">
      <w:pPr>
        <w:spacing w:line="440" w:lineRule="exact"/>
        <w:ind w:firstLineChars="200" w:firstLine="560"/>
        <w:rPr>
          <w:del w:id="1014" w:author="刘宇" w:date="2022-12-13T11:49:00Z"/>
          <w:rFonts w:ascii="Times New Roman" w:hAnsi="Times New Roman"/>
          <w:sz w:val="28"/>
          <w:szCs w:val="28"/>
        </w:rPr>
      </w:pPr>
    </w:p>
    <w:p w:rsidR="001114A8" w:rsidDel="00D40F8E" w:rsidRDefault="001114A8" w:rsidP="002724BF">
      <w:pPr>
        <w:spacing w:line="440" w:lineRule="exact"/>
        <w:ind w:firstLineChars="200" w:firstLine="560"/>
        <w:rPr>
          <w:del w:id="1015" w:author="刘宇" w:date="2022-12-13T11:49:00Z"/>
          <w:rFonts w:ascii="Times New Roman" w:hAnsi="Times New Roman"/>
          <w:sz w:val="28"/>
          <w:szCs w:val="28"/>
        </w:rPr>
      </w:pPr>
    </w:p>
    <w:p w:rsidR="001114A8" w:rsidDel="00D40F8E" w:rsidRDefault="001114A8" w:rsidP="002724BF">
      <w:pPr>
        <w:spacing w:line="440" w:lineRule="exact"/>
        <w:ind w:firstLineChars="200" w:firstLine="560"/>
        <w:rPr>
          <w:del w:id="1016" w:author="刘宇" w:date="2022-12-13T11:49:00Z"/>
          <w:rFonts w:ascii="Times New Roman" w:hAnsi="Times New Roman"/>
          <w:sz w:val="28"/>
          <w:szCs w:val="28"/>
        </w:rPr>
      </w:pPr>
    </w:p>
    <w:p w:rsidR="001114A8" w:rsidDel="00D40F8E" w:rsidRDefault="001114A8" w:rsidP="002724BF">
      <w:pPr>
        <w:spacing w:line="440" w:lineRule="exact"/>
        <w:ind w:firstLineChars="200" w:firstLine="560"/>
        <w:rPr>
          <w:del w:id="1017" w:author="刘宇" w:date="2022-12-13T11:49:00Z"/>
          <w:rFonts w:ascii="Times New Roman" w:hAnsi="Times New Roman"/>
          <w:sz w:val="28"/>
          <w:szCs w:val="28"/>
        </w:rPr>
      </w:pPr>
    </w:p>
    <w:p w:rsidR="001114A8" w:rsidDel="00D40F8E" w:rsidRDefault="001114A8" w:rsidP="002724BF">
      <w:pPr>
        <w:spacing w:line="440" w:lineRule="exact"/>
        <w:ind w:firstLineChars="200" w:firstLine="560"/>
        <w:rPr>
          <w:del w:id="1018" w:author="刘宇" w:date="2022-12-13T11:49:00Z"/>
          <w:rFonts w:ascii="Times New Roman" w:hAnsi="Times New Roman"/>
          <w:sz w:val="28"/>
          <w:szCs w:val="28"/>
        </w:rPr>
      </w:pPr>
    </w:p>
    <w:p w:rsidR="001114A8" w:rsidDel="00D40F8E" w:rsidRDefault="001114A8" w:rsidP="002724BF">
      <w:pPr>
        <w:spacing w:line="440" w:lineRule="exact"/>
        <w:ind w:firstLineChars="200" w:firstLine="560"/>
        <w:rPr>
          <w:del w:id="1019" w:author="刘宇" w:date="2022-12-13T11:49:00Z"/>
          <w:rFonts w:ascii="Times New Roman" w:hAnsi="Times New Roman"/>
          <w:sz w:val="28"/>
          <w:szCs w:val="28"/>
        </w:rPr>
      </w:pPr>
    </w:p>
    <w:p w:rsidR="001114A8" w:rsidDel="00D40F8E" w:rsidRDefault="001114A8" w:rsidP="002724BF">
      <w:pPr>
        <w:spacing w:line="440" w:lineRule="exact"/>
        <w:ind w:firstLineChars="200" w:firstLine="560"/>
        <w:rPr>
          <w:del w:id="1020" w:author="刘宇" w:date="2022-12-13T11:49:00Z"/>
          <w:rFonts w:ascii="Times New Roman" w:hAnsi="Times New Roman"/>
          <w:sz w:val="28"/>
          <w:szCs w:val="28"/>
        </w:rPr>
      </w:pPr>
    </w:p>
    <w:p w:rsidR="001114A8" w:rsidDel="00D40F8E" w:rsidRDefault="001114A8" w:rsidP="002724BF">
      <w:pPr>
        <w:spacing w:line="440" w:lineRule="exact"/>
        <w:ind w:firstLineChars="200" w:firstLine="560"/>
        <w:rPr>
          <w:del w:id="1021" w:author="刘宇" w:date="2022-12-13T11:49:00Z"/>
          <w:rFonts w:ascii="Times New Roman" w:hAnsi="Times New Roman"/>
          <w:sz w:val="28"/>
          <w:szCs w:val="28"/>
        </w:rPr>
      </w:pPr>
    </w:p>
    <w:p w:rsidR="001114A8" w:rsidDel="00D40F8E" w:rsidRDefault="001114A8" w:rsidP="002724BF">
      <w:pPr>
        <w:spacing w:line="440" w:lineRule="exact"/>
        <w:ind w:firstLineChars="200" w:firstLine="560"/>
        <w:rPr>
          <w:del w:id="1022" w:author="刘宇" w:date="2022-12-13T11:49:00Z"/>
          <w:rFonts w:ascii="Times New Roman" w:hAnsi="Times New Roman"/>
          <w:sz w:val="28"/>
          <w:szCs w:val="28"/>
        </w:rPr>
      </w:pPr>
    </w:p>
    <w:p w:rsidR="001114A8" w:rsidDel="00D40F8E" w:rsidRDefault="001114A8" w:rsidP="002724BF">
      <w:pPr>
        <w:spacing w:line="440" w:lineRule="exact"/>
        <w:ind w:firstLineChars="200" w:firstLine="560"/>
        <w:rPr>
          <w:del w:id="1023" w:author="刘宇" w:date="2022-12-13T11:49:00Z"/>
          <w:rFonts w:ascii="Times New Roman" w:hAnsi="Times New Roman"/>
          <w:sz w:val="28"/>
          <w:szCs w:val="28"/>
        </w:rPr>
      </w:pPr>
    </w:p>
    <w:p w:rsidR="001114A8" w:rsidDel="00D40F8E" w:rsidRDefault="001114A8" w:rsidP="002724BF">
      <w:pPr>
        <w:spacing w:line="440" w:lineRule="exact"/>
        <w:ind w:firstLineChars="200" w:firstLine="560"/>
        <w:rPr>
          <w:del w:id="1024" w:author="刘宇" w:date="2022-12-13T11:49:00Z"/>
          <w:rFonts w:ascii="Times New Roman" w:hAnsi="Times New Roman"/>
          <w:sz w:val="28"/>
          <w:szCs w:val="28"/>
        </w:rPr>
      </w:pPr>
    </w:p>
    <w:p w:rsidR="001114A8" w:rsidDel="00D40F8E" w:rsidRDefault="001114A8" w:rsidP="002724BF">
      <w:pPr>
        <w:spacing w:line="440" w:lineRule="exact"/>
        <w:ind w:firstLineChars="200" w:firstLine="560"/>
        <w:rPr>
          <w:del w:id="1025" w:author="刘宇" w:date="2022-12-13T11:49:00Z"/>
          <w:rFonts w:ascii="Times New Roman" w:hAnsi="Times New Roman"/>
          <w:sz w:val="28"/>
          <w:szCs w:val="28"/>
        </w:rPr>
      </w:pPr>
    </w:p>
    <w:p w:rsidR="001114A8" w:rsidDel="00D40F8E" w:rsidRDefault="001114A8" w:rsidP="002724BF">
      <w:pPr>
        <w:spacing w:line="440" w:lineRule="exact"/>
        <w:ind w:firstLineChars="200" w:firstLine="560"/>
        <w:rPr>
          <w:del w:id="1026" w:author="刘宇" w:date="2022-12-13T11:49:00Z"/>
          <w:rFonts w:ascii="Times New Roman" w:hAnsi="Times New Roman"/>
          <w:sz w:val="28"/>
          <w:szCs w:val="28"/>
        </w:rPr>
      </w:pPr>
    </w:p>
    <w:p w:rsidR="001114A8" w:rsidDel="00D40F8E" w:rsidRDefault="001114A8" w:rsidP="002724BF">
      <w:pPr>
        <w:spacing w:line="440" w:lineRule="exact"/>
        <w:ind w:firstLineChars="200" w:firstLine="560"/>
        <w:rPr>
          <w:del w:id="1027" w:author="刘宇" w:date="2022-12-13T11:49:00Z"/>
          <w:rFonts w:ascii="Times New Roman" w:hAnsi="Times New Roman"/>
          <w:sz w:val="28"/>
          <w:szCs w:val="28"/>
        </w:rPr>
      </w:pPr>
    </w:p>
    <w:p w:rsidR="001114A8" w:rsidDel="00D40F8E" w:rsidRDefault="001114A8" w:rsidP="002724BF">
      <w:pPr>
        <w:spacing w:line="440" w:lineRule="exact"/>
        <w:ind w:firstLineChars="200" w:firstLine="560"/>
        <w:rPr>
          <w:del w:id="1028" w:author="刘宇" w:date="2022-12-13T11:49:00Z"/>
          <w:rFonts w:ascii="Times New Roman" w:hAnsi="Times New Roman"/>
          <w:sz w:val="28"/>
          <w:szCs w:val="28"/>
        </w:rPr>
      </w:pPr>
    </w:p>
    <w:p w:rsidR="001114A8" w:rsidDel="00D40F8E" w:rsidRDefault="001114A8" w:rsidP="002724BF">
      <w:pPr>
        <w:spacing w:line="440" w:lineRule="exact"/>
        <w:ind w:firstLineChars="200" w:firstLine="560"/>
        <w:rPr>
          <w:del w:id="1029" w:author="刘宇" w:date="2022-12-13T11:49:00Z"/>
          <w:rFonts w:ascii="Times New Roman" w:hAnsi="Times New Roman"/>
          <w:sz w:val="28"/>
          <w:szCs w:val="28"/>
        </w:rPr>
      </w:pPr>
    </w:p>
    <w:p w:rsidR="001114A8" w:rsidDel="00D40F8E" w:rsidRDefault="001114A8" w:rsidP="002724BF">
      <w:pPr>
        <w:spacing w:line="440" w:lineRule="exact"/>
        <w:ind w:firstLineChars="200" w:firstLine="560"/>
        <w:rPr>
          <w:del w:id="1030" w:author="刘宇" w:date="2022-12-13T11:49:00Z"/>
          <w:rFonts w:ascii="Times New Roman" w:hAnsi="Times New Roman"/>
          <w:sz w:val="28"/>
          <w:szCs w:val="28"/>
        </w:rPr>
      </w:pPr>
    </w:p>
    <w:p w:rsidR="001114A8" w:rsidDel="00D40F8E" w:rsidRDefault="001114A8" w:rsidP="002724BF">
      <w:pPr>
        <w:spacing w:line="440" w:lineRule="exact"/>
        <w:ind w:firstLineChars="200" w:firstLine="560"/>
        <w:rPr>
          <w:del w:id="1031" w:author="刘宇" w:date="2022-12-13T11:49:00Z"/>
          <w:rFonts w:ascii="Times New Roman" w:hAnsi="Times New Roman"/>
          <w:sz w:val="28"/>
          <w:szCs w:val="28"/>
        </w:rPr>
      </w:pPr>
    </w:p>
    <w:p w:rsidR="001114A8" w:rsidDel="00D40F8E" w:rsidRDefault="001114A8" w:rsidP="002724BF">
      <w:pPr>
        <w:spacing w:line="440" w:lineRule="exact"/>
        <w:ind w:firstLineChars="200" w:firstLine="560"/>
        <w:rPr>
          <w:del w:id="1032" w:author="刘宇" w:date="2022-12-13T11:49:00Z"/>
          <w:rFonts w:ascii="Times New Roman" w:hAnsi="Times New Roman"/>
          <w:sz w:val="28"/>
          <w:szCs w:val="28"/>
        </w:rPr>
      </w:pPr>
    </w:p>
    <w:p w:rsidR="001114A8" w:rsidDel="00D40F8E" w:rsidRDefault="001114A8" w:rsidP="001114A8">
      <w:pPr>
        <w:widowControl/>
        <w:jc w:val="left"/>
        <w:rPr>
          <w:del w:id="1033" w:author="刘宇" w:date="2022-12-13T11:49:00Z"/>
          <w:rFonts w:ascii="Times New Roman" w:hAnsi="Times New Roman"/>
          <w:sz w:val="28"/>
          <w:szCs w:val="28"/>
        </w:rPr>
      </w:pPr>
    </w:p>
    <w:p w:rsidR="001114A8" w:rsidDel="00D40F8E" w:rsidRDefault="001114A8" w:rsidP="002724BF">
      <w:pPr>
        <w:spacing w:line="440" w:lineRule="exact"/>
        <w:ind w:firstLineChars="200" w:firstLine="560"/>
        <w:rPr>
          <w:del w:id="1034" w:author="刘宇" w:date="2022-12-13T11:49:00Z"/>
          <w:rFonts w:ascii="Times New Roman" w:hAnsi="Times New Roman"/>
          <w:sz w:val="28"/>
          <w:szCs w:val="28"/>
        </w:rPr>
      </w:pPr>
    </w:p>
    <w:p w:rsidR="001114A8" w:rsidDel="00831685" w:rsidRDefault="001114A8" w:rsidP="001114A8">
      <w:pPr>
        <w:widowControl/>
        <w:jc w:val="left"/>
        <w:rPr>
          <w:del w:id="1035" w:author="刘宇" w:date="2023-09-11T10:25:00Z"/>
          <w:rFonts w:ascii="Times New Roman" w:hAnsi="Times New Roman"/>
          <w:sz w:val="28"/>
          <w:szCs w:val="28"/>
        </w:rPr>
        <w:sectPr w:rsidR="001114A8" w:rsidDel="00831685" w:rsidSect="000F4C2C">
          <w:headerReference w:type="default" r:id="rId10"/>
          <w:pgSz w:w="11906" w:h="16838"/>
          <w:pgMar w:top="567" w:right="851" w:bottom="1134" w:left="1418" w:header="567" w:footer="567" w:gutter="0"/>
          <w:cols w:space="425"/>
          <w:docGrid w:type="linesAndChars" w:linePitch="312"/>
        </w:sectPr>
      </w:pPr>
    </w:p>
    <w:p w:rsidR="00972D65" w:rsidRDefault="00A71B3A">
      <w:pPr>
        <w:pStyle w:val="a7"/>
        <w:ind w:left="5250"/>
        <w:jc w:val="both"/>
        <w:rPr>
          <w:del w:id="1044" w:author="刘宇" w:date="2022-12-13T11:49:00Z"/>
          <w:rFonts w:ascii="宋体"/>
        </w:rPr>
      </w:pPr>
      <w:del w:id="1045" w:author="刘宇" w:date="2022-12-13T11:49:00Z">
        <w:r w:rsidDel="00D40F8E">
          <w:rPr>
            <w:rFonts w:hint="eastAsia"/>
            <w:sz w:val="30"/>
          </w:rPr>
          <w:delText xml:space="preserve">                                                 </w:delText>
        </w:r>
        <w:r w:rsidDel="00D40F8E">
          <w:rPr>
            <w:rFonts w:hint="eastAsia"/>
            <w:sz w:val="24"/>
          </w:rPr>
          <w:delText>FM 040-182</w:delText>
        </w:r>
      </w:del>
    </w:p>
    <w:tbl>
      <w:tblPr>
        <w:tblpPr w:leftFromText="180" w:rightFromText="180" w:vertAnchor="page" w:horzAnchor="margin" w:tblpXSpec="center" w:tblpY="117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053"/>
        <w:gridCol w:w="176"/>
        <w:gridCol w:w="650"/>
        <w:gridCol w:w="1106"/>
        <w:gridCol w:w="966"/>
        <w:gridCol w:w="526"/>
        <w:gridCol w:w="440"/>
        <w:gridCol w:w="940"/>
        <w:gridCol w:w="128"/>
        <w:gridCol w:w="108"/>
        <w:gridCol w:w="1053"/>
        <w:gridCol w:w="88"/>
        <w:gridCol w:w="33"/>
        <w:gridCol w:w="733"/>
        <w:gridCol w:w="200"/>
        <w:gridCol w:w="526"/>
        <w:gridCol w:w="440"/>
        <w:gridCol w:w="982"/>
        <w:gridCol w:w="71"/>
        <w:gridCol w:w="967"/>
        <w:gridCol w:w="350"/>
        <w:gridCol w:w="878"/>
      </w:tblGrid>
      <w:tr w:rsidR="00A71B3A" w:rsidRPr="00134484" w:rsidDel="00D40F8E" w:rsidTr="00A71B3A">
        <w:trPr>
          <w:trHeight w:val="531"/>
          <w:del w:id="1046" w:author="刘宇" w:date="2022-12-13T11:49:00Z"/>
        </w:trPr>
        <w:tc>
          <w:tcPr>
            <w:tcW w:w="12414" w:type="dxa"/>
            <w:gridSpan w:val="22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047" w:author="刘宇" w:date="2022-12-13T11:49:00Z"/>
                <w:rFonts w:ascii="宋体"/>
                <w:b/>
                <w:sz w:val="24"/>
              </w:rPr>
              <w:pPrChange w:id="1048" w:author="刘宇" w:date="2022-12-13T11:49:00Z">
                <w:pPr>
                  <w:framePr w:hSpace="180" w:wrap="around" w:vAnchor="page" w:hAnchor="margin" w:xAlign="center" w:y="1171"/>
                  <w:spacing w:line="300" w:lineRule="exact"/>
                  <w:jc w:val="center"/>
                </w:pPr>
              </w:pPrChange>
            </w:pPr>
            <w:del w:id="1049" w:author="刘宇" w:date="2022-12-13T11:49:00Z">
              <w:r w:rsidRPr="00134484" w:rsidDel="00D40F8E">
                <w:rPr>
                  <w:rFonts w:ascii="黑体" w:eastAsia="黑体" w:hint="eastAsia"/>
                  <w:sz w:val="32"/>
                  <w:szCs w:val="32"/>
                </w:rPr>
                <w:delText>产品制造记录（首页）</w:delText>
              </w:r>
              <w:r w:rsidRPr="00134484" w:rsidDel="00D40F8E">
                <w:rPr>
                  <w:sz w:val="30"/>
                  <w:szCs w:val="30"/>
                </w:rPr>
                <w:delText>Fabrication  Record</w:delText>
              </w:r>
              <w:r w:rsidRPr="00134484" w:rsidDel="00D40F8E">
                <w:rPr>
                  <w:rFonts w:hint="eastAsia"/>
                  <w:sz w:val="30"/>
                  <w:szCs w:val="30"/>
                </w:rPr>
                <w:delText>（</w:delText>
              </w:r>
              <w:r w:rsidRPr="00134484" w:rsidDel="00D40F8E">
                <w:rPr>
                  <w:sz w:val="30"/>
                  <w:szCs w:val="30"/>
                </w:rPr>
                <w:delText>First Page</w:delText>
              </w:r>
              <w:r w:rsidRPr="00134484" w:rsidDel="00D40F8E">
                <w:rPr>
                  <w:rFonts w:hint="eastAsia"/>
                  <w:sz w:val="30"/>
                  <w:szCs w:val="30"/>
                </w:rPr>
                <w:delText>）</w:delText>
              </w:r>
            </w:del>
          </w:p>
        </w:tc>
      </w:tr>
      <w:tr w:rsidR="00A71B3A" w:rsidRPr="00134484" w:rsidDel="00D40F8E" w:rsidTr="00A71B3A">
        <w:trPr>
          <w:trHeight w:val="245"/>
          <w:del w:id="1050" w:author="刘宇" w:date="2022-12-13T11:49:00Z"/>
        </w:trPr>
        <w:tc>
          <w:tcPr>
            <w:tcW w:w="1229" w:type="dxa"/>
            <w:gridSpan w:val="2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051" w:author="刘宇" w:date="2022-12-13T11:49:00Z"/>
                <w:color w:val="000000"/>
              </w:rPr>
              <w:pPrChange w:id="1052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  <w:del w:id="1053" w:author="刘宇" w:date="2022-12-13T11:49:00Z">
              <w:r w:rsidRPr="00134484" w:rsidDel="00D40F8E">
                <w:rPr>
                  <w:rFonts w:hAnsi="宋体"/>
                  <w:color w:val="000000"/>
                </w:rPr>
                <w:delText>项目</w:delText>
              </w:r>
              <w:r w:rsidRPr="00134484" w:rsidDel="00D40F8E">
                <w:rPr>
                  <w:color w:val="000000"/>
                </w:rPr>
                <w:delText>/</w:delText>
              </w:r>
              <w:r w:rsidRPr="00134484" w:rsidDel="00D40F8E">
                <w:rPr>
                  <w:rFonts w:hAnsi="宋体"/>
                  <w:color w:val="000000"/>
                </w:rPr>
                <w:delText>机型</w:delText>
              </w:r>
            </w:del>
          </w:p>
          <w:p w:rsidR="005B04C7" w:rsidRDefault="00A71B3A" w:rsidP="005B04C7">
            <w:pPr>
              <w:pStyle w:val="a7"/>
              <w:ind w:left="5250"/>
              <w:jc w:val="both"/>
              <w:rPr>
                <w:del w:id="1054" w:author="刘宇" w:date="2022-12-13T11:49:00Z"/>
                <w:rFonts w:ascii="Times New Roman"/>
                <w:color w:val="000000"/>
              </w:rPr>
              <w:pPrChange w:id="1055" w:author="刘宇" w:date="2022-12-13T11:49:00Z">
                <w:pPr>
                  <w:pStyle w:val="2"/>
                  <w:framePr w:hSpace="180" w:wrap="around" w:vAnchor="page" w:hAnchor="margin" w:xAlign="center" w:y="1171"/>
                  <w:spacing w:line="240" w:lineRule="exact"/>
                </w:pPr>
              </w:pPrChange>
            </w:pPr>
            <w:del w:id="1056" w:author="刘宇" w:date="2022-12-13T11:49:00Z">
              <w:r w:rsidRPr="00026C59" w:rsidDel="00D40F8E">
                <w:rPr>
                  <w:rFonts w:ascii="Times New Roman"/>
                  <w:color w:val="000000"/>
                </w:rPr>
                <w:delText>Item/Model</w:delText>
              </w:r>
            </w:del>
          </w:p>
        </w:tc>
        <w:tc>
          <w:tcPr>
            <w:tcW w:w="1756" w:type="dxa"/>
            <w:gridSpan w:val="2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057" w:author="刘宇" w:date="2022-12-13T11:49:00Z"/>
                <w:color w:val="000000"/>
              </w:rPr>
              <w:pPrChange w:id="1058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  <w:del w:id="1059" w:author="刘宇" w:date="2022-12-13T11:49:00Z">
              <w:r w:rsidRPr="00134484" w:rsidDel="00D40F8E">
                <w:rPr>
                  <w:rFonts w:hAnsi="宋体"/>
                  <w:color w:val="000000"/>
                </w:rPr>
                <w:delText>★</w:delText>
              </w:r>
              <w:r w:rsidRPr="00134484" w:rsidDel="00D40F8E">
                <w:rPr>
                  <w:color w:val="000000"/>
                </w:rPr>
                <w:delText>(1)</w:delText>
              </w:r>
            </w:del>
          </w:p>
        </w:tc>
        <w:tc>
          <w:tcPr>
            <w:tcW w:w="1492" w:type="dxa"/>
            <w:gridSpan w:val="2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060" w:author="刘宇" w:date="2022-12-13T11:49:00Z"/>
                <w:color w:val="000000"/>
              </w:rPr>
              <w:pPrChange w:id="1061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  <w:del w:id="1062" w:author="刘宇" w:date="2022-12-13T11:49:00Z">
              <w:r w:rsidRPr="00134484" w:rsidDel="00D40F8E">
                <w:rPr>
                  <w:rFonts w:hAnsi="宋体"/>
                  <w:color w:val="000000"/>
                </w:rPr>
                <w:delText>工艺规程编号</w:delText>
              </w:r>
            </w:del>
          </w:p>
          <w:p w:rsidR="005B04C7" w:rsidRDefault="00A71B3A" w:rsidP="005B04C7">
            <w:pPr>
              <w:pStyle w:val="a7"/>
              <w:ind w:left="5250"/>
              <w:jc w:val="both"/>
              <w:rPr>
                <w:del w:id="1063" w:author="刘宇" w:date="2022-12-13T11:49:00Z"/>
                <w:color w:val="000000"/>
              </w:rPr>
              <w:pPrChange w:id="1064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  <w:del w:id="1065" w:author="刘宇" w:date="2022-12-13T11:49:00Z">
              <w:r w:rsidRPr="00134484" w:rsidDel="00D40F8E">
                <w:rPr>
                  <w:color w:val="000000"/>
                </w:rPr>
                <w:delText>Planning Sheet</w:delText>
              </w:r>
            </w:del>
          </w:p>
        </w:tc>
        <w:tc>
          <w:tcPr>
            <w:tcW w:w="2669" w:type="dxa"/>
            <w:gridSpan w:val="5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066" w:author="刘宇" w:date="2022-12-13T11:49:00Z"/>
                <w:color w:val="000000"/>
              </w:rPr>
              <w:pPrChange w:id="1067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  <w:del w:id="1068" w:author="刘宇" w:date="2022-12-13T11:49:00Z">
              <w:r w:rsidRPr="00134484" w:rsidDel="00D40F8E">
                <w:rPr>
                  <w:rFonts w:hAnsi="宋体"/>
                  <w:color w:val="000000"/>
                </w:rPr>
                <w:delText>★</w:delText>
              </w:r>
              <w:r w:rsidRPr="00134484" w:rsidDel="00D40F8E">
                <w:rPr>
                  <w:color w:val="000000"/>
                </w:rPr>
                <w:delText>(2)</w:delText>
              </w:r>
            </w:del>
          </w:p>
        </w:tc>
        <w:tc>
          <w:tcPr>
            <w:tcW w:w="1580" w:type="dxa"/>
            <w:gridSpan w:val="5"/>
            <w:tcBorders>
              <w:bottom w:val="single" w:sz="4" w:space="0" w:color="auto"/>
            </w:tcBorders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069" w:author="刘宇" w:date="2022-12-13T11:49:00Z"/>
                <w:color w:val="000000"/>
              </w:rPr>
              <w:pPrChange w:id="1070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  <w:del w:id="1071" w:author="刘宇" w:date="2022-12-13T11:49:00Z">
              <w:r w:rsidRPr="00134484" w:rsidDel="00D40F8E">
                <w:rPr>
                  <w:rFonts w:hAnsi="宋体"/>
                  <w:color w:val="000000"/>
                </w:rPr>
                <w:delText>厂代号</w:delText>
              </w:r>
            </w:del>
          </w:p>
          <w:p w:rsidR="005B04C7" w:rsidRDefault="00A71B3A" w:rsidP="005B04C7">
            <w:pPr>
              <w:pStyle w:val="a7"/>
              <w:ind w:left="5250"/>
              <w:jc w:val="both"/>
              <w:rPr>
                <w:del w:id="1072" w:author="刘宇" w:date="2022-12-13T11:49:00Z"/>
                <w:color w:val="000000"/>
              </w:rPr>
              <w:pPrChange w:id="1073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  <w:del w:id="1074" w:author="刘宇" w:date="2022-12-13T11:49:00Z">
              <w:r w:rsidRPr="00134484" w:rsidDel="00D40F8E">
                <w:rPr>
                  <w:color w:val="000000"/>
                </w:rPr>
                <w:delText>Shop No.</w:delText>
              </w:r>
            </w:del>
          </w:p>
        </w:tc>
        <w:tc>
          <w:tcPr>
            <w:tcW w:w="1493" w:type="dxa"/>
            <w:gridSpan w:val="3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075" w:author="刘宇" w:date="2022-12-13T11:49:00Z"/>
                <w:color w:val="000000"/>
              </w:rPr>
              <w:pPrChange w:id="1076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  <w:del w:id="1077" w:author="刘宇" w:date="2022-12-13T11:49:00Z">
              <w:r w:rsidRPr="00134484" w:rsidDel="00D40F8E">
                <w:rPr>
                  <w:rFonts w:hAnsi="宋体"/>
                  <w:color w:val="000000"/>
                </w:rPr>
                <w:delText>★</w:delText>
              </w:r>
              <w:r w:rsidRPr="00134484" w:rsidDel="00D40F8E">
                <w:rPr>
                  <w:color w:val="000000"/>
                </w:rPr>
                <w:delText>(3)</w:delText>
              </w:r>
            </w:del>
          </w:p>
        </w:tc>
        <w:tc>
          <w:tcPr>
            <w:tcW w:w="1317" w:type="dxa"/>
            <w:gridSpan w:val="2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078" w:author="刘宇" w:date="2022-12-13T11:49:00Z"/>
                <w:color w:val="000000"/>
              </w:rPr>
              <w:pPrChange w:id="1079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  <w:del w:id="1080" w:author="刘宇" w:date="2022-12-13T11:49:00Z">
              <w:r w:rsidRPr="00134484" w:rsidDel="00D40F8E">
                <w:rPr>
                  <w:rFonts w:hAnsi="宋体"/>
                  <w:color w:val="000000"/>
                </w:rPr>
                <w:delText>工艺规程版次</w:delText>
              </w:r>
            </w:del>
          </w:p>
          <w:p w:rsidR="005B04C7" w:rsidRDefault="00A71B3A" w:rsidP="005B04C7">
            <w:pPr>
              <w:pStyle w:val="a7"/>
              <w:ind w:left="5250"/>
              <w:jc w:val="both"/>
              <w:rPr>
                <w:del w:id="1081" w:author="刘宇" w:date="2022-12-13T11:49:00Z"/>
                <w:color w:val="000000"/>
              </w:rPr>
              <w:pPrChange w:id="1082" w:author="刘宇" w:date="2022-12-13T11:49:00Z">
                <w:pPr>
                  <w:pStyle w:val="4"/>
                  <w:framePr w:hSpace="180" w:wrap="around" w:vAnchor="page" w:hAnchor="margin" w:xAlign="center" w:y="1171"/>
                  <w:spacing w:line="240" w:lineRule="exact"/>
                </w:pPr>
              </w:pPrChange>
            </w:pPr>
            <w:del w:id="1083" w:author="刘宇" w:date="2022-12-13T11:49:00Z">
              <w:r w:rsidRPr="00026C59" w:rsidDel="00D40F8E">
                <w:rPr>
                  <w:color w:val="000000"/>
                </w:rPr>
                <w:delText>P.S.Rev.</w:delText>
              </w:r>
            </w:del>
          </w:p>
        </w:tc>
        <w:tc>
          <w:tcPr>
            <w:tcW w:w="878" w:type="dxa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084" w:author="刘宇" w:date="2022-12-13T11:49:00Z"/>
                <w:color w:val="000000"/>
              </w:rPr>
              <w:pPrChange w:id="1085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  <w:del w:id="1086" w:author="刘宇" w:date="2022-12-13T11:49:00Z">
              <w:r w:rsidRPr="00134484" w:rsidDel="00D40F8E">
                <w:rPr>
                  <w:rFonts w:hAnsi="宋体"/>
                  <w:color w:val="000000"/>
                </w:rPr>
                <w:delText>★</w:delText>
              </w:r>
              <w:r w:rsidRPr="00134484" w:rsidDel="00D40F8E">
                <w:rPr>
                  <w:color w:val="000000"/>
                </w:rPr>
                <w:delText>(4)</w:delText>
              </w:r>
            </w:del>
          </w:p>
        </w:tc>
      </w:tr>
      <w:tr w:rsidR="00A71B3A" w:rsidRPr="00134484" w:rsidDel="00D40F8E" w:rsidTr="00A71B3A">
        <w:trPr>
          <w:trHeight w:val="374"/>
          <w:del w:id="1087" w:author="刘宇" w:date="2022-12-13T11:49:00Z"/>
        </w:trPr>
        <w:tc>
          <w:tcPr>
            <w:tcW w:w="2985" w:type="dxa"/>
            <w:gridSpan w:val="4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088" w:author="刘宇" w:date="2022-12-13T11:49:00Z"/>
                <w:color w:val="000000"/>
              </w:rPr>
              <w:pPrChange w:id="1089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  <w:del w:id="1090" w:author="刘宇" w:date="2022-12-13T11:49:00Z">
              <w:r w:rsidRPr="00134484" w:rsidDel="00D40F8E">
                <w:rPr>
                  <w:rFonts w:hAnsi="宋体"/>
                  <w:color w:val="000000"/>
                </w:rPr>
                <w:delText>零</w:delText>
              </w:r>
              <w:r w:rsidRPr="00134484" w:rsidDel="00D40F8E">
                <w:rPr>
                  <w:color w:val="000000"/>
                </w:rPr>
                <w:delText>/</w:delText>
              </w:r>
              <w:r w:rsidRPr="00134484" w:rsidDel="00D40F8E">
                <w:rPr>
                  <w:rFonts w:hAnsi="宋体"/>
                  <w:color w:val="000000"/>
                </w:rPr>
                <w:delText>组件名称</w:delText>
              </w:r>
            </w:del>
          </w:p>
          <w:p w:rsidR="005B04C7" w:rsidRDefault="00A71B3A" w:rsidP="005B04C7">
            <w:pPr>
              <w:pStyle w:val="a7"/>
              <w:ind w:left="5250"/>
              <w:jc w:val="both"/>
              <w:rPr>
                <w:del w:id="1091" w:author="刘宇" w:date="2022-12-13T11:49:00Z"/>
                <w:color w:val="000000"/>
              </w:rPr>
              <w:pPrChange w:id="1092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  <w:del w:id="1093" w:author="刘宇" w:date="2022-12-13T11:49:00Z">
              <w:r w:rsidRPr="00134484" w:rsidDel="00D40F8E">
                <w:rPr>
                  <w:color w:val="000000"/>
                </w:rPr>
                <w:delText>P/S Name</w:delText>
              </w:r>
            </w:del>
          </w:p>
        </w:tc>
        <w:tc>
          <w:tcPr>
            <w:tcW w:w="1492" w:type="dxa"/>
            <w:gridSpan w:val="2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094" w:author="刘宇" w:date="2022-12-13T11:49:00Z"/>
                <w:color w:val="000000"/>
              </w:rPr>
              <w:pPrChange w:id="1095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  <w:del w:id="1096" w:author="刘宇" w:date="2022-12-13T11:49:00Z">
              <w:r w:rsidRPr="00134484" w:rsidDel="00D40F8E">
                <w:rPr>
                  <w:rFonts w:hAnsi="宋体"/>
                  <w:color w:val="000000"/>
                </w:rPr>
                <w:delText>零组件版次</w:delText>
              </w:r>
            </w:del>
          </w:p>
          <w:p w:rsidR="005B04C7" w:rsidRDefault="00A71B3A" w:rsidP="005B04C7">
            <w:pPr>
              <w:pStyle w:val="a7"/>
              <w:ind w:left="5250"/>
              <w:jc w:val="both"/>
              <w:rPr>
                <w:del w:id="1097" w:author="刘宇" w:date="2022-12-13T11:49:00Z"/>
                <w:color w:val="000000"/>
              </w:rPr>
              <w:pPrChange w:id="1098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  <w:del w:id="1099" w:author="刘宇" w:date="2022-12-13T11:49:00Z">
              <w:r w:rsidRPr="00134484" w:rsidDel="00D40F8E">
                <w:rPr>
                  <w:color w:val="000000"/>
                </w:rPr>
                <w:delText>P/S Revision</w:delText>
              </w:r>
            </w:del>
          </w:p>
        </w:tc>
        <w:tc>
          <w:tcPr>
            <w:tcW w:w="1508" w:type="dxa"/>
            <w:gridSpan w:val="3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100" w:author="刘宇" w:date="2022-12-13T11:49:00Z"/>
                <w:color w:val="000000"/>
              </w:rPr>
              <w:pPrChange w:id="1101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  <w:del w:id="1102" w:author="刘宇" w:date="2022-12-13T11:49:00Z">
              <w:r w:rsidRPr="00134484" w:rsidDel="00D40F8E">
                <w:rPr>
                  <w:rFonts w:hAnsi="宋体"/>
                  <w:color w:val="000000"/>
                </w:rPr>
                <w:delText>加工路线</w:delText>
              </w:r>
            </w:del>
          </w:p>
          <w:p w:rsidR="005B04C7" w:rsidRDefault="00A71B3A" w:rsidP="005B04C7">
            <w:pPr>
              <w:pStyle w:val="a7"/>
              <w:ind w:left="5250"/>
              <w:jc w:val="both"/>
              <w:rPr>
                <w:del w:id="1103" w:author="刘宇" w:date="2022-12-13T11:49:00Z"/>
                <w:color w:val="000000"/>
              </w:rPr>
              <w:pPrChange w:id="1104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  <w:del w:id="1105" w:author="刘宇" w:date="2022-12-13T11:49:00Z">
              <w:r w:rsidRPr="00134484" w:rsidDel="00D40F8E">
                <w:rPr>
                  <w:color w:val="000000"/>
                </w:rPr>
                <w:delText>Process Flow</w:delText>
              </w:r>
            </w:del>
          </w:p>
        </w:tc>
        <w:tc>
          <w:tcPr>
            <w:tcW w:w="1282" w:type="dxa"/>
            <w:gridSpan w:val="4"/>
            <w:tcBorders>
              <w:right w:val="single" w:sz="4" w:space="0" w:color="auto"/>
            </w:tcBorders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106" w:author="刘宇" w:date="2022-12-13T11:49:00Z"/>
                <w:color w:val="000000"/>
              </w:rPr>
              <w:pPrChange w:id="1107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  <w:del w:id="1108" w:author="刘宇" w:date="2022-12-13T11:49:00Z">
              <w:r w:rsidRPr="00134484" w:rsidDel="00D40F8E">
                <w:rPr>
                  <w:rFonts w:hAnsi="宋体"/>
                  <w:color w:val="000000"/>
                </w:rPr>
                <w:delText>单机数量</w:delText>
              </w:r>
            </w:del>
          </w:p>
          <w:p w:rsidR="005B04C7" w:rsidRDefault="00A71B3A" w:rsidP="005B04C7">
            <w:pPr>
              <w:pStyle w:val="a7"/>
              <w:ind w:left="5250"/>
              <w:jc w:val="both"/>
              <w:rPr>
                <w:del w:id="1109" w:author="刘宇" w:date="2022-12-13T11:49:00Z"/>
                <w:color w:val="000000"/>
              </w:rPr>
              <w:pPrChange w:id="1110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111" w:author="刘宇" w:date="2022-12-13T11:49:00Z">
              <w:r w:rsidRPr="00134484" w:rsidDel="00D40F8E">
                <w:rPr>
                  <w:color w:val="000000"/>
                </w:rPr>
                <w:delText>Qty/S.S.</w:delText>
              </w:r>
            </w:del>
          </w:p>
        </w:tc>
        <w:tc>
          <w:tcPr>
            <w:tcW w:w="14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112" w:author="刘宇" w:date="2022-12-13T11:49:00Z"/>
                <w:noProof/>
                <w:color w:val="000000"/>
              </w:rPr>
              <w:pPrChange w:id="1113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114" w:author="刘宇" w:date="2022-12-13T11:49:00Z">
              <w:r w:rsidRPr="00134484" w:rsidDel="00D40F8E">
                <w:rPr>
                  <w:rFonts w:hAnsi="宋体"/>
                  <w:noProof/>
                  <w:color w:val="000000"/>
                </w:rPr>
                <w:delText>有效批</w:delText>
              </w:r>
              <w:r w:rsidRPr="00134484" w:rsidDel="00D40F8E">
                <w:rPr>
                  <w:noProof/>
                  <w:color w:val="000000"/>
                </w:rPr>
                <w:delText>/</w:delText>
              </w:r>
              <w:r w:rsidRPr="00134484" w:rsidDel="00D40F8E">
                <w:rPr>
                  <w:rFonts w:hAnsi="宋体"/>
                  <w:noProof/>
                  <w:color w:val="000000"/>
                </w:rPr>
                <w:delText>架次</w:delText>
              </w:r>
            </w:del>
          </w:p>
          <w:p w:rsidR="005B04C7" w:rsidRDefault="00A71B3A" w:rsidP="005B04C7">
            <w:pPr>
              <w:pStyle w:val="a7"/>
              <w:ind w:left="5250"/>
              <w:jc w:val="both"/>
              <w:rPr>
                <w:del w:id="1115" w:author="刘宇" w:date="2022-12-13T11:49:00Z"/>
                <w:color w:val="000000"/>
              </w:rPr>
              <w:pPrChange w:id="1116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117" w:author="刘宇" w:date="2022-12-13T11:49:00Z">
              <w:r w:rsidRPr="00134484" w:rsidDel="00D40F8E">
                <w:rPr>
                  <w:noProof/>
                  <w:color w:val="000000"/>
                </w:rPr>
                <w:delText>Effec.Bat/Ship</w:delText>
              </w:r>
            </w:del>
          </w:p>
        </w:tc>
        <w:tc>
          <w:tcPr>
            <w:tcW w:w="1493" w:type="dxa"/>
            <w:gridSpan w:val="3"/>
            <w:tcBorders>
              <w:left w:val="single" w:sz="4" w:space="0" w:color="auto"/>
            </w:tcBorders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118" w:author="刘宇" w:date="2022-12-13T11:49:00Z"/>
                <w:noProof/>
                <w:color w:val="000000"/>
              </w:rPr>
              <w:pPrChange w:id="1119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120" w:author="刘宇" w:date="2022-12-13T11:49:00Z">
              <w:r w:rsidRPr="00134484" w:rsidDel="00D40F8E">
                <w:rPr>
                  <w:rFonts w:hAnsi="宋体"/>
                  <w:noProof/>
                  <w:color w:val="000000"/>
                </w:rPr>
                <w:delText>供应状态</w:delText>
              </w:r>
            </w:del>
          </w:p>
          <w:p w:rsidR="005B04C7" w:rsidRDefault="00A71B3A" w:rsidP="005B04C7">
            <w:pPr>
              <w:pStyle w:val="a7"/>
              <w:ind w:left="5250"/>
              <w:jc w:val="both"/>
              <w:rPr>
                <w:del w:id="1121" w:author="刘宇" w:date="2022-12-13T11:49:00Z"/>
                <w:noProof/>
                <w:color w:val="000000"/>
              </w:rPr>
              <w:pPrChange w:id="1122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123" w:author="刘宇" w:date="2022-12-13T11:49:00Z">
              <w:r w:rsidRPr="00134484" w:rsidDel="00D40F8E">
                <w:rPr>
                  <w:noProof/>
                  <w:color w:val="000000"/>
                </w:rPr>
                <w:delText>Condition</w:delText>
              </w:r>
            </w:del>
          </w:p>
        </w:tc>
        <w:tc>
          <w:tcPr>
            <w:tcW w:w="2195" w:type="dxa"/>
            <w:gridSpan w:val="3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124" w:author="刘宇" w:date="2022-12-13T11:49:00Z"/>
                <w:color w:val="000000"/>
              </w:rPr>
              <w:pPrChange w:id="1125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126" w:author="刘宇" w:date="2022-12-13T11:49:00Z">
              <w:r w:rsidRPr="00134484" w:rsidDel="00D40F8E">
                <w:rPr>
                  <w:rFonts w:hAnsi="宋体"/>
                  <w:color w:val="000000"/>
                </w:rPr>
                <w:delText>分类</w:delText>
              </w:r>
            </w:del>
          </w:p>
          <w:p w:rsidR="005B04C7" w:rsidRDefault="00A71B3A" w:rsidP="005B04C7">
            <w:pPr>
              <w:pStyle w:val="a7"/>
              <w:ind w:left="5250"/>
              <w:jc w:val="both"/>
              <w:rPr>
                <w:del w:id="1127" w:author="刘宇" w:date="2022-12-13T11:49:00Z"/>
                <w:color w:val="000000"/>
              </w:rPr>
              <w:pPrChange w:id="1128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129" w:author="刘宇" w:date="2022-12-13T11:49:00Z">
              <w:r w:rsidRPr="00134484" w:rsidDel="00D40F8E">
                <w:rPr>
                  <w:color w:val="000000"/>
                </w:rPr>
                <w:delText>Classif</w:delText>
              </w:r>
              <w:r w:rsidR="00C34399" w:rsidDel="00D40F8E">
                <w:rPr>
                  <w:rFonts w:hint="eastAsia"/>
                  <w:color w:val="000000"/>
                </w:rPr>
                <w:delText>ication</w:delText>
              </w:r>
            </w:del>
          </w:p>
        </w:tc>
      </w:tr>
      <w:tr w:rsidR="00A71B3A" w:rsidRPr="00134484" w:rsidDel="00D40F8E" w:rsidTr="00A71B3A">
        <w:trPr>
          <w:trHeight w:val="479"/>
          <w:del w:id="1130" w:author="刘宇" w:date="2022-12-13T11:49:00Z"/>
        </w:trPr>
        <w:tc>
          <w:tcPr>
            <w:tcW w:w="2985" w:type="dxa"/>
            <w:gridSpan w:val="4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131" w:author="刘宇" w:date="2022-12-13T11:49:00Z"/>
                <w:noProof/>
                <w:color w:val="000000"/>
              </w:rPr>
              <w:pPrChange w:id="1132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133" w:author="刘宇" w:date="2022-12-13T11:49:00Z">
              <w:r w:rsidRPr="00134484" w:rsidDel="00D40F8E">
                <w:rPr>
                  <w:rFonts w:hAnsi="宋体"/>
                  <w:color w:val="000000"/>
                </w:rPr>
                <w:delText>★</w:delText>
              </w:r>
              <w:r w:rsidRPr="00134484" w:rsidDel="00D40F8E">
                <w:rPr>
                  <w:color w:val="000000"/>
                </w:rPr>
                <w:delText>(</w:delText>
              </w:r>
              <w:r w:rsidRPr="00134484" w:rsidDel="00D40F8E">
                <w:rPr>
                  <w:rFonts w:hint="eastAsia"/>
                  <w:color w:val="000000"/>
                </w:rPr>
                <w:delText>5</w:delText>
              </w:r>
              <w:r w:rsidRPr="00134484" w:rsidDel="00D40F8E">
                <w:rPr>
                  <w:color w:val="000000"/>
                </w:rPr>
                <w:delText>)</w:delText>
              </w:r>
            </w:del>
          </w:p>
        </w:tc>
        <w:tc>
          <w:tcPr>
            <w:tcW w:w="1492" w:type="dxa"/>
            <w:gridSpan w:val="2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134" w:author="刘宇" w:date="2022-12-13T11:49:00Z"/>
                <w:noProof/>
                <w:color w:val="000000"/>
              </w:rPr>
              <w:pPrChange w:id="1135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136" w:author="刘宇" w:date="2022-12-13T11:49:00Z">
              <w:r w:rsidRPr="00134484" w:rsidDel="00D40F8E">
                <w:rPr>
                  <w:rFonts w:hAnsi="宋体"/>
                  <w:color w:val="000000"/>
                </w:rPr>
                <w:delText>★</w:delText>
              </w:r>
              <w:r w:rsidRPr="00134484" w:rsidDel="00D40F8E">
                <w:rPr>
                  <w:color w:val="000000"/>
                </w:rPr>
                <w:delText>(</w:delText>
              </w:r>
              <w:r w:rsidRPr="00134484" w:rsidDel="00D40F8E">
                <w:rPr>
                  <w:rFonts w:hint="eastAsia"/>
                  <w:color w:val="000000"/>
                </w:rPr>
                <w:delText>6</w:delText>
              </w:r>
              <w:r w:rsidRPr="00134484" w:rsidDel="00D40F8E">
                <w:rPr>
                  <w:color w:val="000000"/>
                </w:rPr>
                <w:delText>)</w:delText>
              </w:r>
            </w:del>
          </w:p>
        </w:tc>
        <w:tc>
          <w:tcPr>
            <w:tcW w:w="1508" w:type="dxa"/>
            <w:gridSpan w:val="3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137" w:author="刘宇" w:date="2022-12-13T11:49:00Z"/>
                <w:noProof/>
                <w:color w:val="000000"/>
              </w:rPr>
              <w:pPrChange w:id="1138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139" w:author="刘宇" w:date="2022-12-13T11:49:00Z">
              <w:r w:rsidRPr="00134484" w:rsidDel="00D40F8E">
                <w:rPr>
                  <w:rFonts w:hAnsi="宋体"/>
                  <w:color w:val="000000"/>
                </w:rPr>
                <w:delText>★</w:delText>
              </w:r>
              <w:r w:rsidRPr="00134484" w:rsidDel="00D40F8E">
                <w:rPr>
                  <w:color w:val="000000"/>
                </w:rPr>
                <w:delText>(</w:delText>
              </w:r>
              <w:r w:rsidRPr="00134484" w:rsidDel="00D40F8E">
                <w:rPr>
                  <w:rFonts w:hint="eastAsia"/>
                  <w:color w:val="000000"/>
                </w:rPr>
                <w:delText>7</w:delText>
              </w:r>
              <w:r w:rsidRPr="00134484" w:rsidDel="00D40F8E">
                <w:rPr>
                  <w:color w:val="000000"/>
                </w:rPr>
                <w:delText>)</w:delText>
              </w:r>
            </w:del>
          </w:p>
        </w:tc>
        <w:tc>
          <w:tcPr>
            <w:tcW w:w="1282" w:type="dxa"/>
            <w:gridSpan w:val="4"/>
            <w:tcBorders>
              <w:right w:val="single" w:sz="4" w:space="0" w:color="auto"/>
            </w:tcBorders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140" w:author="刘宇" w:date="2022-12-13T11:49:00Z"/>
                <w:noProof/>
                <w:color w:val="000000"/>
              </w:rPr>
              <w:pPrChange w:id="1141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142" w:author="刘宇" w:date="2022-12-13T11:49:00Z">
              <w:r w:rsidRPr="00134484" w:rsidDel="00D40F8E">
                <w:rPr>
                  <w:rFonts w:hAnsi="宋体"/>
                  <w:color w:val="000000"/>
                </w:rPr>
                <w:delText>★</w:delText>
              </w:r>
              <w:r w:rsidRPr="00134484" w:rsidDel="00D40F8E">
                <w:rPr>
                  <w:color w:val="000000"/>
                </w:rPr>
                <w:delText>(</w:delText>
              </w:r>
              <w:r w:rsidRPr="00134484" w:rsidDel="00D40F8E">
                <w:rPr>
                  <w:rFonts w:hint="eastAsia"/>
                  <w:color w:val="000000"/>
                </w:rPr>
                <w:delText>8</w:delText>
              </w:r>
              <w:r w:rsidRPr="00134484" w:rsidDel="00D40F8E">
                <w:rPr>
                  <w:color w:val="000000"/>
                </w:rPr>
                <w:delText>)</w:delText>
              </w:r>
            </w:del>
          </w:p>
        </w:tc>
        <w:tc>
          <w:tcPr>
            <w:tcW w:w="14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143" w:author="刘宇" w:date="2022-12-13T11:49:00Z"/>
                <w:noProof/>
                <w:color w:val="000000"/>
              </w:rPr>
              <w:pPrChange w:id="1144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jc w:val="center"/>
                </w:pPr>
              </w:pPrChange>
            </w:pPr>
            <w:del w:id="1145" w:author="刘宇" w:date="2022-12-13T11:49:00Z">
              <w:r w:rsidRPr="00134484" w:rsidDel="00D40F8E">
                <w:rPr>
                  <w:rFonts w:hAnsi="宋体"/>
                  <w:color w:val="000000"/>
                </w:rPr>
                <w:delText>★</w:delText>
              </w:r>
              <w:r w:rsidRPr="00134484" w:rsidDel="00D40F8E">
                <w:rPr>
                  <w:noProof/>
                  <w:color w:val="000000"/>
                </w:rPr>
                <w:delText>(</w:delText>
              </w:r>
              <w:r w:rsidRPr="00134484" w:rsidDel="00D40F8E">
                <w:rPr>
                  <w:rFonts w:hint="eastAsia"/>
                  <w:noProof/>
                  <w:color w:val="000000"/>
                </w:rPr>
                <w:delText>9</w:delText>
              </w:r>
              <w:r w:rsidRPr="00134484" w:rsidDel="00D40F8E">
                <w:rPr>
                  <w:noProof/>
                  <w:color w:val="000000"/>
                </w:rPr>
                <w:delText>)</w:delText>
              </w:r>
            </w:del>
          </w:p>
        </w:tc>
        <w:tc>
          <w:tcPr>
            <w:tcW w:w="1493" w:type="dxa"/>
            <w:gridSpan w:val="3"/>
            <w:tcBorders>
              <w:left w:val="single" w:sz="4" w:space="0" w:color="auto"/>
            </w:tcBorders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146" w:author="刘宇" w:date="2022-12-13T11:49:00Z"/>
                <w:noProof/>
                <w:color w:val="000000"/>
              </w:rPr>
              <w:pPrChange w:id="1147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jc w:val="center"/>
                </w:pPr>
              </w:pPrChange>
            </w:pPr>
            <w:del w:id="1148" w:author="刘宇" w:date="2022-12-13T11:49:00Z">
              <w:r w:rsidRPr="00134484" w:rsidDel="00D40F8E">
                <w:rPr>
                  <w:rFonts w:hAnsi="宋体"/>
                  <w:color w:val="000000"/>
                </w:rPr>
                <w:delText>★</w:delText>
              </w:r>
              <w:r w:rsidRPr="00134484" w:rsidDel="00D40F8E">
                <w:rPr>
                  <w:noProof/>
                  <w:color w:val="000000"/>
                </w:rPr>
                <w:delText>(1</w:delText>
              </w:r>
              <w:r w:rsidRPr="00134484" w:rsidDel="00D40F8E">
                <w:rPr>
                  <w:rFonts w:hint="eastAsia"/>
                  <w:noProof/>
                  <w:color w:val="000000"/>
                </w:rPr>
                <w:delText>0</w:delText>
              </w:r>
              <w:r w:rsidRPr="00134484" w:rsidDel="00D40F8E">
                <w:rPr>
                  <w:noProof/>
                  <w:color w:val="000000"/>
                </w:rPr>
                <w:delText>)</w:delText>
              </w:r>
            </w:del>
          </w:p>
        </w:tc>
        <w:tc>
          <w:tcPr>
            <w:tcW w:w="2195" w:type="dxa"/>
            <w:gridSpan w:val="3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149" w:author="刘宇" w:date="2022-12-13T11:49:00Z"/>
                <w:noProof/>
                <w:color w:val="000000"/>
              </w:rPr>
              <w:pPrChange w:id="1150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151" w:author="刘宇" w:date="2022-12-13T11:49:00Z">
              <w:r w:rsidRPr="00134484" w:rsidDel="00D40F8E">
                <w:rPr>
                  <w:rFonts w:hAnsi="宋体"/>
                  <w:color w:val="000000"/>
                </w:rPr>
                <w:delText>★</w:delText>
              </w:r>
              <w:r w:rsidRPr="00134484" w:rsidDel="00D40F8E">
                <w:rPr>
                  <w:color w:val="000000"/>
                </w:rPr>
                <w:delText>(1</w:delText>
              </w:r>
              <w:r w:rsidRPr="00134484" w:rsidDel="00D40F8E">
                <w:rPr>
                  <w:rFonts w:hint="eastAsia"/>
                  <w:color w:val="000000"/>
                </w:rPr>
                <w:delText>1</w:delText>
              </w:r>
              <w:r w:rsidRPr="00134484" w:rsidDel="00D40F8E">
                <w:rPr>
                  <w:color w:val="000000"/>
                </w:rPr>
                <w:delText>)</w:delText>
              </w:r>
            </w:del>
          </w:p>
        </w:tc>
      </w:tr>
      <w:tr w:rsidR="00A71B3A" w:rsidRPr="00134484" w:rsidDel="00D40F8E" w:rsidTr="00A71B3A">
        <w:trPr>
          <w:trHeight w:val="410"/>
          <w:del w:id="1152" w:author="刘宇" w:date="2022-12-13T11:49:00Z"/>
        </w:trPr>
        <w:tc>
          <w:tcPr>
            <w:tcW w:w="2985" w:type="dxa"/>
            <w:gridSpan w:val="4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153" w:author="刘宇" w:date="2022-12-13T11:49:00Z"/>
                <w:color w:val="000000"/>
              </w:rPr>
              <w:pPrChange w:id="1154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155" w:author="刘宇" w:date="2022-12-13T11:49:00Z">
              <w:r w:rsidRPr="00134484" w:rsidDel="00D40F8E">
                <w:rPr>
                  <w:rFonts w:hAnsi="宋体"/>
                  <w:color w:val="000000"/>
                </w:rPr>
                <w:delText>生产批</w:delText>
              </w:r>
              <w:r w:rsidRPr="00134484" w:rsidDel="00D40F8E">
                <w:rPr>
                  <w:color w:val="000000"/>
                </w:rPr>
                <w:delText>/</w:delText>
              </w:r>
              <w:r w:rsidRPr="00134484" w:rsidDel="00D40F8E">
                <w:rPr>
                  <w:rFonts w:hAnsi="宋体"/>
                  <w:color w:val="000000"/>
                </w:rPr>
                <w:delText>架次</w:delText>
              </w:r>
            </w:del>
          </w:p>
          <w:p w:rsidR="005B04C7" w:rsidRDefault="00A71B3A" w:rsidP="005B04C7">
            <w:pPr>
              <w:pStyle w:val="a7"/>
              <w:ind w:left="5250"/>
              <w:jc w:val="both"/>
              <w:rPr>
                <w:del w:id="1156" w:author="刘宇" w:date="2022-12-13T11:49:00Z"/>
                <w:rFonts w:ascii="Times New Roman"/>
                <w:noProof/>
                <w:color w:val="000000"/>
              </w:rPr>
              <w:pPrChange w:id="1157" w:author="刘宇" w:date="2022-12-13T11:49:00Z">
                <w:pPr>
                  <w:pStyle w:val="2"/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</w:pPr>
              </w:pPrChange>
            </w:pPr>
            <w:del w:id="1158" w:author="刘宇" w:date="2022-12-13T11:49:00Z">
              <w:r w:rsidRPr="00026C59" w:rsidDel="00D40F8E">
                <w:rPr>
                  <w:rFonts w:ascii="Times New Roman"/>
                  <w:color w:val="000000"/>
                </w:rPr>
                <w:delText>Prod.Bat./Ship</w:delText>
              </w:r>
            </w:del>
          </w:p>
        </w:tc>
        <w:tc>
          <w:tcPr>
            <w:tcW w:w="1492" w:type="dxa"/>
            <w:gridSpan w:val="2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159" w:author="刘宇" w:date="2022-12-13T11:49:00Z"/>
                <w:color w:val="000000"/>
              </w:rPr>
              <w:pPrChange w:id="1160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161" w:author="刘宇" w:date="2022-12-13T11:49:00Z">
              <w:r w:rsidRPr="00134484" w:rsidDel="00D40F8E">
                <w:rPr>
                  <w:rFonts w:hAnsi="宋体"/>
                  <w:color w:val="000000"/>
                </w:rPr>
                <w:delText>类别</w:delText>
              </w:r>
              <w:r w:rsidRPr="00134484" w:rsidDel="00D40F8E">
                <w:rPr>
                  <w:color w:val="000000"/>
                </w:rPr>
                <w:delText>/</w:delText>
              </w:r>
              <w:r w:rsidRPr="00134484" w:rsidDel="00D40F8E">
                <w:rPr>
                  <w:rFonts w:hAnsi="宋体"/>
                  <w:color w:val="000000"/>
                </w:rPr>
                <w:delText>质量编号</w:delText>
              </w:r>
            </w:del>
          </w:p>
          <w:p w:rsidR="005B04C7" w:rsidRDefault="00A71B3A" w:rsidP="005B04C7">
            <w:pPr>
              <w:pStyle w:val="a7"/>
              <w:ind w:left="5250"/>
              <w:jc w:val="both"/>
              <w:rPr>
                <w:del w:id="1162" w:author="刘宇" w:date="2022-12-13T11:49:00Z"/>
                <w:rFonts w:ascii="Times New Roman"/>
                <w:noProof/>
                <w:color w:val="000000"/>
              </w:rPr>
              <w:pPrChange w:id="1163" w:author="刘宇" w:date="2022-12-13T11:49:00Z">
                <w:pPr>
                  <w:pStyle w:val="2"/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</w:pPr>
              </w:pPrChange>
            </w:pPr>
            <w:del w:id="1164" w:author="刘宇" w:date="2022-12-13T11:49:00Z">
              <w:r w:rsidRPr="00026C59" w:rsidDel="00D40F8E">
                <w:rPr>
                  <w:rFonts w:ascii="Times New Roman"/>
                  <w:color w:val="000000"/>
                </w:rPr>
                <w:delText>Type/Q.C.N</w:delText>
              </w:r>
            </w:del>
          </w:p>
        </w:tc>
        <w:tc>
          <w:tcPr>
            <w:tcW w:w="1508" w:type="dxa"/>
            <w:gridSpan w:val="3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165" w:author="刘宇" w:date="2022-12-13T11:49:00Z"/>
                <w:color w:val="000000"/>
              </w:rPr>
              <w:pPrChange w:id="1166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167" w:author="刘宇" w:date="2022-12-13T11:49:00Z">
              <w:r w:rsidRPr="00134484" w:rsidDel="00D40F8E">
                <w:rPr>
                  <w:rFonts w:hAnsi="宋体"/>
                  <w:color w:val="000000"/>
                </w:rPr>
                <w:delText>投产数量</w:delText>
              </w:r>
            </w:del>
          </w:p>
          <w:p w:rsidR="005B04C7" w:rsidRDefault="00A71B3A" w:rsidP="005B04C7">
            <w:pPr>
              <w:pStyle w:val="a7"/>
              <w:ind w:left="5250"/>
              <w:jc w:val="both"/>
              <w:rPr>
                <w:del w:id="1168" w:author="刘宇" w:date="2022-12-13T11:49:00Z"/>
                <w:noProof/>
                <w:color w:val="000000"/>
              </w:rPr>
              <w:pPrChange w:id="1169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170" w:author="刘宇" w:date="2022-12-13T11:49:00Z">
              <w:r w:rsidRPr="00134484" w:rsidDel="00D40F8E">
                <w:rPr>
                  <w:color w:val="000000"/>
                </w:rPr>
                <w:delText>Lot Qty.</w:delText>
              </w:r>
            </w:del>
          </w:p>
        </w:tc>
        <w:tc>
          <w:tcPr>
            <w:tcW w:w="1282" w:type="dxa"/>
            <w:gridSpan w:val="4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171" w:author="刘宇" w:date="2022-12-13T11:49:00Z"/>
                <w:color w:val="000000"/>
              </w:rPr>
              <w:pPrChange w:id="1172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173" w:author="刘宇" w:date="2022-12-13T11:49:00Z">
              <w:r w:rsidRPr="00134484" w:rsidDel="00D40F8E">
                <w:rPr>
                  <w:rFonts w:hAnsi="宋体"/>
                  <w:color w:val="000000"/>
                </w:rPr>
                <w:delText>派工号</w:delText>
              </w:r>
            </w:del>
          </w:p>
          <w:p w:rsidR="005B04C7" w:rsidRDefault="00A71B3A" w:rsidP="005B04C7">
            <w:pPr>
              <w:pStyle w:val="a7"/>
              <w:ind w:left="5250"/>
              <w:jc w:val="both"/>
              <w:rPr>
                <w:del w:id="1174" w:author="刘宇" w:date="2022-12-13T11:49:00Z"/>
                <w:noProof/>
                <w:color w:val="000000"/>
              </w:rPr>
              <w:pPrChange w:id="1175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176" w:author="刘宇" w:date="2022-12-13T11:49:00Z">
              <w:r w:rsidRPr="00134484" w:rsidDel="00D40F8E">
                <w:rPr>
                  <w:color w:val="000000"/>
                </w:rPr>
                <w:delText>Job No.</w:delText>
              </w:r>
            </w:del>
          </w:p>
        </w:tc>
        <w:tc>
          <w:tcPr>
            <w:tcW w:w="1459" w:type="dxa"/>
            <w:gridSpan w:val="3"/>
            <w:tcBorders>
              <w:top w:val="single" w:sz="4" w:space="0" w:color="auto"/>
            </w:tcBorders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177" w:author="刘宇" w:date="2022-12-13T11:49:00Z"/>
                <w:color w:val="000000"/>
              </w:rPr>
              <w:pPrChange w:id="1178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179" w:author="刘宇" w:date="2022-12-13T11:49:00Z">
              <w:r w:rsidRPr="00134484" w:rsidDel="00D40F8E">
                <w:rPr>
                  <w:rFonts w:hAnsi="宋体"/>
                  <w:color w:val="000000"/>
                </w:rPr>
                <w:delText>开工日期</w:delText>
              </w:r>
            </w:del>
          </w:p>
          <w:p w:rsidR="005B04C7" w:rsidRDefault="00A71B3A" w:rsidP="005B04C7">
            <w:pPr>
              <w:pStyle w:val="a7"/>
              <w:ind w:left="5250"/>
              <w:jc w:val="both"/>
              <w:rPr>
                <w:del w:id="1180" w:author="刘宇" w:date="2022-12-13T11:49:00Z"/>
                <w:rFonts w:ascii="Times New Roman"/>
                <w:noProof/>
                <w:color w:val="000000"/>
              </w:rPr>
              <w:pPrChange w:id="1181" w:author="刘宇" w:date="2022-12-13T11:49:00Z">
                <w:pPr>
                  <w:pStyle w:val="2"/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</w:pPr>
              </w:pPrChange>
            </w:pPr>
            <w:del w:id="1182" w:author="刘宇" w:date="2022-12-13T11:49:00Z">
              <w:r w:rsidRPr="00026C59" w:rsidDel="00D40F8E">
                <w:rPr>
                  <w:rFonts w:ascii="Times New Roman"/>
                  <w:color w:val="000000"/>
                </w:rPr>
                <w:delText>Begin On</w:delText>
              </w:r>
            </w:del>
          </w:p>
        </w:tc>
        <w:tc>
          <w:tcPr>
            <w:tcW w:w="1493" w:type="dxa"/>
            <w:gridSpan w:val="3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183" w:author="刘宇" w:date="2022-12-13T11:49:00Z"/>
                <w:color w:val="000000"/>
              </w:rPr>
              <w:pPrChange w:id="1184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185" w:author="刘宇" w:date="2022-12-13T11:49:00Z">
              <w:r w:rsidRPr="00134484" w:rsidDel="00D40F8E">
                <w:rPr>
                  <w:rFonts w:hAnsi="宋体"/>
                  <w:color w:val="000000"/>
                </w:rPr>
                <w:delText>完工日期</w:delText>
              </w:r>
            </w:del>
          </w:p>
          <w:p w:rsidR="005B04C7" w:rsidRDefault="00A71B3A" w:rsidP="005B04C7">
            <w:pPr>
              <w:pStyle w:val="a7"/>
              <w:ind w:left="5250"/>
              <w:jc w:val="both"/>
              <w:rPr>
                <w:del w:id="1186" w:author="刘宇" w:date="2022-12-13T11:49:00Z"/>
                <w:rFonts w:ascii="Times New Roman"/>
                <w:noProof/>
                <w:color w:val="000000"/>
              </w:rPr>
              <w:pPrChange w:id="1187" w:author="刘宇" w:date="2022-12-13T11:49:00Z">
                <w:pPr>
                  <w:pStyle w:val="2"/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</w:pPr>
              </w:pPrChange>
            </w:pPr>
            <w:del w:id="1188" w:author="刘宇" w:date="2022-12-13T11:49:00Z">
              <w:r w:rsidRPr="00026C59" w:rsidDel="00D40F8E">
                <w:rPr>
                  <w:rFonts w:ascii="Times New Roman"/>
                  <w:color w:val="000000"/>
                </w:rPr>
                <w:delText>Completed On</w:delText>
              </w:r>
            </w:del>
          </w:p>
        </w:tc>
        <w:tc>
          <w:tcPr>
            <w:tcW w:w="2195" w:type="dxa"/>
            <w:gridSpan w:val="3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189" w:author="刘宇" w:date="2022-12-13T11:49:00Z"/>
                <w:color w:val="000000"/>
              </w:rPr>
              <w:pPrChange w:id="1190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191" w:author="刘宇" w:date="2022-12-13T11:49:00Z">
              <w:r w:rsidRPr="00134484" w:rsidDel="00D40F8E">
                <w:rPr>
                  <w:rFonts w:hAnsi="宋体"/>
                  <w:color w:val="000000"/>
                </w:rPr>
                <w:delText>完工数量</w:delText>
              </w:r>
            </w:del>
          </w:p>
          <w:p w:rsidR="005B04C7" w:rsidRDefault="00A71B3A" w:rsidP="005B04C7">
            <w:pPr>
              <w:pStyle w:val="a7"/>
              <w:ind w:left="5250"/>
              <w:jc w:val="both"/>
              <w:rPr>
                <w:del w:id="1192" w:author="刘宇" w:date="2022-12-13T11:49:00Z"/>
                <w:rFonts w:ascii="Times New Roman"/>
                <w:noProof/>
                <w:color w:val="000000"/>
              </w:rPr>
              <w:pPrChange w:id="1193" w:author="刘宇" w:date="2022-12-13T11:49:00Z">
                <w:pPr>
                  <w:pStyle w:val="2"/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</w:pPr>
              </w:pPrChange>
            </w:pPr>
            <w:del w:id="1194" w:author="刘宇" w:date="2022-12-13T11:49:00Z">
              <w:r w:rsidRPr="00026C59" w:rsidDel="00D40F8E">
                <w:rPr>
                  <w:rFonts w:ascii="Times New Roman"/>
                  <w:color w:val="000000"/>
                </w:rPr>
                <w:delText>Qty.</w:delText>
              </w:r>
              <w:r w:rsidR="00C34399" w:rsidDel="00D40F8E">
                <w:rPr>
                  <w:rFonts w:ascii="Times New Roman" w:hint="eastAsia"/>
                  <w:color w:val="000000"/>
                </w:rPr>
                <w:delText xml:space="preserve"> </w:delText>
              </w:r>
              <w:r w:rsidRPr="00026C59" w:rsidDel="00D40F8E">
                <w:rPr>
                  <w:rFonts w:ascii="Times New Roman"/>
                  <w:color w:val="000000"/>
                </w:rPr>
                <w:delText>Completed</w:delText>
              </w:r>
            </w:del>
          </w:p>
        </w:tc>
      </w:tr>
      <w:tr w:rsidR="00A71B3A" w:rsidRPr="00134484" w:rsidDel="00D40F8E" w:rsidTr="00A71B3A">
        <w:trPr>
          <w:trHeight w:val="479"/>
          <w:del w:id="1195" w:author="刘宇" w:date="2022-12-13T11:49:00Z"/>
        </w:trPr>
        <w:tc>
          <w:tcPr>
            <w:tcW w:w="2985" w:type="dxa"/>
            <w:gridSpan w:val="4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196" w:author="刘宇" w:date="2022-12-13T11:49:00Z"/>
                <w:noProof/>
                <w:color w:val="000000"/>
              </w:rPr>
              <w:pPrChange w:id="1197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198" w:author="刘宇" w:date="2022-12-13T11:49:00Z">
              <w:r w:rsidRPr="00134484" w:rsidDel="00D40F8E">
                <w:rPr>
                  <w:rFonts w:hAnsi="宋体"/>
                  <w:noProof/>
                  <w:color w:val="000000"/>
                </w:rPr>
                <w:delText>（</w:delText>
              </w:r>
              <w:r w:rsidRPr="00134484" w:rsidDel="00D40F8E">
                <w:rPr>
                  <w:rFonts w:hint="eastAsia"/>
                  <w:noProof/>
                  <w:color w:val="000000"/>
                </w:rPr>
                <w:delText>19</w:delText>
              </w:r>
              <w:r w:rsidRPr="00134484" w:rsidDel="00D40F8E">
                <w:rPr>
                  <w:rFonts w:hAnsi="宋体"/>
                  <w:noProof/>
                  <w:color w:val="000000"/>
                </w:rPr>
                <w:delText>）</w:delText>
              </w:r>
            </w:del>
          </w:p>
        </w:tc>
        <w:tc>
          <w:tcPr>
            <w:tcW w:w="1492" w:type="dxa"/>
            <w:gridSpan w:val="2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199" w:author="刘宇" w:date="2022-12-13T11:49:00Z"/>
                <w:noProof/>
                <w:color w:val="000000"/>
              </w:rPr>
              <w:pPrChange w:id="1200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201" w:author="刘宇" w:date="2022-12-13T11:49:00Z">
              <w:r w:rsidRPr="00134484" w:rsidDel="00D40F8E">
                <w:rPr>
                  <w:rFonts w:hAnsi="宋体"/>
                  <w:noProof/>
                  <w:color w:val="000000"/>
                </w:rPr>
                <w:delText>（</w:delText>
              </w:r>
              <w:r w:rsidRPr="00134484" w:rsidDel="00D40F8E">
                <w:rPr>
                  <w:rFonts w:hint="eastAsia"/>
                  <w:noProof/>
                  <w:color w:val="000000"/>
                </w:rPr>
                <w:delText>20</w:delText>
              </w:r>
              <w:r w:rsidRPr="00134484" w:rsidDel="00D40F8E">
                <w:rPr>
                  <w:rFonts w:hAnsi="宋体"/>
                  <w:noProof/>
                  <w:color w:val="000000"/>
                </w:rPr>
                <w:delText>）</w:delText>
              </w:r>
            </w:del>
          </w:p>
        </w:tc>
        <w:tc>
          <w:tcPr>
            <w:tcW w:w="1508" w:type="dxa"/>
            <w:gridSpan w:val="3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202" w:author="刘宇" w:date="2022-12-13T11:49:00Z"/>
                <w:noProof/>
                <w:color w:val="000000"/>
              </w:rPr>
              <w:pPrChange w:id="1203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204" w:author="刘宇" w:date="2022-12-13T11:49:00Z">
              <w:r w:rsidRPr="00134484" w:rsidDel="00D40F8E">
                <w:rPr>
                  <w:rFonts w:hAnsi="宋体"/>
                  <w:noProof/>
                  <w:color w:val="000000"/>
                </w:rPr>
                <w:delText>（</w:delText>
              </w:r>
              <w:r w:rsidRPr="00134484" w:rsidDel="00D40F8E">
                <w:rPr>
                  <w:rFonts w:hint="eastAsia"/>
                  <w:noProof/>
                  <w:color w:val="000000"/>
                </w:rPr>
                <w:delText>21</w:delText>
              </w:r>
              <w:r w:rsidRPr="00134484" w:rsidDel="00D40F8E">
                <w:rPr>
                  <w:rFonts w:hAnsi="宋体"/>
                  <w:noProof/>
                  <w:color w:val="000000"/>
                </w:rPr>
                <w:delText>）</w:delText>
              </w:r>
            </w:del>
          </w:p>
        </w:tc>
        <w:tc>
          <w:tcPr>
            <w:tcW w:w="1282" w:type="dxa"/>
            <w:gridSpan w:val="4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205" w:author="刘宇" w:date="2022-12-13T11:49:00Z"/>
                <w:noProof/>
                <w:color w:val="000000"/>
              </w:rPr>
              <w:pPrChange w:id="1206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207" w:author="刘宇" w:date="2022-12-13T11:49:00Z">
              <w:r w:rsidRPr="00134484" w:rsidDel="00D40F8E">
                <w:rPr>
                  <w:rFonts w:hAnsi="宋体"/>
                  <w:noProof/>
                  <w:color w:val="000000"/>
                </w:rPr>
                <w:delText>（</w:delText>
              </w:r>
              <w:r w:rsidRPr="00134484" w:rsidDel="00D40F8E">
                <w:rPr>
                  <w:rFonts w:hint="eastAsia"/>
                  <w:noProof/>
                  <w:color w:val="000000"/>
                </w:rPr>
                <w:delText>22</w:delText>
              </w:r>
              <w:r w:rsidRPr="00134484" w:rsidDel="00D40F8E">
                <w:rPr>
                  <w:rFonts w:hAnsi="宋体"/>
                  <w:noProof/>
                  <w:color w:val="000000"/>
                </w:rPr>
                <w:delText>）</w:delText>
              </w:r>
            </w:del>
          </w:p>
        </w:tc>
        <w:tc>
          <w:tcPr>
            <w:tcW w:w="1459" w:type="dxa"/>
            <w:gridSpan w:val="3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208" w:author="刘宇" w:date="2022-12-13T11:49:00Z"/>
                <w:noProof/>
                <w:color w:val="000000"/>
              </w:rPr>
              <w:pPrChange w:id="1209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210" w:author="刘宇" w:date="2022-12-13T11:49:00Z">
              <w:r w:rsidRPr="00134484" w:rsidDel="00D40F8E">
                <w:rPr>
                  <w:rFonts w:hAnsi="宋体"/>
                  <w:noProof/>
                  <w:color w:val="000000"/>
                </w:rPr>
                <w:delText>（</w:delText>
              </w:r>
              <w:r w:rsidRPr="00134484" w:rsidDel="00D40F8E">
                <w:rPr>
                  <w:rFonts w:hint="eastAsia"/>
                  <w:noProof/>
                  <w:color w:val="000000"/>
                </w:rPr>
                <w:delText>23</w:delText>
              </w:r>
              <w:r w:rsidRPr="00134484" w:rsidDel="00D40F8E">
                <w:rPr>
                  <w:rFonts w:hAnsi="宋体"/>
                  <w:noProof/>
                  <w:color w:val="000000"/>
                </w:rPr>
                <w:delText>）</w:delText>
              </w:r>
            </w:del>
          </w:p>
        </w:tc>
        <w:tc>
          <w:tcPr>
            <w:tcW w:w="1493" w:type="dxa"/>
            <w:gridSpan w:val="3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211" w:author="刘宇" w:date="2022-12-13T11:49:00Z"/>
                <w:noProof/>
                <w:color w:val="000000"/>
              </w:rPr>
              <w:pPrChange w:id="1212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213" w:author="刘宇" w:date="2022-12-13T11:49:00Z">
              <w:r w:rsidRPr="00134484" w:rsidDel="00D40F8E">
                <w:rPr>
                  <w:rFonts w:hAnsi="宋体"/>
                  <w:noProof/>
                  <w:color w:val="000000"/>
                </w:rPr>
                <w:delText>（</w:delText>
              </w:r>
              <w:r w:rsidRPr="00134484" w:rsidDel="00D40F8E">
                <w:rPr>
                  <w:rFonts w:hint="eastAsia"/>
                  <w:noProof/>
                  <w:color w:val="000000"/>
                </w:rPr>
                <w:delText>24</w:delText>
              </w:r>
              <w:r w:rsidRPr="00134484" w:rsidDel="00D40F8E">
                <w:rPr>
                  <w:rFonts w:hAnsi="宋体"/>
                  <w:noProof/>
                  <w:color w:val="000000"/>
                </w:rPr>
                <w:delText>）</w:delText>
              </w:r>
            </w:del>
          </w:p>
        </w:tc>
        <w:tc>
          <w:tcPr>
            <w:tcW w:w="2195" w:type="dxa"/>
            <w:gridSpan w:val="3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214" w:author="刘宇" w:date="2022-12-13T11:49:00Z"/>
                <w:noProof/>
                <w:color w:val="000000"/>
              </w:rPr>
              <w:pPrChange w:id="1215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216" w:author="刘宇" w:date="2022-12-13T11:49:00Z">
              <w:r w:rsidRPr="00134484" w:rsidDel="00D40F8E">
                <w:rPr>
                  <w:rFonts w:hAnsi="宋体"/>
                  <w:noProof/>
                  <w:color w:val="000000"/>
                </w:rPr>
                <w:delText>（</w:delText>
              </w:r>
              <w:r w:rsidRPr="00134484" w:rsidDel="00D40F8E">
                <w:rPr>
                  <w:rFonts w:hint="eastAsia"/>
                  <w:noProof/>
                  <w:color w:val="000000"/>
                </w:rPr>
                <w:delText>25</w:delText>
              </w:r>
              <w:r w:rsidRPr="00134484" w:rsidDel="00D40F8E">
                <w:rPr>
                  <w:rFonts w:hAnsi="宋体"/>
                  <w:noProof/>
                  <w:color w:val="000000"/>
                </w:rPr>
                <w:delText>）</w:delText>
              </w:r>
            </w:del>
          </w:p>
        </w:tc>
      </w:tr>
      <w:tr w:rsidR="00A71B3A" w:rsidRPr="00134484" w:rsidDel="00D40F8E" w:rsidTr="00A71B3A">
        <w:trPr>
          <w:trHeight w:val="472"/>
          <w:del w:id="1217" w:author="刘宇" w:date="2022-12-13T11:49:00Z"/>
        </w:trPr>
        <w:tc>
          <w:tcPr>
            <w:tcW w:w="2985" w:type="dxa"/>
            <w:gridSpan w:val="4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218" w:author="刘宇" w:date="2022-12-13T11:49:00Z"/>
                <w:color w:val="000000"/>
              </w:rPr>
              <w:pPrChange w:id="1219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220" w:author="刘宇" w:date="2022-12-13T11:49:00Z">
              <w:r w:rsidRPr="00134484" w:rsidDel="00D40F8E">
                <w:rPr>
                  <w:rFonts w:hAnsi="宋体"/>
                  <w:color w:val="000000"/>
                </w:rPr>
                <w:delText>材料代码</w:delText>
              </w:r>
            </w:del>
          </w:p>
          <w:p w:rsidR="005B04C7" w:rsidRDefault="00A71B3A" w:rsidP="005B04C7">
            <w:pPr>
              <w:pStyle w:val="a7"/>
              <w:ind w:left="5250"/>
              <w:jc w:val="both"/>
              <w:rPr>
                <w:del w:id="1221" w:author="刘宇" w:date="2022-12-13T11:49:00Z"/>
                <w:noProof/>
                <w:color w:val="000000"/>
              </w:rPr>
              <w:pPrChange w:id="1222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223" w:author="刘宇" w:date="2022-12-13T11:49:00Z">
              <w:r w:rsidRPr="00134484" w:rsidDel="00D40F8E">
                <w:rPr>
                  <w:color w:val="000000"/>
                </w:rPr>
                <w:delText>Mat’L Code</w:delText>
              </w:r>
            </w:del>
          </w:p>
        </w:tc>
        <w:tc>
          <w:tcPr>
            <w:tcW w:w="3000" w:type="dxa"/>
            <w:gridSpan w:val="5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224" w:author="刘宇" w:date="2022-12-13T11:49:00Z"/>
                <w:color w:val="000000"/>
              </w:rPr>
              <w:pPrChange w:id="1225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226" w:author="刘宇" w:date="2022-12-13T11:49:00Z">
              <w:r w:rsidRPr="00134484" w:rsidDel="00D40F8E">
                <w:rPr>
                  <w:rFonts w:hAnsi="宋体"/>
                  <w:color w:val="000000"/>
                </w:rPr>
                <w:delText>材料分类</w:delText>
              </w:r>
            </w:del>
          </w:p>
          <w:p w:rsidR="005B04C7" w:rsidRDefault="00A71B3A" w:rsidP="005B04C7">
            <w:pPr>
              <w:pStyle w:val="a7"/>
              <w:ind w:left="5250"/>
              <w:jc w:val="both"/>
              <w:rPr>
                <w:del w:id="1227" w:author="刘宇" w:date="2022-12-13T11:49:00Z"/>
                <w:noProof/>
                <w:color w:val="000000"/>
              </w:rPr>
              <w:pPrChange w:id="1228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229" w:author="刘宇" w:date="2022-12-13T11:49:00Z">
              <w:r w:rsidRPr="00134484" w:rsidDel="00D40F8E">
                <w:rPr>
                  <w:color w:val="000000"/>
                </w:rPr>
                <w:delText>Material Classif</w:delText>
              </w:r>
              <w:r w:rsidR="00C34399" w:rsidDel="00D40F8E">
                <w:rPr>
                  <w:rFonts w:hint="eastAsia"/>
                  <w:color w:val="000000"/>
                </w:rPr>
                <w:delText>ication</w:delText>
              </w:r>
            </w:del>
          </w:p>
        </w:tc>
        <w:tc>
          <w:tcPr>
            <w:tcW w:w="2215" w:type="dxa"/>
            <w:gridSpan w:val="6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230" w:author="刘宇" w:date="2022-12-13T11:49:00Z"/>
                <w:color w:val="000000"/>
              </w:rPr>
              <w:pPrChange w:id="1231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232" w:author="刘宇" w:date="2022-12-13T11:49:00Z">
              <w:r w:rsidRPr="00134484" w:rsidDel="00D40F8E">
                <w:rPr>
                  <w:rFonts w:hAnsi="宋体"/>
                  <w:color w:val="000000"/>
                </w:rPr>
                <w:delText>材料牌号及状态</w:delText>
              </w:r>
            </w:del>
          </w:p>
          <w:p w:rsidR="005B04C7" w:rsidRDefault="00A71B3A" w:rsidP="005B04C7">
            <w:pPr>
              <w:pStyle w:val="a7"/>
              <w:ind w:left="5250"/>
              <w:jc w:val="both"/>
              <w:rPr>
                <w:del w:id="1233" w:author="刘宇" w:date="2022-12-13T11:49:00Z"/>
                <w:noProof/>
                <w:color w:val="000000"/>
              </w:rPr>
              <w:pPrChange w:id="1234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235" w:author="刘宇" w:date="2022-12-13T11:49:00Z">
              <w:r w:rsidRPr="00134484" w:rsidDel="00D40F8E">
                <w:rPr>
                  <w:color w:val="000000"/>
                </w:rPr>
                <w:delText>Mat’L Desg Con</w:delText>
              </w:r>
            </w:del>
          </w:p>
        </w:tc>
        <w:tc>
          <w:tcPr>
            <w:tcW w:w="2019" w:type="dxa"/>
            <w:gridSpan w:val="4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236" w:author="刘宇" w:date="2022-12-13T11:49:00Z"/>
                <w:color w:val="000000"/>
              </w:rPr>
              <w:pPrChange w:id="1237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238" w:author="刘宇" w:date="2022-12-13T11:49:00Z">
              <w:r w:rsidRPr="00134484" w:rsidDel="00D40F8E">
                <w:rPr>
                  <w:rFonts w:hAnsi="宋体"/>
                  <w:color w:val="000000"/>
                </w:rPr>
                <w:delText>材料标准</w:delText>
              </w:r>
            </w:del>
          </w:p>
          <w:p w:rsidR="005B04C7" w:rsidRDefault="00A71B3A" w:rsidP="005B04C7">
            <w:pPr>
              <w:pStyle w:val="a7"/>
              <w:ind w:left="5250"/>
              <w:jc w:val="both"/>
              <w:rPr>
                <w:del w:id="1239" w:author="刘宇" w:date="2022-12-13T11:49:00Z"/>
                <w:noProof/>
                <w:color w:val="000000"/>
              </w:rPr>
              <w:pPrChange w:id="1240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241" w:author="刘宇" w:date="2022-12-13T11:49:00Z">
              <w:r w:rsidRPr="00134484" w:rsidDel="00D40F8E">
                <w:rPr>
                  <w:color w:val="000000"/>
                </w:rPr>
                <w:delText>Material Spec.</w:delText>
              </w:r>
            </w:del>
          </w:p>
        </w:tc>
        <w:tc>
          <w:tcPr>
            <w:tcW w:w="2195" w:type="dxa"/>
            <w:gridSpan w:val="3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242" w:author="刘宇" w:date="2022-12-13T11:49:00Z"/>
                <w:noProof/>
                <w:color w:val="000000"/>
              </w:rPr>
              <w:pPrChange w:id="1243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244" w:author="刘宇" w:date="2022-12-13T11:49:00Z">
              <w:r w:rsidRPr="00134484" w:rsidDel="00D40F8E">
                <w:rPr>
                  <w:rFonts w:hAnsi="宋体"/>
                  <w:noProof/>
                  <w:color w:val="000000"/>
                </w:rPr>
                <w:delText>材料规格</w:delText>
              </w:r>
            </w:del>
          </w:p>
          <w:p w:rsidR="005B04C7" w:rsidRDefault="00A71B3A" w:rsidP="005B04C7">
            <w:pPr>
              <w:pStyle w:val="a7"/>
              <w:ind w:left="5250"/>
              <w:jc w:val="both"/>
              <w:rPr>
                <w:del w:id="1245" w:author="刘宇" w:date="2022-12-13T11:49:00Z"/>
                <w:noProof/>
                <w:color w:val="000000"/>
              </w:rPr>
              <w:pPrChange w:id="1246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247" w:author="刘宇" w:date="2022-12-13T11:49:00Z">
              <w:r w:rsidRPr="00134484" w:rsidDel="00D40F8E">
                <w:rPr>
                  <w:noProof/>
                  <w:color w:val="000000"/>
                </w:rPr>
                <w:delText>Mat‘L Dimension</w:delText>
              </w:r>
            </w:del>
          </w:p>
        </w:tc>
      </w:tr>
      <w:tr w:rsidR="00A71B3A" w:rsidRPr="00134484" w:rsidDel="00D40F8E" w:rsidTr="00A71B3A">
        <w:trPr>
          <w:trHeight w:val="472"/>
          <w:del w:id="1248" w:author="刘宇" w:date="2022-12-13T11:49:00Z"/>
        </w:trPr>
        <w:tc>
          <w:tcPr>
            <w:tcW w:w="2985" w:type="dxa"/>
            <w:gridSpan w:val="4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249" w:author="刘宇" w:date="2022-12-13T11:49:00Z"/>
                <w:noProof/>
                <w:color w:val="000000"/>
              </w:rPr>
              <w:pPrChange w:id="1250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251" w:author="刘宇" w:date="2022-12-13T11:49:00Z">
              <w:r w:rsidRPr="00134484" w:rsidDel="00D40F8E">
                <w:rPr>
                  <w:rFonts w:hAnsi="宋体"/>
                  <w:color w:val="000000"/>
                </w:rPr>
                <w:delText>★（</w:delText>
              </w:r>
              <w:r w:rsidRPr="00134484" w:rsidDel="00D40F8E">
                <w:rPr>
                  <w:color w:val="000000"/>
                </w:rPr>
                <w:delText>1</w:delText>
              </w:r>
              <w:r w:rsidRPr="00134484" w:rsidDel="00D40F8E">
                <w:rPr>
                  <w:rFonts w:hint="eastAsia"/>
                  <w:color w:val="000000"/>
                </w:rPr>
                <w:delText>2</w:delText>
              </w:r>
              <w:r w:rsidRPr="00134484" w:rsidDel="00D40F8E">
                <w:rPr>
                  <w:rFonts w:hAnsi="宋体"/>
                  <w:color w:val="000000"/>
                </w:rPr>
                <w:delText>）</w:delText>
              </w:r>
            </w:del>
          </w:p>
        </w:tc>
        <w:tc>
          <w:tcPr>
            <w:tcW w:w="3000" w:type="dxa"/>
            <w:gridSpan w:val="5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252" w:author="刘宇" w:date="2022-12-13T11:49:00Z"/>
                <w:noProof/>
                <w:color w:val="000000"/>
              </w:rPr>
              <w:pPrChange w:id="1253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254" w:author="刘宇" w:date="2022-12-13T11:49:00Z">
              <w:r w:rsidRPr="00134484" w:rsidDel="00D40F8E">
                <w:rPr>
                  <w:rFonts w:hAnsi="宋体"/>
                  <w:color w:val="000000"/>
                </w:rPr>
                <w:delText>★（</w:delText>
              </w:r>
              <w:r w:rsidRPr="00134484" w:rsidDel="00D40F8E">
                <w:rPr>
                  <w:color w:val="000000"/>
                </w:rPr>
                <w:delText>1</w:delText>
              </w:r>
              <w:r w:rsidRPr="00134484" w:rsidDel="00D40F8E">
                <w:rPr>
                  <w:rFonts w:hint="eastAsia"/>
                  <w:color w:val="000000"/>
                </w:rPr>
                <w:delText>3</w:delText>
              </w:r>
              <w:r w:rsidRPr="00134484" w:rsidDel="00D40F8E">
                <w:rPr>
                  <w:rFonts w:hAnsi="宋体"/>
                  <w:color w:val="000000"/>
                </w:rPr>
                <w:delText>）</w:delText>
              </w:r>
            </w:del>
          </w:p>
        </w:tc>
        <w:tc>
          <w:tcPr>
            <w:tcW w:w="2215" w:type="dxa"/>
            <w:gridSpan w:val="6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255" w:author="刘宇" w:date="2022-12-13T11:49:00Z"/>
                <w:noProof/>
                <w:color w:val="000000"/>
              </w:rPr>
              <w:pPrChange w:id="1256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257" w:author="刘宇" w:date="2022-12-13T11:49:00Z">
              <w:r w:rsidRPr="00134484" w:rsidDel="00D40F8E">
                <w:rPr>
                  <w:rFonts w:hAnsi="宋体"/>
                  <w:color w:val="000000"/>
                </w:rPr>
                <w:delText>★（</w:delText>
              </w:r>
              <w:r w:rsidRPr="00134484" w:rsidDel="00D40F8E">
                <w:rPr>
                  <w:color w:val="000000"/>
                </w:rPr>
                <w:delText>1</w:delText>
              </w:r>
              <w:r w:rsidRPr="00134484" w:rsidDel="00D40F8E">
                <w:rPr>
                  <w:rFonts w:hint="eastAsia"/>
                  <w:color w:val="000000"/>
                </w:rPr>
                <w:delText>4</w:delText>
              </w:r>
              <w:r w:rsidRPr="00134484" w:rsidDel="00D40F8E">
                <w:rPr>
                  <w:rFonts w:hAnsi="宋体"/>
                  <w:color w:val="000000"/>
                </w:rPr>
                <w:delText>）</w:delText>
              </w:r>
            </w:del>
          </w:p>
        </w:tc>
        <w:tc>
          <w:tcPr>
            <w:tcW w:w="2019" w:type="dxa"/>
            <w:gridSpan w:val="4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258" w:author="刘宇" w:date="2022-12-13T11:49:00Z"/>
                <w:noProof/>
                <w:color w:val="000000"/>
              </w:rPr>
              <w:pPrChange w:id="1259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260" w:author="刘宇" w:date="2022-12-13T11:49:00Z">
              <w:r w:rsidRPr="00134484" w:rsidDel="00D40F8E">
                <w:rPr>
                  <w:rFonts w:hAnsi="宋体"/>
                  <w:color w:val="000000"/>
                </w:rPr>
                <w:delText>★（</w:delText>
              </w:r>
              <w:r w:rsidRPr="00134484" w:rsidDel="00D40F8E">
                <w:rPr>
                  <w:color w:val="000000"/>
                </w:rPr>
                <w:delText>1</w:delText>
              </w:r>
              <w:r w:rsidRPr="00134484" w:rsidDel="00D40F8E">
                <w:rPr>
                  <w:rFonts w:hint="eastAsia"/>
                  <w:color w:val="000000"/>
                </w:rPr>
                <w:delText>5</w:delText>
              </w:r>
              <w:r w:rsidRPr="00134484" w:rsidDel="00D40F8E">
                <w:rPr>
                  <w:rFonts w:hAnsi="宋体"/>
                  <w:color w:val="000000"/>
                </w:rPr>
                <w:delText>）</w:delText>
              </w:r>
            </w:del>
          </w:p>
        </w:tc>
        <w:tc>
          <w:tcPr>
            <w:tcW w:w="2195" w:type="dxa"/>
            <w:gridSpan w:val="3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261" w:author="刘宇" w:date="2022-12-13T11:49:00Z"/>
                <w:noProof/>
                <w:color w:val="000000"/>
              </w:rPr>
              <w:pPrChange w:id="1262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263" w:author="刘宇" w:date="2022-12-13T11:49:00Z">
              <w:r w:rsidRPr="00134484" w:rsidDel="00D40F8E">
                <w:rPr>
                  <w:rFonts w:hAnsi="宋体"/>
                  <w:color w:val="000000"/>
                </w:rPr>
                <w:delText>★（</w:delText>
              </w:r>
              <w:r w:rsidRPr="00134484" w:rsidDel="00D40F8E">
                <w:rPr>
                  <w:color w:val="000000"/>
                </w:rPr>
                <w:delText>1</w:delText>
              </w:r>
              <w:r w:rsidRPr="00134484" w:rsidDel="00D40F8E">
                <w:rPr>
                  <w:rFonts w:hint="eastAsia"/>
                  <w:color w:val="000000"/>
                </w:rPr>
                <w:delText>6</w:delText>
              </w:r>
              <w:r w:rsidRPr="00134484" w:rsidDel="00D40F8E">
                <w:rPr>
                  <w:rFonts w:hAnsi="宋体"/>
                  <w:color w:val="000000"/>
                </w:rPr>
                <w:delText>）</w:delText>
              </w:r>
            </w:del>
          </w:p>
        </w:tc>
      </w:tr>
      <w:tr w:rsidR="00A71B3A" w:rsidRPr="00134484" w:rsidDel="00D40F8E" w:rsidTr="00A71B3A">
        <w:trPr>
          <w:trHeight w:val="435"/>
          <w:del w:id="1264" w:author="刘宇" w:date="2022-12-13T11:49:00Z"/>
        </w:trPr>
        <w:tc>
          <w:tcPr>
            <w:tcW w:w="2985" w:type="dxa"/>
            <w:gridSpan w:val="4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265" w:author="刘宇" w:date="2022-12-13T11:49:00Z"/>
                <w:color w:val="000000"/>
              </w:rPr>
              <w:pPrChange w:id="1266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267" w:author="刘宇" w:date="2022-12-13T11:49:00Z">
              <w:r w:rsidRPr="00134484" w:rsidDel="00D40F8E">
                <w:rPr>
                  <w:rFonts w:hAnsi="宋体"/>
                  <w:color w:val="000000"/>
                </w:rPr>
                <w:delText>单件毛料尺寸（</w:delText>
              </w:r>
              <w:r w:rsidRPr="00134484" w:rsidDel="00D40F8E">
                <w:rPr>
                  <w:color w:val="000000"/>
                </w:rPr>
                <w:delText>mm</w:delText>
              </w:r>
              <w:r w:rsidRPr="00134484" w:rsidDel="00D40F8E">
                <w:rPr>
                  <w:rFonts w:hAnsi="宋体"/>
                  <w:color w:val="000000"/>
                </w:rPr>
                <w:delText>）</w:delText>
              </w:r>
            </w:del>
          </w:p>
          <w:p w:rsidR="005B04C7" w:rsidRDefault="00A71B3A" w:rsidP="005B04C7">
            <w:pPr>
              <w:pStyle w:val="a7"/>
              <w:ind w:left="5250"/>
              <w:jc w:val="both"/>
              <w:rPr>
                <w:del w:id="1268" w:author="刘宇" w:date="2022-12-13T11:49:00Z"/>
                <w:noProof/>
                <w:color w:val="000000"/>
              </w:rPr>
              <w:pPrChange w:id="1269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270" w:author="刘宇" w:date="2022-12-13T11:49:00Z">
              <w:r w:rsidRPr="00134484" w:rsidDel="00D40F8E">
                <w:rPr>
                  <w:color w:val="000000"/>
                </w:rPr>
                <w:delText>Stock Size /Part (mm)</w:delText>
              </w:r>
            </w:del>
          </w:p>
        </w:tc>
        <w:tc>
          <w:tcPr>
            <w:tcW w:w="3000" w:type="dxa"/>
            <w:gridSpan w:val="5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271" w:author="刘宇" w:date="2022-12-13T11:49:00Z"/>
                <w:noProof/>
                <w:color w:val="000000"/>
              </w:rPr>
              <w:pPrChange w:id="1272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273" w:author="刘宇" w:date="2022-12-13T11:49:00Z">
              <w:r w:rsidRPr="00134484" w:rsidDel="00D40F8E">
                <w:rPr>
                  <w:rFonts w:hAnsi="宋体"/>
                  <w:noProof/>
                  <w:color w:val="000000"/>
                </w:rPr>
                <w:delText>成组下料尺寸</w:delText>
              </w:r>
              <w:r w:rsidRPr="00134484" w:rsidDel="00D40F8E">
                <w:rPr>
                  <w:rFonts w:hAnsi="宋体"/>
                  <w:color w:val="000000"/>
                </w:rPr>
                <w:delText>（</w:delText>
              </w:r>
              <w:r w:rsidRPr="00134484" w:rsidDel="00D40F8E">
                <w:rPr>
                  <w:color w:val="000000"/>
                </w:rPr>
                <w:delText>mm</w:delText>
              </w:r>
              <w:r w:rsidRPr="00134484" w:rsidDel="00D40F8E">
                <w:rPr>
                  <w:rFonts w:hAnsi="宋体"/>
                  <w:color w:val="000000"/>
                </w:rPr>
                <w:delText>）</w:delText>
              </w:r>
            </w:del>
          </w:p>
          <w:p w:rsidR="005B04C7" w:rsidRDefault="00A71B3A" w:rsidP="005B04C7">
            <w:pPr>
              <w:pStyle w:val="a7"/>
              <w:ind w:left="5250"/>
              <w:jc w:val="both"/>
              <w:rPr>
                <w:del w:id="1274" w:author="刘宇" w:date="2022-12-13T11:49:00Z"/>
                <w:noProof/>
                <w:color w:val="000000"/>
              </w:rPr>
              <w:pPrChange w:id="1275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276" w:author="刘宇" w:date="2022-12-13T11:49:00Z">
              <w:r w:rsidRPr="00134484" w:rsidDel="00D40F8E">
                <w:rPr>
                  <w:noProof/>
                  <w:color w:val="000000"/>
                </w:rPr>
                <w:delText>Batch Blak Size(mm)</w:delText>
              </w:r>
            </w:del>
          </w:p>
        </w:tc>
        <w:tc>
          <w:tcPr>
            <w:tcW w:w="2215" w:type="dxa"/>
            <w:gridSpan w:val="6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277" w:author="刘宇" w:date="2022-12-13T11:49:00Z"/>
                <w:color w:val="000000"/>
              </w:rPr>
              <w:pPrChange w:id="1278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279" w:author="刘宇" w:date="2022-12-13T11:49:00Z">
              <w:r w:rsidRPr="00134484" w:rsidDel="00D40F8E">
                <w:rPr>
                  <w:rFonts w:hAnsi="宋体"/>
                  <w:color w:val="000000"/>
                </w:rPr>
                <w:delText>材料质量编号</w:delText>
              </w:r>
            </w:del>
          </w:p>
          <w:p w:rsidR="005B04C7" w:rsidRDefault="00A71B3A" w:rsidP="005B04C7">
            <w:pPr>
              <w:pStyle w:val="a7"/>
              <w:ind w:left="5250"/>
              <w:jc w:val="both"/>
              <w:rPr>
                <w:del w:id="1280" w:author="刘宇" w:date="2022-12-13T11:49:00Z"/>
                <w:noProof/>
                <w:color w:val="000000"/>
              </w:rPr>
              <w:pPrChange w:id="1281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282" w:author="刘宇" w:date="2022-12-13T11:49:00Z">
              <w:r w:rsidRPr="00134484" w:rsidDel="00D40F8E">
                <w:rPr>
                  <w:color w:val="000000"/>
                </w:rPr>
                <w:delText xml:space="preserve">M.Q.C.N.  </w:delText>
              </w:r>
            </w:del>
          </w:p>
        </w:tc>
        <w:tc>
          <w:tcPr>
            <w:tcW w:w="2019" w:type="dxa"/>
            <w:gridSpan w:val="4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283" w:author="刘宇" w:date="2022-12-13T11:49:00Z"/>
                <w:color w:val="000000"/>
              </w:rPr>
              <w:pPrChange w:id="1284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285" w:author="刘宇" w:date="2022-12-13T11:49:00Z">
              <w:r w:rsidRPr="00134484" w:rsidDel="00D40F8E">
                <w:rPr>
                  <w:rFonts w:hAnsi="宋体"/>
                  <w:color w:val="000000"/>
                </w:rPr>
                <w:delText>发料者</w:delText>
              </w:r>
            </w:del>
          </w:p>
          <w:p w:rsidR="005B04C7" w:rsidRDefault="00A71B3A" w:rsidP="005B04C7">
            <w:pPr>
              <w:pStyle w:val="a7"/>
              <w:ind w:left="5250"/>
              <w:jc w:val="both"/>
              <w:rPr>
                <w:del w:id="1286" w:author="刘宇" w:date="2022-12-13T11:49:00Z"/>
                <w:rFonts w:ascii="Times New Roman"/>
                <w:noProof/>
                <w:color w:val="000000"/>
              </w:rPr>
              <w:pPrChange w:id="1287" w:author="刘宇" w:date="2022-12-13T11:49:00Z">
                <w:pPr>
                  <w:pStyle w:val="2"/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</w:pPr>
              </w:pPrChange>
            </w:pPr>
            <w:del w:id="1288" w:author="刘宇" w:date="2022-12-13T11:49:00Z">
              <w:r w:rsidDel="00D40F8E">
                <w:rPr>
                  <w:rFonts w:ascii="Times New Roman"/>
                  <w:color w:val="000000"/>
                </w:rPr>
                <w:delText>Released b</w:delText>
              </w:r>
              <w:r w:rsidRPr="00026C59" w:rsidDel="00D40F8E">
                <w:rPr>
                  <w:rFonts w:ascii="Times New Roman"/>
                  <w:color w:val="000000"/>
                </w:rPr>
                <w:delText>y</w:delText>
              </w:r>
            </w:del>
          </w:p>
        </w:tc>
        <w:tc>
          <w:tcPr>
            <w:tcW w:w="2195" w:type="dxa"/>
            <w:gridSpan w:val="3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289" w:author="刘宇" w:date="2022-12-13T11:49:00Z"/>
                <w:color w:val="000000"/>
              </w:rPr>
              <w:pPrChange w:id="1290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291" w:author="刘宇" w:date="2022-12-13T11:49:00Z">
              <w:r w:rsidRPr="00134484" w:rsidDel="00D40F8E">
                <w:rPr>
                  <w:rFonts w:hAnsi="宋体"/>
                  <w:color w:val="000000"/>
                </w:rPr>
                <w:delText>器材检验</w:delText>
              </w:r>
            </w:del>
          </w:p>
          <w:p w:rsidR="005B04C7" w:rsidRDefault="00A71B3A" w:rsidP="005B04C7">
            <w:pPr>
              <w:pStyle w:val="a7"/>
              <w:ind w:left="5250"/>
              <w:jc w:val="both"/>
              <w:rPr>
                <w:del w:id="1292" w:author="刘宇" w:date="2022-12-13T11:49:00Z"/>
                <w:rFonts w:ascii="Times New Roman"/>
                <w:noProof/>
                <w:color w:val="000000"/>
              </w:rPr>
              <w:pPrChange w:id="1293" w:author="刘宇" w:date="2022-12-13T11:49:00Z">
                <w:pPr>
                  <w:pStyle w:val="2"/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</w:pPr>
              </w:pPrChange>
            </w:pPr>
            <w:del w:id="1294" w:author="刘宇" w:date="2022-12-13T11:49:00Z">
              <w:r w:rsidRPr="00026C59" w:rsidDel="00D40F8E">
                <w:rPr>
                  <w:rFonts w:ascii="Times New Roman"/>
                  <w:color w:val="000000"/>
                </w:rPr>
                <w:delText>Material Inspector</w:delText>
              </w:r>
            </w:del>
          </w:p>
        </w:tc>
      </w:tr>
      <w:tr w:rsidR="00A71B3A" w:rsidRPr="00134484" w:rsidDel="00D40F8E" w:rsidTr="00A71B3A">
        <w:trPr>
          <w:trHeight w:val="472"/>
          <w:del w:id="1295" w:author="刘宇" w:date="2022-12-13T11:49:00Z"/>
        </w:trPr>
        <w:tc>
          <w:tcPr>
            <w:tcW w:w="2985" w:type="dxa"/>
            <w:gridSpan w:val="4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296" w:author="刘宇" w:date="2022-12-13T11:49:00Z"/>
                <w:noProof/>
                <w:color w:val="000000"/>
              </w:rPr>
              <w:pPrChange w:id="1297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298" w:author="刘宇" w:date="2022-12-13T11:49:00Z">
              <w:r w:rsidRPr="00134484" w:rsidDel="00D40F8E">
                <w:rPr>
                  <w:rFonts w:hAnsi="宋体"/>
                  <w:color w:val="000000"/>
                </w:rPr>
                <w:delText>★（</w:delText>
              </w:r>
              <w:r w:rsidRPr="00134484" w:rsidDel="00D40F8E">
                <w:rPr>
                  <w:rFonts w:hint="eastAsia"/>
                  <w:color w:val="000000"/>
                </w:rPr>
                <w:delText>17</w:delText>
              </w:r>
              <w:r w:rsidRPr="00134484" w:rsidDel="00D40F8E">
                <w:rPr>
                  <w:rFonts w:hAnsi="宋体"/>
                  <w:color w:val="000000"/>
                </w:rPr>
                <w:delText>）</w:delText>
              </w:r>
            </w:del>
          </w:p>
        </w:tc>
        <w:tc>
          <w:tcPr>
            <w:tcW w:w="3000" w:type="dxa"/>
            <w:gridSpan w:val="5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299" w:author="刘宇" w:date="2022-12-13T11:49:00Z"/>
                <w:noProof/>
                <w:color w:val="000000"/>
              </w:rPr>
              <w:pPrChange w:id="1300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301" w:author="刘宇" w:date="2022-12-13T11:49:00Z">
              <w:r w:rsidRPr="00134484" w:rsidDel="00D40F8E">
                <w:rPr>
                  <w:rFonts w:hAnsi="宋体"/>
                  <w:color w:val="000000"/>
                </w:rPr>
                <w:delText>★（</w:delText>
              </w:r>
              <w:r w:rsidRPr="00134484" w:rsidDel="00D40F8E">
                <w:rPr>
                  <w:rFonts w:hint="eastAsia"/>
                  <w:noProof/>
                  <w:color w:val="000000"/>
                </w:rPr>
                <w:delText>18</w:delText>
              </w:r>
              <w:r w:rsidRPr="00134484" w:rsidDel="00D40F8E">
                <w:rPr>
                  <w:rFonts w:hAnsi="宋体"/>
                  <w:noProof/>
                  <w:color w:val="000000"/>
                </w:rPr>
                <w:delText>）</w:delText>
              </w:r>
            </w:del>
          </w:p>
        </w:tc>
        <w:tc>
          <w:tcPr>
            <w:tcW w:w="2215" w:type="dxa"/>
            <w:gridSpan w:val="6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302" w:author="刘宇" w:date="2022-12-13T11:49:00Z"/>
                <w:noProof/>
                <w:color w:val="000000"/>
              </w:rPr>
              <w:pPrChange w:id="1303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304" w:author="刘宇" w:date="2022-12-13T11:49:00Z">
              <w:r w:rsidRPr="00134484" w:rsidDel="00D40F8E">
                <w:rPr>
                  <w:rFonts w:hAnsi="宋体"/>
                  <w:noProof/>
                  <w:color w:val="000000"/>
                </w:rPr>
                <w:delText>（</w:delText>
              </w:r>
              <w:r w:rsidRPr="00134484" w:rsidDel="00D40F8E">
                <w:rPr>
                  <w:rFonts w:hint="eastAsia"/>
                  <w:noProof/>
                  <w:color w:val="000000"/>
                </w:rPr>
                <w:delText>26</w:delText>
              </w:r>
              <w:r w:rsidRPr="00134484" w:rsidDel="00D40F8E">
                <w:rPr>
                  <w:rFonts w:hAnsi="宋体"/>
                  <w:noProof/>
                  <w:color w:val="000000"/>
                </w:rPr>
                <w:delText>）</w:delText>
              </w:r>
            </w:del>
          </w:p>
        </w:tc>
        <w:tc>
          <w:tcPr>
            <w:tcW w:w="2019" w:type="dxa"/>
            <w:gridSpan w:val="4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305" w:author="刘宇" w:date="2022-12-13T11:49:00Z"/>
                <w:noProof/>
                <w:color w:val="000000"/>
              </w:rPr>
              <w:pPrChange w:id="1306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307" w:author="刘宇" w:date="2022-12-13T11:49:00Z">
              <w:r w:rsidRPr="00134484" w:rsidDel="00D40F8E">
                <w:rPr>
                  <w:rFonts w:hAnsi="宋体"/>
                  <w:noProof/>
                  <w:color w:val="000000"/>
                </w:rPr>
                <w:delText>（</w:delText>
              </w:r>
              <w:r w:rsidRPr="00134484" w:rsidDel="00D40F8E">
                <w:rPr>
                  <w:rFonts w:hint="eastAsia"/>
                  <w:noProof/>
                  <w:color w:val="000000"/>
                </w:rPr>
                <w:delText>27</w:delText>
              </w:r>
              <w:r w:rsidRPr="00134484" w:rsidDel="00D40F8E">
                <w:rPr>
                  <w:rFonts w:hAnsi="宋体"/>
                  <w:noProof/>
                  <w:color w:val="000000"/>
                </w:rPr>
                <w:delText>）</w:delText>
              </w:r>
            </w:del>
          </w:p>
        </w:tc>
        <w:tc>
          <w:tcPr>
            <w:tcW w:w="2195" w:type="dxa"/>
            <w:gridSpan w:val="3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308" w:author="刘宇" w:date="2022-12-13T11:49:00Z"/>
                <w:noProof/>
                <w:color w:val="000000"/>
              </w:rPr>
              <w:pPrChange w:id="1309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310" w:author="刘宇" w:date="2022-12-13T11:49:00Z">
              <w:r w:rsidRPr="00134484" w:rsidDel="00D40F8E">
                <w:rPr>
                  <w:rFonts w:hAnsi="宋体"/>
                  <w:noProof/>
                  <w:color w:val="000000"/>
                </w:rPr>
                <w:delText>（</w:delText>
              </w:r>
              <w:r w:rsidRPr="00134484" w:rsidDel="00D40F8E">
                <w:rPr>
                  <w:rFonts w:hint="eastAsia"/>
                  <w:noProof/>
                  <w:color w:val="000000"/>
                </w:rPr>
                <w:delText>28</w:delText>
              </w:r>
              <w:r w:rsidRPr="00134484" w:rsidDel="00D40F8E">
                <w:rPr>
                  <w:rFonts w:hAnsi="宋体"/>
                  <w:noProof/>
                  <w:color w:val="000000"/>
                </w:rPr>
                <w:delText>）</w:delText>
              </w:r>
            </w:del>
          </w:p>
        </w:tc>
      </w:tr>
      <w:tr w:rsidR="00A71B3A" w:rsidRPr="00134484" w:rsidDel="00D40F8E" w:rsidTr="00A71B3A">
        <w:trPr>
          <w:trHeight w:val="459"/>
          <w:del w:id="1311" w:author="刘宇" w:date="2022-12-13T11:49:00Z"/>
        </w:trPr>
        <w:tc>
          <w:tcPr>
            <w:tcW w:w="1053" w:type="dxa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312" w:author="刘宇" w:date="2022-12-13T11:49:00Z"/>
              </w:rPr>
              <w:pPrChange w:id="1313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314" w:author="刘宇" w:date="2022-12-13T11:49:00Z">
              <w:r w:rsidRPr="00134484" w:rsidDel="00D40F8E">
                <w:rPr>
                  <w:rFonts w:hAnsi="宋体"/>
                </w:rPr>
                <w:delText>分卡日期</w:delText>
              </w:r>
            </w:del>
          </w:p>
          <w:p w:rsidR="005B04C7" w:rsidRDefault="00A71B3A" w:rsidP="005B04C7">
            <w:pPr>
              <w:pStyle w:val="a7"/>
              <w:ind w:left="5250"/>
              <w:jc w:val="both"/>
              <w:rPr>
                <w:del w:id="1315" w:author="刘宇" w:date="2022-12-13T11:49:00Z"/>
                <w:noProof/>
              </w:rPr>
              <w:pPrChange w:id="1316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317" w:author="刘宇" w:date="2022-12-13T11:49:00Z">
              <w:r w:rsidRPr="00134484" w:rsidDel="00D40F8E">
                <w:delText>Split on</w:delText>
              </w:r>
            </w:del>
          </w:p>
        </w:tc>
        <w:tc>
          <w:tcPr>
            <w:tcW w:w="826" w:type="dxa"/>
            <w:gridSpan w:val="2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318" w:author="刘宇" w:date="2022-12-13T11:49:00Z"/>
              </w:rPr>
              <w:pPrChange w:id="1319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320" w:author="刘宇" w:date="2022-12-13T11:49:00Z">
              <w:r w:rsidRPr="00134484" w:rsidDel="00D40F8E">
                <w:rPr>
                  <w:rFonts w:hAnsi="宋体"/>
                </w:rPr>
                <w:delText>工序号</w:delText>
              </w:r>
            </w:del>
          </w:p>
          <w:p w:rsidR="005B04C7" w:rsidRDefault="00A71B3A" w:rsidP="005B04C7">
            <w:pPr>
              <w:pStyle w:val="a7"/>
              <w:ind w:left="5250"/>
              <w:jc w:val="both"/>
              <w:rPr>
                <w:del w:id="1321" w:author="刘宇" w:date="2022-12-13T11:49:00Z"/>
                <w:rFonts w:ascii="Times New Roman"/>
                <w:noProof/>
              </w:rPr>
              <w:pPrChange w:id="1322" w:author="刘宇" w:date="2022-12-13T11:49:00Z">
                <w:pPr>
                  <w:pStyle w:val="2"/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</w:pPr>
              </w:pPrChange>
            </w:pPr>
            <w:del w:id="1323" w:author="刘宇" w:date="2022-12-13T11:49:00Z">
              <w:r w:rsidRPr="00026C59" w:rsidDel="00D40F8E">
                <w:rPr>
                  <w:rFonts w:ascii="Times New Roman"/>
                </w:rPr>
                <w:delText>OP No.</w:delText>
              </w:r>
            </w:del>
          </w:p>
        </w:tc>
        <w:tc>
          <w:tcPr>
            <w:tcW w:w="1106" w:type="dxa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324" w:author="刘宇" w:date="2022-12-13T11:49:00Z"/>
                <w:noProof/>
              </w:rPr>
              <w:pPrChange w:id="1325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326" w:author="刘宇" w:date="2022-12-13T11:49:00Z">
              <w:r w:rsidRPr="00134484" w:rsidDel="00D40F8E">
                <w:delText>分卡数量</w:delText>
              </w:r>
              <w:r w:rsidRPr="00134484" w:rsidDel="00D40F8E">
                <w:delText>Split Qty.</w:delText>
              </w:r>
            </w:del>
          </w:p>
        </w:tc>
        <w:tc>
          <w:tcPr>
            <w:tcW w:w="966" w:type="dxa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327" w:author="刘宇" w:date="2022-12-13T11:49:00Z"/>
              </w:rPr>
              <w:pPrChange w:id="1328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329" w:author="刘宇" w:date="2022-12-13T11:49:00Z">
              <w:r w:rsidRPr="00134484" w:rsidDel="00D40F8E">
                <w:rPr>
                  <w:rFonts w:hAnsi="宋体"/>
                </w:rPr>
                <w:delText>结余数量</w:delText>
              </w:r>
            </w:del>
          </w:p>
          <w:p w:rsidR="005B04C7" w:rsidRDefault="00A71B3A" w:rsidP="005B04C7">
            <w:pPr>
              <w:pStyle w:val="a7"/>
              <w:ind w:left="5250"/>
              <w:jc w:val="both"/>
              <w:rPr>
                <w:del w:id="1330" w:author="刘宇" w:date="2022-12-13T11:49:00Z"/>
                <w:rFonts w:ascii="Times New Roman"/>
                <w:noProof/>
              </w:rPr>
              <w:pPrChange w:id="1331" w:author="刘宇" w:date="2022-12-13T11:49:00Z">
                <w:pPr>
                  <w:pStyle w:val="2"/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</w:pPr>
              </w:pPrChange>
            </w:pPr>
            <w:del w:id="1332" w:author="刘宇" w:date="2022-12-13T11:49:00Z">
              <w:r w:rsidRPr="00026C59" w:rsidDel="00D40F8E">
                <w:rPr>
                  <w:rFonts w:ascii="Times New Roman"/>
                </w:rPr>
                <w:delText>Balance</w:delText>
              </w:r>
            </w:del>
          </w:p>
        </w:tc>
        <w:tc>
          <w:tcPr>
            <w:tcW w:w="966" w:type="dxa"/>
            <w:gridSpan w:val="2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333" w:author="刘宇" w:date="2022-12-13T11:49:00Z"/>
              </w:rPr>
              <w:pPrChange w:id="1334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335" w:author="刘宇" w:date="2022-12-13T11:49:00Z">
              <w:r w:rsidRPr="00134484" w:rsidDel="00D40F8E">
                <w:rPr>
                  <w:rFonts w:hAnsi="宋体"/>
                </w:rPr>
                <w:delText>分卡者</w:delText>
              </w:r>
            </w:del>
          </w:p>
          <w:p w:rsidR="005B04C7" w:rsidRDefault="00A71B3A" w:rsidP="005B04C7">
            <w:pPr>
              <w:pStyle w:val="a7"/>
              <w:ind w:left="5250"/>
              <w:jc w:val="both"/>
              <w:rPr>
                <w:del w:id="1336" w:author="刘宇" w:date="2022-12-13T11:49:00Z"/>
                <w:rFonts w:ascii="Times New Roman"/>
                <w:noProof/>
              </w:rPr>
              <w:pPrChange w:id="1337" w:author="刘宇" w:date="2022-12-13T11:49:00Z">
                <w:pPr>
                  <w:pStyle w:val="2"/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</w:pPr>
              </w:pPrChange>
            </w:pPr>
            <w:del w:id="1338" w:author="刘宇" w:date="2022-12-13T11:49:00Z">
              <w:r w:rsidDel="00D40F8E">
                <w:rPr>
                  <w:rFonts w:ascii="Times New Roman"/>
                </w:rPr>
                <w:delText>Split b</w:delText>
              </w:r>
              <w:r w:rsidRPr="00026C59" w:rsidDel="00D40F8E">
                <w:rPr>
                  <w:rFonts w:ascii="Times New Roman"/>
                </w:rPr>
                <w:delText>y</w:delText>
              </w:r>
            </w:del>
          </w:p>
        </w:tc>
        <w:tc>
          <w:tcPr>
            <w:tcW w:w="940" w:type="dxa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339" w:author="刘宇" w:date="2022-12-13T11:49:00Z"/>
              </w:rPr>
              <w:pPrChange w:id="1340" w:author="刘宇" w:date="2022-12-13T11:49:00Z">
                <w:pPr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  <w:jc w:val="center"/>
                </w:pPr>
              </w:pPrChange>
            </w:pPr>
            <w:del w:id="1341" w:author="刘宇" w:date="2022-12-13T11:49:00Z">
              <w:r w:rsidRPr="00134484" w:rsidDel="00D40F8E">
                <w:rPr>
                  <w:rFonts w:hAnsi="宋体"/>
                </w:rPr>
                <w:delText>检验</w:delText>
              </w:r>
            </w:del>
          </w:p>
          <w:p w:rsidR="005B04C7" w:rsidRDefault="00A71B3A" w:rsidP="005B04C7">
            <w:pPr>
              <w:pStyle w:val="a7"/>
              <w:ind w:left="5250"/>
              <w:jc w:val="both"/>
              <w:rPr>
                <w:del w:id="1342" w:author="刘宇" w:date="2022-12-13T11:49:00Z"/>
                <w:rFonts w:ascii="Times New Roman"/>
                <w:noProof/>
              </w:rPr>
              <w:pPrChange w:id="1343" w:author="刘宇" w:date="2022-12-13T11:49:00Z">
                <w:pPr>
                  <w:pStyle w:val="2"/>
                  <w:framePr w:hSpace="180" w:wrap="around" w:vAnchor="page" w:hAnchor="margin" w:xAlign="center" w:y="1171"/>
                  <w:pBdr>
                    <w:bottom w:val="single" w:sz="6" w:space="1" w:color="auto"/>
                  </w:pBdr>
                  <w:tabs>
                    <w:tab w:val="center" w:pos="4153"/>
                    <w:tab w:val="right" w:pos="8306"/>
                  </w:tabs>
                  <w:snapToGrid w:val="0"/>
                  <w:spacing w:line="240" w:lineRule="exact"/>
                </w:pPr>
              </w:pPrChange>
            </w:pPr>
            <w:del w:id="1344" w:author="刘宇" w:date="2022-12-13T11:49:00Z">
              <w:r w:rsidRPr="00026C59" w:rsidDel="00D40F8E">
                <w:rPr>
                  <w:rFonts w:ascii="Times New Roman"/>
                </w:rPr>
                <w:delText>Inspector</w:delText>
              </w:r>
            </w:del>
          </w:p>
        </w:tc>
        <w:tc>
          <w:tcPr>
            <w:tcW w:w="236" w:type="dxa"/>
            <w:gridSpan w:val="2"/>
            <w:vMerge w:val="restart"/>
            <w:vAlign w:val="center"/>
          </w:tcPr>
          <w:p w:rsidR="005B04C7" w:rsidRDefault="005B04C7" w:rsidP="005B04C7">
            <w:pPr>
              <w:pStyle w:val="a7"/>
              <w:ind w:left="5250"/>
              <w:jc w:val="both"/>
              <w:rPr>
                <w:del w:id="1345" w:author="刘宇" w:date="2022-12-13T11:49:00Z"/>
                <w:noProof/>
              </w:rPr>
              <w:pPrChange w:id="1346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</w:p>
        </w:tc>
        <w:tc>
          <w:tcPr>
            <w:tcW w:w="1141" w:type="dxa"/>
            <w:gridSpan w:val="2"/>
            <w:tcBorders>
              <w:bottom w:val="nil"/>
            </w:tcBorders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347" w:author="刘宇" w:date="2022-12-13T11:49:00Z"/>
              </w:rPr>
              <w:pPrChange w:id="1348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  <w:del w:id="1349" w:author="刘宇" w:date="2022-12-13T11:49:00Z">
              <w:r w:rsidRPr="00134484" w:rsidDel="00D40F8E">
                <w:rPr>
                  <w:rFonts w:hAnsi="宋体"/>
                </w:rPr>
                <w:delText>分卡日期</w:delText>
              </w:r>
            </w:del>
          </w:p>
          <w:p w:rsidR="005B04C7" w:rsidRDefault="00A71B3A" w:rsidP="005B04C7">
            <w:pPr>
              <w:pStyle w:val="a7"/>
              <w:ind w:left="5250"/>
              <w:jc w:val="both"/>
              <w:rPr>
                <w:del w:id="1350" w:author="刘宇" w:date="2022-12-13T11:49:00Z"/>
                <w:noProof/>
              </w:rPr>
              <w:pPrChange w:id="1351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  <w:del w:id="1352" w:author="刘宇" w:date="2022-12-13T11:49:00Z">
              <w:r w:rsidRPr="00134484" w:rsidDel="00D40F8E">
                <w:delText>Split On</w:delText>
              </w:r>
            </w:del>
          </w:p>
        </w:tc>
        <w:tc>
          <w:tcPr>
            <w:tcW w:w="966" w:type="dxa"/>
            <w:gridSpan w:val="3"/>
            <w:tcBorders>
              <w:bottom w:val="nil"/>
            </w:tcBorders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353" w:author="刘宇" w:date="2022-12-13T11:49:00Z"/>
              </w:rPr>
              <w:pPrChange w:id="1354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  <w:del w:id="1355" w:author="刘宇" w:date="2022-12-13T11:49:00Z">
              <w:r w:rsidRPr="00134484" w:rsidDel="00D40F8E">
                <w:rPr>
                  <w:rFonts w:hAnsi="宋体"/>
                </w:rPr>
                <w:delText>工序号</w:delText>
              </w:r>
            </w:del>
          </w:p>
          <w:p w:rsidR="005B04C7" w:rsidRDefault="00A71B3A" w:rsidP="005B04C7">
            <w:pPr>
              <w:pStyle w:val="a7"/>
              <w:ind w:left="5250"/>
              <w:jc w:val="both"/>
              <w:rPr>
                <w:del w:id="1356" w:author="刘宇" w:date="2022-12-13T11:49:00Z"/>
                <w:rFonts w:ascii="Times New Roman"/>
                <w:noProof/>
              </w:rPr>
              <w:pPrChange w:id="1357" w:author="刘宇" w:date="2022-12-13T11:49:00Z">
                <w:pPr>
                  <w:pStyle w:val="2"/>
                  <w:framePr w:hSpace="180" w:wrap="around" w:vAnchor="page" w:hAnchor="margin" w:xAlign="center" w:y="1171"/>
                  <w:spacing w:line="240" w:lineRule="exact"/>
                </w:pPr>
              </w:pPrChange>
            </w:pPr>
            <w:del w:id="1358" w:author="刘宇" w:date="2022-12-13T11:49:00Z">
              <w:r w:rsidRPr="00026C59" w:rsidDel="00D40F8E">
                <w:rPr>
                  <w:rFonts w:ascii="Times New Roman"/>
                </w:rPr>
                <w:delText>OP No.</w:delText>
              </w:r>
            </w:del>
          </w:p>
        </w:tc>
        <w:tc>
          <w:tcPr>
            <w:tcW w:w="966" w:type="dxa"/>
            <w:gridSpan w:val="2"/>
            <w:tcBorders>
              <w:bottom w:val="nil"/>
            </w:tcBorders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359" w:author="刘宇" w:date="2022-12-13T11:49:00Z"/>
              </w:rPr>
              <w:pPrChange w:id="1360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  <w:del w:id="1361" w:author="刘宇" w:date="2022-12-13T11:49:00Z">
              <w:r w:rsidRPr="00134484" w:rsidDel="00D40F8E">
                <w:rPr>
                  <w:rFonts w:hAnsi="宋体"/>
                </w:rPr>
                <w:delText>分卡数量</w:delText>
              </w:r>
            </w:del>
          </w:p>
          <w:p w:rsidR="005B04C7" w:rsidRDefault="00A71B3A" w:rsidP="005B04C7">
            <w:pPr>
              <w:pStyle w:val="a7"/>
              <w:ind w:left="5250"/>
              <w:jc w:val="both"/>
              <w:rPr>
                <w:del w:id="1362" w:author="刘宇" w:date="2022-12-13T11:49:00Z"/>
                <w:noProof/>
              </w:rPr>
              <w:pPrChange w:id="1363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  <w:del w:id="1364" w:author="刘宇" w:date="2022-12-13T11:49:00Z">
              <w:r w:rsidRPr="00134484" w:rsidDel="00D40F8E">
                <w:delText>Split Qty.</w:delText>
              </w:r>
            </w:del>
          </w:p>
        </w:tc>
        <w:tc>
          <w:tcPr>
            <w:tcW w:w="1053" w:type="dxa"/>
            <w:gridSpan w:val="2"/>
            <w:tcBorders>
              <w:bottom w:val="nil"/>
            </w:tcBorders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365" w:author="刘宇" w:date="2022-12-13T11:49:00Z"/>
              </w:rPr>
              <w:pPrChange w:id="1366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  <w:del w:id="1367" w:author="刘宇" w:date="2022-12-13T11:49:00Z">
              <w:r w:rsidRPr="00134484" w:rsidDel="00D40F8E">
                <w:rPr>
                  <w:rFonts w:hAnsi="宋体"/>
                </w:rPr>
                <w:delText>结余数量</w:delText>
              </w:r>
            </w:del>
          </w:p>
          <w:p w:rsidR="005B04C7" w:rsidRDefault="00A71B3A" w:rsidP="005B04C7">
            <w:pPr>
              <w:pStyle w:val="a7"/>
              <w:ind w:left="5250"/>
              <w:jc w:val="both"/>
              <w:rPr>
                <w:del w:id="1368" w:author="刘宇" w:date="2022-12-13T11:49:00Z"/>
                <w:rFonts w:ascii="Times New Roman"/>
                <w:noProof/>
              </w:rPr>
              <w:pPrChange w:id="1369" w:author="刘宇" w:date="2022-12-13T11:49:00Z">
                <w:pPr>
                  <w:pStyle w:val="2"/>
                  <w:framePr w:hSpace="180" w:wrap="around" w:vAnchor="page" w:hAnchor="margin" w:xAlign="center" w:y="1171"/>
                  <w:spacing w:line="240" w:lineRule="exact"/>
                </w:pPr>
              </w:pPrChange>
            </w:pPr>
            <w:del w:id="1370" w:author="刘宇" w:date="2022-12-13T11:49:00Z">
              <w:r w:rsidRPr="00026C59" w:rsidDel="00D40F8E">
                <w:rPr>
                  <w:rFonts w:ascii="Times New Roman"/>
                </w:rPr>
                <w:delText>Balance</w:delText>
              </w:r>
            </w:del>
          </w:p>
        </w:tc>
        <w:tc>
          <w:tcPr>
            <w:tcW w:w="967" w:type="dxa"/>
            <w:tcBorders>
              <w:bottom w:val="nil"/>
            </w:tcBorders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371" w:author="刘宇" w:date="2022-12-13T11:49:00Z"/>
              </w:rPr>
              <w:pPrChange w:id="1372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  <w:del w:id="1373" w:author="刘宇" w:date="2022-12-13T11:49:00Z">
              <w:r w:rsidRPr="00134484" w:rsidDel="00D40F8E">
                <w:rPr>
                  <w:rFonts w:hAnsi="宋体"/>
                </w:rPr>
                <w:delText>分卡者</w:delText>
              </w:r>
            </w:del>
          </w:p>
          <w:p w:rsidR="005B04C7" w:rsidRDefault="00A71B3A" w:rsidP="005B04C7">
            <w:pPr>
              <w:pStyle w:val="a7"/>
              <w:ind w:left="5250"/>
              <w:jc w:val="both"/>
              <w:rPr>
                <w:del w:id="1374" w:author="刘宇" w:date="2022-12-13T11:49:00Z"/>
                <w:rFonts w:ascii="Times New Roman"/>
                <w:noProof/>
              </w:rPr>
              <w:pPrChange w:id="1375" w:author="刘宇" w:date="2022-12-13T11:49:00Z">
                <w:pPr>
                  <w:pStyle w:val="2"/>
                  <w:framePr w:hSpace="180" w:wrap="around" w:vAnchor="page" w:hAnchor="margin" w:xAlign="center" w:y="1171"/>
                  <w:spacing w:line="240" w:lineRule="exact"/>
                </w:pPr>
              </w:pPrChange>
            </w:pPr>
            <w:del w:id="1376" w:author="刘宇" w:date="2022-12-13T11:49:00Z">
              <w:r w:rsidDel="00D40F8E">
                <w:rPr>
                  <w:rFonts w:ascii="Times New Roman"/>
                </w:rPr>
                <w:delText>Split b</w:delText>
              </w:r>
              <w:r w:rsidRPr="00026C59" w:rsidDel="00D40F8E">
                <w:rPr>
                  <w:rFonts w:ascii="Times New Roman"/>
                </w:rPr>
                <w:delText>y</w:delText>
              </w:r>
            </w:del>
          </w:p>
        </w:tc>
        <w:tc>
          <w:tcPr>
            <w:tcW w:w="1228" w:type="dxa"/>
            <w:gridSpan w:val="2"/>
            <w:tcBorders>
              <w:bottom w:val="nil"/>
            </w:tcBorders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377" w:author="刘宇" w:date="2022-12-13T11:49:00Z"/>
              </w:rPr>
              <w:pPrChange w:id="1378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  <w:del w:id="1379" w:author="刘宇" w:date="2022-12-13T11:49:00Z">
              <w:r w:rsidRPr="00134484" w:rsidDel="00D40F8E">
                <w:rPr>
                  <w:rFonts w:hAnsi="宋体"/>
                </w:rPr>
                <w:delText>检验</w:delText>
              </w:r>
            </w:del>
          </w:p>
          <w:p w:rsidR="005B04C7" w:rsidRDefault="00A71B3A" w:rsidP="005B04C7">
            <w:pPr>
              <w:pStyle w:val="a7"/>
              <w:ind w:left="5250"/>
              <w:jc w:val="both"/>
              <w:rPr>
                <w:del w:id="1380" w:author="刘宇" w:date="2022-12-13T11:49:00Z"/>
                <w:rFonts w:ascii="Times New Roman"/>
                <w:noProof/>
              </w:rPr>
              <w:pPrChange w:id="1381" w:author="刘宇" w:date="2022-12-13T11:49:00Z">
                <w:pPr>
                  <w:pStyle w:val="2"/>
                  <w:framePr w:hSpace="180" w:wrap="around" w:vAnchor="page" w:hAnchor="margin" w:xAlign="center" w:y="1171"/>
                  <w:spacing w:line="240" w:lineRule="exact"/>
                </w:pPr>
              </w:pPrChange>
            </w:pPr>
            <w:del w:id="1382" w:author="刘宇" w:date="2022-12-13T11:49:00Z">
              <w:r w:rsidRPr="00026C59" w:rsidDel="00D40F8E">
                <w:rPr>
                  <w:rFonts w:ascii="Times New Roman"/>
                </w:rPr>
                <w:delText>Inspector</w:delText>
              </w:r>
            </w:del>
          </w:p>
        </w:tc>
      </w:tr>
      <w:tr w:rsidR="00A71B3A" w:rsidRPr="00134484" w:rsidDel="00D40F8E" w:rsidTr="00A71B3A">
        <w:trPr>
          <w:trHeight w:val="332"/>
          <w:del w:id="1383" w:author="刘宇" w:date="2022-12-13T11:49:00Z"/>
        </w:trPr>
        <w:tc>
          <w:tcPr>
            <w:tcW w:w="1053" w:type="dxa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384" w:author="刘宇" w:date="2022-12-13T11:49:00Z"/>
                <w:noProof/>
              </w:rPr>
              <w:pPrChange w:id="1385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  <w:del w:id="1386" w:author="刘宇" w:date="2022-12-13T11:49:00Z">
              <w:r w:rsidRPr="00134484" w:rsidDel="00D40F8E">
                <w:rPr>
                  <w:rFonts w:hAnsi="宋体"/>
                  <w:noProof/>
                </w:rPr>
                <w:delText>（</w:delText>
              </w:r>
              <w:r w:rsidRPr="00134484" w:rsidDel="00D40F8E">
                <w:rPr>
                  <w:rFonts w:hint="eastAsia"/>
                  <w:noProof/>
                </w:rPr>
                <w:delText>29</w:delText>
              </w:r>
              <w:r w:rsidRPr="00134484" w:rsidDel="00D40F8E">
                <w:rPr>
                  <w:rFonts w:hAnsi="宋体"/>
                  <w:noProof/>
                </w:rPr>
                <w:delText>）</w:delText>
              </w:r>
            </w:del>
          </w:p>
        </w:tc>
        <w:tc>
          <w:tcPr>
            <w:tcW w:w="826" w:type="dxa"/>
            <w:gridSpan w:val="2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387" w:author="刘宇" w:date="2022-12-13T11:49:00Z"/>
                <w:noProof/>
              </w:rPr>
              <w:pPrChange w:id="1388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  <w:del w:id="1389" w:author="刘宇" w:date="2022-12-13T11:49:00Z">
              <w:r w:rsidRPr="00134484" w:rsidDel="00D40F8E">
                <w:rPr>
                  <w:rFonts w:hAnsi="宋体"/>
                  <w:noProof/>
                </w:rPr>
                <w:delText>（</w:delText>
              </w:r>
              <w:r w:rsidRPr="00134484" w:rsidDel="00D40F8E">
                <w:rPr>
                  <w:rFonts w:hint="eastAsia"/>
                  <w:noProof/>
                </w:rPr>
                <w:delText>30</w:delText>
              </w:r>
              <w:r w:rsidRPr="00134484" w:rsidDel="00D40F8E">
                <w:rPr>
                  <w:rFonts w:hAnsi="宋体"/>
                  <w:noProof/>
                </w:rPr>
                <w:delText>）</w:delText>
              </w:r>
            </w:del>
          </w:p>
        </w:tc>
        <w:tc>
          <w:tcPr>
            <w:tcW w:w="1106" w:type="dxa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390" w:author="刘宇" w:date="2022-12-13T11:49:00Z"/>
                <w:noProof/>
              </w:rPr>
              <w:pPrChange w:id="1391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  <w:del w:id="1392" w:author="刘宇" w:date="2022-12-13T11:49:00Z">
              <w:r w:rsidRPr="00134484" w:rsidDel="00D40F8E">
                <w:rPr>
                  <w:noProof/>
                </w:rPr>
                <w:delText>（</w:delText>
              </w:r>
              <w:r w:rsidRPr="00134484" w:rsidDel="00D40F8E">
                <w:rPr>
                  <w:rFonts w:hint="eastAsia"/>
                  <w:noProof/>
                </w:rPr>
                <w:delText>31</w:delText>
              </w:r>
              <w:r w:rsidRPr="00134484" w:rsidDel="00D40F8E">
                <w:rPr>
                  <w:noProof/>
                </w:rPr>
                <w:delText>）</w:delText>
              </w:r>
            </w:del>
          </w:p>
        </w:tc>
        <w:tc>
          <w:tcPr>
            <w:tcW w:w="966" w:type="dxa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393" w:author="刘宇" w:date="2022-12-13T11:49:00Z"/>
                <w:noProof/>
              </w:rPr>
              <w:pPrChange w:id="1394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  <w:del w:id="1395" w:author="刘宇" w:date="2022-12-13T11:49:00Z">
              <w:r w:rsidRPr="00134484" w:rsidDel="00D40F8E">
                <w:rPr>
                  <w:rFonts w:hAnsi="宋体"/>
                  <w:noProof/>
                </w:rPr>
                <w:delText>（</w:delText>
              </w:r>
              <w:r w:rsidRPr="00134484" w:rsidDel="00D40F8E">
                <w:rPr>
                  <w:rFonts w:hint="eastAsia"/>
                  <w:noProof/>
                </w:rPr>
                <w:delText>32</w:delText>
              </w:r>
              <w:r w:rsidRPr="00134484" w:rsidDel="00D40F8E">
                <w:rPr>
                  <w:rFonts w:hAnsi="宋体"/>
                  <w:noProof/>
                </w:rPr>
                <w:delText>）</w:delText>
              </w:r>
            </w:del>
          </w:p>
        </w:tc>
        <w:tc>
          <w:tcPr>
            <w:tcW w:w="966" w:type="dxa"/>
            <w:gridSpan w:val="2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396" w:author="刘宇" w:date="2022-12-13T11:49:00Z"/>
                <w:noProof/>
              </w:rPr>
              <w:pPrChange w:id="1397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  <w:del w:id="1398" w:author="刘宇" w:date="2022-12-13T11:49:00Z">
              <w:r w:rsidRPr="00134484" w:rsidDel="00D40F8E">
                <w:rPr>
                  <w:rFonts w:hAnsi="宋体"/>
                  <w:noProof/>
                </w:rPr>
                <w:delText>（</w:delText>
              </w:r>
              <w:r w:rsidRPr="00134484" w:rsidDel="00D40F8E">
                <w:rPr>
                  <w:rFonts w:hint="eastAsia"/>
                  <w:noProof/>
                </w:rPr>
                <w:delText>33</w:delText>
              </w:r>
              <w:r w:rsidRPr="00134484" w:rsidDel="00D40F8E">
                <w:rPr>
                  <w:rFonts w:hAnsi="宋体"/>
                  <w:noProof/>
                </w:rPr>
                <w:delText>）</w:delText>
              </w:r>
            </w:del>
          </w:p>
        </w:tc>
        <w:tc>
          <w:tcPr>
            <w:tcW w:w="940" w:type="dxa"/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399" w:author="刘宇" w:date="2022-12-13T11:49:00Z"/>
                <w:noProof/>
              </w:rPr>
              <w:pPrChange w:id="1400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  <w:del w:id="1401" w:author="刘宇" w:date="2022-12-13T11:49:00Z">
              <w:r w:rsidRPr="00134484" w:rsidDel="00D40F8E">
                <w:rPr>
                  <w:rFonts w:hAnsi="宋体"/>
                  <w:noProof/>
                </w:rPr>
                <w:delText>（</w:delText>
              </w:r>
              <w:r w:rsidRPr="00134484" w:rsidDel="00D40F8E">
                <w:rPr>
                  <w:rFonts w:hint="eastAsia"/>
                  <w:noProof/>
                </w:rPr>
                <w:delText>34</w:delText>
              </w:r>
              <w:r w:rsidRPr="00134484" w:rsidDel="00D40F8E">
                <w:rPr>
                  <w:rFonts w:hAnsi="宋体"/>
                  <w:noProof/>
                </w:rPr>
                <w:delText>）</w:delText>
              </w:r>
            </w:del>
          </w:p>
        </w:tc>
        <w:tc>
          <w:tcPr>
            <w:tcW w:w="236" w:type="dxa"/>
            <w:gridSpan w:val="2"/>
            <w:vMerge/>
            <w:vAlign w:val="center"/>
          </w:tcPr>
          <w:p w:rsidR="005B04C7" w:rsidRDefault="005B04C7" w:rsidP="005B04C7">
            <w:pPr>
              <w:pStyle w:val="a7"/>
              <w:ind w:left="5250"/>
              <w:jc w:val="both"/>
              <w:rPr>
                <w:del w:id="1402" w:author="刘宇" w:date="2022-12-13T11:49:00Z"/>
                <w:noProof/>
              </w:rPr>
              <w:pPrChange w:id="1403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</w:p>
        </w:tc>
        <w:tc>
          <w:tcPr>
            <w:tcW w:w="114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404" w:author="刘宇" w:date="2022-12-13T11:49:00Z"/>
                <w:noProof/>
              </w:rPr>
              <w:pPrChange w:id="1405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  <w:del w:id="1406" w:author="刘宇" w:date="2022-12-13T11:49:00Z">
              <w:r w:rsidRPr="00134484" w:rsidDel="00D40F8E">
                <w:rPr>
                  <w:rFonts w:hAnsi="宋体"/>
                  <w:noProof/>
                </w:rPr>
                <w:delText>（</w:delText>
              </w:r>
              <w:r w:rsidRPr="00134484" w:rsidDel="00D40F8E">
                <w:rPr>
                  <w:rFonts w:hint="eastAsia"/>
                  <w:noProof/>
                </w:rPr>
                <w:delText>29</w:delText>
              </w:r>
              <w:r w:rsidRPr="00134484" w:rsidDel="00D40F8E">
                <w:rPr>
                  <w:rFonts w:hAnsi="宋体"/>
                  <w:noProof/>
                </w:rPr>
                <w:delText>）</w:delText>
              </w:r>
            </w:del>
          </w:p>
        </w:tc>
        <w:tc>
          <w:tcPr>
            <w:tcW w:w="96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407" w:author="刘宇" w:date="2022-12-13T11:49:00Z"/>
                <w:noProof/>
              </w:rPr>
              <w:pPrChange w:id="1408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  <w:del w:id="1409" w:author="刘宇" w:date="2022-12-13T11:49:00Z">
              <w:r w:rsidRPr="00134484" w:rsidDel="00D40F8E">
                <w:rPr>
                  <w:rFonts w:hAnsi="宋体"/>
                  <w:noProof/>
                </w:rPr>
                <w:delText>（</w:delText>
              </w:r>
              <w:r w:rsidRPr="00134484" w:rsidDel="00D40F8E">
                <w:rPr>
                  <w:rFonts w:hint="eastAsia"/>
                  <w:noProof/>
                </w:rPr>
                <w:delText>30</w:delText>
              </w:r>
              <w:r w:rsidRPr="00134484" w:rsidDel="00D40F8E">
                <w:rPr>
                  <w:rFonts w:hAnsi="宋体"/>
                  <w:noProof/>
                </w:rPr>
                <w:delText>）</w:delText>
              </w:r>
            </w:del>
          </w:p>
        </w:tc>
        <w:tc>
          <w:tcPr>
            <w:tcW w:w="96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410" w:author="刘宇" w:date="2022-12-13T11:49:00Z"/>
                <w:noProof/>
              </w:rPr>
              <w:pPrChange w:id="1411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  <w:del w:id="1412" w:author="刘宇" w:date="2022-12-13T11:49:00Z">
              <w:r w:rsidRPr="00134484" w:rsidDel="00D40F8E">
                <w:rPr>
                  <w:noProof/>
                </w:rPr>
                <w:delText>（</w:delText>
              </w:r>
              <w:r w:rsidRPr="00134484" w:rsidDel="00D40F8E">
                <w:rPr>
                  <w:rFonts w:hint="eastAsia"/>
                  <w:noProof/>
                </w:rPr>
                <w:delText>31</w:delText>
              </w:r>
              <w:r w:rsidRPr="00134484" w:rsidDel="00D40F8E">
                <w:rPr>
                  <w:noProof/>
                </w:rPr>
                <w:delText>）</w:delText>
              </w:r>
            </w:del>
          </w:p>
        </w:tc>
        <w:tc>
          <w:tcPr>
            <w:tcW w:w="105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413" w:author="刘宇" w:date="2022-12-13T11:49:00Z"/>
                <w:noProof/>
              </w:rPr>
              <w:pPrChange w:id="1414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  <w:del w:id="1415" w:author="刘宇" w:date="2022-12-13T11:49:00Z">
              <w:r w:rsidRPr="00134484" w:rsidDel="00D40F8E">
                <w:rPr>
                  <w:rFonts w:hAnsi="宋体"/>
                  <w:noProof/>
                </w:rPr>
                <w:delText>（</w:delText>
              </w:r>
              <w:r w:rsidRPr="00134484" w:rsidDel="00D40F8E">
                <w:rPr>
                  <w:rFonts w:hint="eastAsia"/>
                  <w:noProof/>
                </w:rPr>
                <w:delText>32</w:delText>
              </w:r>
              <w:r w:rsidRPr="00134484" w:rsidDel="00D40F8E">
                <w:rPr>
                  <w:rFonts w:hAnsi="宋体"/>
                  <w:noProof/>
                </w:rPr>
                <w:delText>）</w:delText>
              </w:r>
            </w:del>
          </w:p>
        </w:tc>
        <w:tc>
          <w:tcPr>
            <w:tcW w:w="9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416" w:author="刘宇" w:date="2022-12-13T11:49:00Z"/>
                <w:noProof/>
              </w:rPr>
              <w:pPrChange w:id="1417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  <w:del w:id="1418" w:author="刘宇" w:date="2022-12-13T11:49:00Z">
              <w:r w:rsidRPr="00134484" w:rsidDel="00D40F8E">
                <w:rPr>
                  <w:rFonts w:hAnsi="宋体"/>
                  <w:noProof/>
                </w:rPr>
                <w:delText>（</w:delText>
              </w:r>
              <w:r w:rsidRPr="00134484" w:rsidDel="00D40F8E">
                <w:rPr>
                  <w:rFonts w:hint="eastAsia"/>
                  <w:noProof/>
                </w:rPr>
                <w:delText>33</w:delText>
              </w:r>
              <w:r w:rsidRPr="00134484" w:rsidDel="00D40F8E">
                <w:rPr>
                  <w:rFonts w:hAnsi="宋体"/>
                  <w:noProof/>
                </w:rPr>
                <w:delText>）</w:delText>
              </w:r>
            </w:del>
          </w:p>
        </w:tc>
        <w:tc>
          <w:tcPr>
            <w:tcW w:w="122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419" w:author="刘宇" w:date="2022-12-13T11:49:00Z"/>
                <w:noProof/>
              </w:rPr>
              <w:pPrChange w:id="1420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  <w:del w:id="1421" w:author="刘宇" w:date="2022-12-13T11:49:00Z">
              <w:r w:rsidRPr="00134484" w:rsidDel="00D40F8E">
                <w:rPr>
                  <w:rFonts w:hAnsi="宋体"/>
                  <w:noProof/>
                </w:rPr>
                <w:delText>（</w:delText>
              </w:r>
              <w:r w:rsidRPr="00134484" w:rsidDel="00D40F8E">
                <w:rPr>
                  <w:rFonts w:hint="eastAsia"/>
                  <w:noProof/>
                </w:rPr>
                <w:delText>34</w:delText>
              </w:r>
              <w:r w:rsidRPr="00134484" w:rsidDel="00D40F8E">
                <w:rPr>
                  <w:rFonts w:hAnsi="宋体"/>
                  <w:noProof/>
                </w:rPr>
                <w:delText>）</w:delText>
              </w:r>
            </w:del>
          </w:p>
        </w:tc>
      </w:tr>
      <w:tr w:rsidR="00A71B3A" w:rsidRPr="00134484" w:rsidDel="00D40F8E" w:rsidTr="00A71B3A">
        <w:trPr>
          <w:trHeight w:val="329"/>
          <w:del w:id="1422" w:author="刘宇" w:date="2022-12-13T11:49:00Z"/>
        </w:trPr>
        <w:tc>
          <w:tcPr>
            <w:tcW w:w="1053" w:type="dxa"/>
          </w:tcPr>
          <w:p w:rsidR="005B04C7" w:rsidRDefault="005B04C7" w:rsidP="005B04C7">
            <w:pPr>
              <w:pStyle w:val="a7"/>
              <w:ind w:left="5250"/>
              <w:jc w:val="both"/>
              <w:rPr>
                <w:del w:id="1423" w:author="刘宇" w:date="2022-12-13T11:49:00Z"/>
                <w:noProof/>
              </w:rPr>
              <w:pPrChange w:id="1424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</w:p>
        </w:tc>
        <w:tc>
          <w:tcPr>
            <w:tcW w:w="826" w:type="dxa"/>
            <w:gridSpan w:val="2"/>
          </w:tcPr>
          <w:p w:rsidR="005B04C7" w:rsidRDefault="005B04C7" w:rsidP="005B04C7">
            <w:pPr>
              <w:pStyle w:val="a7"/>
              <w:ind w:left="5250"/>
              <w:jc w:val="both"/>
              <w:rPr>
                <w:del w:id="1425" w:author="刘宇" w:date="2022-12-13T11:49:00Z"/>
                <w:noProof/>
              </w:rPr>
              <w:pPrChange w:id="1426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</w:p>
        </w:tc>
        <w:tc>
          <w:tcPr>
            <w:tcW w:w="1106" w:type="dxa"/>
          </w:tcPr>
          <w:p w:rsidR="005B04C7" w:rsidRDefault="005B04C7" w:rsidP="005B04C7">
            <w:pPr>
              <w:pStyle w:val="a7"/>
              <w:ind w:left="5250"/>
              <w:jc w:val="both"/>
              <w:rPr>
                <w:del w:id="1427" w:author="刘宇" w:date="2022-12-13T11:49:00Z"/>
                <w:noProof/>
              </w:rPr>
              <w:pPrChange w:id="1428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</w:p>
        </w:tc>
        <w:tc>
          <w:tcPr>
            <w:tcW w:w="966" w:type="dxa"/>
          </w:tcPr>
          <w:p w:rsidR="005B04C7" w:rsidRDefault="005B04C7" w:rsidP="005B04C7">
            <w:pPr>
              <w:pStyle w:val="a7"/>
              <w:ind w:left="5250"/>
              <w:jc w:val="both"/>
              <w:rPr>
                <w:del w:id="1429" w:author="刘宇" w:date="2022-12-13T11:49:00Z"/>
                <w:noProof/>
              </w:rPr>
              <w:pPrChange w:id="1430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</w:p>
        </w:tc>
        <w:tc>
          <w:tcPr>
            <w:tcW w:w="966" w:type="dxa"/>
            <w:gridSpan w:val="2"/>
          </w:tcPr>
          <w:p w:rsidR="005B04C7" w:rsidRDefault="005B04C7" w:rsidP="005B04C7">
            <w:pPr>
              <w:pStyle w:val="a7"/>
              <w:ind w:left="5250"/>
              <w:jc w:val="both"/>
              <w:rPr>
                <w:del w:id="1431" w:author="刘宇" w:date="2022-12-13T11:49:00Z"/>
                <w:noProof/>
              </w:rPr>
              <w:pPrChange w:id="1432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</w:p>
        </w:tc>
        <w:tc>
          <w:tcPr>
            <w:tcW w:w="940" w:type="dxa"/>
          </w:tcPr>
          <w:p w:rsidR="005B04C7" w:rsidRDefault="005B04C7" w:rsidP="005B04C7">
            <w:pPr>
              <w:pStyle w:val="a7"/>
              <w:ind w:left="5250"/>
              <w:jc w:val="both"/>
              <w:rPr>
                <w:del w:id="1433" w:author="刘宇" w:date="2022-12-13T11:49:00Z"/>
                <w:noProof/>
              </w:rPr>
              <w:pPrChange w:id="1434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ind w:right="-108"/>
                  <w:jc w:val="center"/>
                </w:pPr>
              </w:pPrChange>
            </w:pPr>
          </w:p>
        </w:tc>
        <w:tc>
          <w:tcPr>
            <w:tcW w:w="236" w:type="dxa"/>
            <w:gridSpan w:val="2"/>
            <w:vMerge/>
          </w:tcPr>
          <w:p w:rsidR="005B04C7" w:rsidRDefault="005B04C7" w:rsidP="005B04C7">
            <w:pPr>
              <w:pStyle w:val="a7"/>
              <w:ind w:left="5250"/>
              <w:jc w:val="both"/>
              <w:rPr>
                <w:del w:id="1435" w:author="刘宇" w:date="2022-12-13T11:49:00Z"/>
                <w:noProof/>
              </w:rPr>
              <w:pPrChange w:id="1436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</w:p>
        </w:tc>
        <w:tc>
          <w:tcPr>
            <w:tcW w:w="114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5B04C7" w:rsidRDefault="005B04C7" w:rsidP="005B04C7">
            <w:pPr>
              <w:pStyle w:val="a7"/>
              <w:ind w:left="5250"/>
              <w:jc w:val="both"/>
              <w:rPr>
                <w:del w:id="1437" w:author="刘宇" w:date="2022-12-13T11:49:00Z"/>
                <w:noProof/>
              </w:rPr>
              <w:pPrChange w:id="1438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</w:p>
        </w:tc>
        <w:tc>
          <w:tcPr>
            <w:tcW w:w="96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5B04C7" w:rsidRDefault="005B04C7" w:rsidP="005B04C7">
            <w:pPr>
              <w:pStyle w:val="a7"/>
              <w:ind w:left="5250"/>
              <w:jc w:val="both"/>
              <w:rPr>
                <w:del w:id="1439" w:author="刘宇" w:date="2022-12-13T11:49:00Z"/>
                <w:noProof/>
              </w:rPr>
              <w:pPrChange w:id="1440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</w:p>
        </w:tc>
        <w:tc>
          <w:tcPr>
            <w:tcW w:w="96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5B04C7" w:rsidRDefault="005B04C7" w:rsidP="005B04C7">
            <w:pPr>
              <w:pStyle w:val="a7"/>
              <w:ind w:left="5250"/>
              <w:jc w:val="both"/>
              <w:rPr>
                <w:del w:id="1441" w:author="刘宇" w:date="2022-12-13T11:49:00Z"/>
                <w:noProof/>
              </w:rPr>
              <w:pPrChange w:id="1442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</w:p>
        </w:tc>
        <w:tc>
          <w:tcPr>
            <w:tcW w:w="105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5B04C7" w:rsidRDefault="005B04C7" w:rsidP="005B04C7">
            <w:pPr>
              <w:pStyle w:val="a7"/>
              <w:ind w:left="5250"/>
              <w:jc w:val="both"/>
              <w:rPr>
                <w:del w:id="1443" w:author="刘宇" w:date="2022-12-13T11:49:00Z"/>
                <w:noProof/>
              </w:rPr>
              <w:pPrChange w:id="1444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</w:p>
        </w:tc>
        <w:tc>
          <w:tcPr>
            <w:tcW w:w="967" w:type="dxa"/>
            <w:tcBorders>
              <w:top w:val="single" w:sz="4" w:space="0" w:color="auto"/>
              <w:bottom w:val="single" w:sz="4" w:space="0" w:color="auto"/>
            </w:tcBorders>
          </w:tcPr>
          <w:p w:rsidR="005B04C7" w:rsidRDefault="005B04C7" w:rsidP="005B04C7">
            <w:pPr>
              <w:pStyle w:val="a7"/>
              <w:ind w:left="5250"/>
              <w:jc w:val="both"/>
              <w:rPr>
                <w:del w:id="1445" w:author="刘宇" w:date="2022-12-13T11:49:00Z"/>
                <w:noProof/>
              </w:rPr>
              <w:pPrChange w:id="1446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</w:p>
        </w:tc>
        <w:tc>
          <w:tcPr>
            <w:tcW w:w="12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5B04C7" w:rsidRDefault="005B04C7" w:rsidP="005B04C7">
            <w:pPr>
              <w:pStyle w:val="a7"/>
              <w:ind w:left="5250"/>
              <w:jc w:val="both"/>
              <w:rPr>
                <w:del w:id="1447" w:author="刘宇" w:date="2022-12-13T11:49:00Z"/>
                <w:noProof/>
              </w:rPr>
              <w:pPrChange w:id="1448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</w:p>
        </w:tc>
      </w:tr>
      <w:tr w:rsidR="00A71B3A" w:rsidRPr="00134484" w:rsidDel="00D40F8E" w:rsidTr="00A71B3A">
        <w:trPr>
          <w:trHeight w:val="329"/>
          <w:del w:id="1449" w:author="刘宇" w:date="2022-12-13T11:49:00Z"/>
        </w:trPr>
        <w:tc>
          <w:tcPr>
            <w:tcW w:w="1053" w:type="dxa"/>
          </w:tcPr>
          <w:p w:rsidR="005B04C7" w:rsidRDefault="005B04C7" w:rsidP="005B04C7">
            <w:pPr>
              <w:pStyle w:val="a7"/>
              <w:ind w:left="5250"/>
              <w:jc w:val="both"/>
              <w:rPr>
                <w:del w:id="1450" w:author="刘宇" w:date="2022-12-13T11:49:00Z"/>
                <w:noProof/>
              </w:rPr>
              <w:pPrChange w:id="1451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</w:p>
        </w:tc>
        <w:tc>
          <w:tcPr>
            <w:tcW w:w="826" w:type="dxa"/>
            <w:gridSpan w:val="2"/>
          </w:tcPr>
          <w:p w:rsidR="005B04C7" w:rsidRDefault="005B04C7" w:rsidP="005B04C7">
            <w:pPr>
              <w:pStyle w:val="a7"/>
              <w:ind w:left="5250"/>
              <w:jc w:val="both"/>
              <w:rPr>
                <w:del w:id="1452" w:author="刘宇" w:date="2022-12-13T11:49:00Z"/>
                <w:noProof/>
              </w:rPr>
              <w:pPrChange w:id="1453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</w:p>
        </w:tc>
        <w:tc>
          <w:tcPr>
            <w:tcW w:w="1106" w:type="dxa"/>
          </w:tcPr>
          <w:p w:rsidR="005B04C7" w:rsidRDefault="005B04C7" w:rsidP="005B04C7">
            <w:pPr>
              <w:pStyle w:val="a7"/>
              <w:ind w:left="5250"/>
              <w:jc w:val="both"/>
              <w:rPr>
                <w:del w:id="1454" w:author="刘宇" w:date="2022-12-13T11:49:00Z"/>
                <w:noProof/>
              </w:rPr>
              <w:pPrChange w:id="1455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</w:p>
        </w:tc>
        <w:tc>
          <w:tcPr>
            <w:tcW w:w="966" w:type="dxa"/>
          </w:tcPr>
          <w:p w:rsidR="005B04C7" w:rsidRDefault="005B04C7" w:rsidP="005B04C7">
            <w:pPr>
              <w:pStyle w:val="a7"/>
              <w:ind w:left="5250"/>
              <w:jc w:val="both"/>
              <w:rPr>
                <w:del w:id="1456" w:author="刘宇" w:date="2022-12-13T11:49:00Z"/>
                <w:noProof/>
              </w:rPr>
              <w:pPrChange w:id="1457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</w:p>
        </w:tc>
        <w:tc>
          <w:tcPr>
            <w:tcW w:w="966" w:type="dxa"/>
            <w:gridSpan w:val="2"/>
          </w:tcPr>
          <w:p w:rsidR="005B04C7" w:rsidRDefault="005B04C7" w:rsidP="005B04C7">
            <w:pPr>
              <w:pStyle w:val="a7"/>
              <w:ind w:left="5250"/>
              <w:jc w:val="both"/>
              <w:rPr>
                <w:del w:id="1458" w:author="刘宇" w:date="2022-12-13T11:49:00Z"/>
                <w:noProof/>
              </w:rPr>
              <w:pPrChange w:id="1459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</w:p>
        </w:tc>
        <w:tc>
          <w:tcPr>
            <w:tcW w:w="940" w:type="dxa"/>
          </w:tcPr>
          <w:p w:rsidR="005B04C7" w:rsidRDefault="005B04C7" w:rsidP="005B04C7">
            <w:pPr>
              <w:pStyle w:val="a7"/>
              <w:ind w:left="5250"/>
              <w:jc w:val="both"/>
              <w:rPr>
                <w:del w:id="1460" w:author="刘宇" w:date="2022-12-13T11:49:00Z"/>
                <w:noProof/>
              </w:rPr>
              <w:pPrChange w:id="1461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</w:p>
        </w:tc>
        <w:tc>
          <w:tcPr>
            <w:tcW w:w="236" w:type="dxa"/>
            <w:gridSpan w:val="2"/>
            <w:vMerge/>
          </w:tcPr>
          <w:p w:rsidR="005B04C7" w:rsidRDefault="005B04C7" w:rsidP="005B04C7">
            <w:pPr>
              <w:pStyle w:val="a7"/>
              <w:ind w:left="5250"/>
              <w:jc w:val="both"/>
              <w:rPr>
                <w:del w:id="1462" w:author="刘宇" w:date="2022-12-13T11:49:00Z"/>
                <w:noProof/>
              </w:rPr>
              <w:pPrChange w:id="1463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</w:p>
        </w:tc>
        <w:tc>
          <w:tcPr>
            <w:tcW w:w="114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5B04C7" w:rsidRDefault="005B04C7" w:rsidP="005B04C7">
            <w:pPr>
              <w:pStyle w:val="a7"/>
              <w:ind w:left="5250"/>
              <w:jc w:val="both"/>
              <w:rPr>
                <w:del w:id="1464" w:author="刘宇" w:date="2022-12-13T11:49:00Z"/>
                <w:noProof/>
              </w:rPr>
              <w:pPrChange w:id="1465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</w:p>
        </w:tc>
        <w:tc>
          <w:tcPr>
            <w:tcW w:w="96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5B04C7" w:rsidRDefault="005B04C7" w:rsidP="005B04C7">
            <w:pPr>
              <w:pStyle w:val="a7"/>
              <w:ind w:left="5250"/>
              <w:jc w:val="both"/>
              <w:rPr>
                <w:del w:id="1466" w:author="刘宇" w:date="2022-12-13T11:49:00Z"/>
                <w:noProof/>
              </w:rPr>
              <w:pPrChange w:id="1467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</w:p>
        </w:tc>
        <w:tc>
          <w:tcPr>
            <w:tcW w:w="96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5B04C7" w:rsidRDefault="005B04C7" w:rsidP="005B04C7">
            <w:pPr>
              <w:pStyle w:val="a7"/>
              <w:ind w:left="5250"/>
              <w:jc w:val="both"/>
              <w:rPr>
                <w:del w:id="1468" w:author="刘宇" w:date="2022-12-13T11:49:00Z"/>
                <w:noProof/>
              </w:rPr>
              <w:pPrChange w:id="1469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</w:p>
        </w:tc>
        <w:tc>
          <w:tcPr>
            <w:tcW w:w="105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5B04C7" w:rsidRDefault="005B04C7" w:rsidP="005B04C7">
            <w:pPr>
              <w:pStyle w:val="a7"/>
              <w:ind w:left="5250"/>
              <w:jc w:val="both"/>
              <w:rPr>
                <w:del w:id="1470" w:author="刘宇" w:date="2022-12-13T11:49:00Z"/>
                <w:noProof/>
              </w:rPr>
              <w:pPrChange w:id="1471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</w:p>
        </w:tc>
        <w:tc>
          <w:tcPr>
            <w:tcW w:w="967" w:type="dxa"/>
            <w:tcBorders>
              <w:top w:val="single" w:sz="4" w:space="0" w:color="auto"/>
              <w:bottom w:val="single" w:sz="4" w:space="0" w:color="auto"/>
            </w:tcBorders>
          </w:tcPr>
          <w:p w:rsidR="005B04C7" w:rsidRDefault="005B04C7" w:rsidP="005B04C7">
            <w:pPr>
              <w:pStyle w:val="a7"/>
              <w:ind w:left="5250"/>
              <w:jc w:val="both"/>
              <w:rPr>
                <w:del w:id="1472" w:author="刘宇" w:date="2022-12-13T11:49:00Z"/>
                <w:noProof/>
              </w:rPr>
              <w:pPrChange w:id="1473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</w:p>
        </w:tc>
        <w:tc>
          <w:tcPr>
            <w:tcW w:w="12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5B04C7" w:rsidRDefault="005B04C7" w:rsidP="005B04C7">
            <w:pPr>
              <w:pStyle w:val="a7"/>
              <w:ind w:left="5250"/>
              <w:jc w:val="both"/>
              <w:rPr>
                <w:del w:id="1474" w:author="刘宇" w:date="2022-12-13T11:49:00Z"/>
                <w:noProof/>
              </w:rPr>
              <w:pPrChange w:id="1475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</w:p>
        </w:tc>
      </w:tr>
      <w:tr w:rsidR="00A71B3A" w:rsidRPr="00134484" w:rsidDel="00D40F8E" w:rsidTr="00A71B3A">
        <w:trPr>
          <w:trHeight w:val="329"/>
          <w:del w:id="1476" w:author="刘宇" w:date="2022-12-13T11:49:00Z"/>
        </w:trPr>
        <w:tc>
          <w:tcPr>
            <w:tcW w:w="1053" w:type="dxa"/>
          </w:tcPr>
          <w:p w:rsidR="005B04C7" w:rsidRDefault="005B04C7" w:rsidP="005B04C7">
            <w:pPr>
              <w:pStyle w:val="a7"/>
              <w:ind w:left="5250"/>
              <w:jc w:val="both"/>
              <w:rPr>
                <w:del w:id="1477" w:author="刘宇" w:date="2022-12-13T11:49:00Z"/>
                <w:noProof/>
              </w:rPr>
              <w:pPrChange w:id="1478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</w:p>
        </w:tc>
        <w:tc>
          <w:tcPr>
            <w:tcW w:w="826" w:type="dxa"/>
            <w:gridSpan w:val="2"/>
          </w:tcPr>
          <w:p w:rsidR="005B04C7" w:rsidRDefault="005B04C7" w:rsidP="005B04C7">
            <w:pPr>
              <w:pStyle w:val="a7"/>
              <w:ind w:left="5250"/>
              <w:jc w:val="both"/>
              <w:rPr>
                <w:del w:id="1479" w:author="刘宇" w:date="2022-12-13T11:49:00Z"/>
                <w:noProof/>
              </w:rPr>
              <w:pPrChange w:id="1480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</w:p>
        </w:tc>
        <w:tc>
          <w:tcPr>
            <w:tcW w:w="1106" w:type="dxa"/>
          </w:tcPr>
          <w:p w:rsidR="005B04C7" w:rsidRDefault="005B04C7" w:rsidP="005B04C7">
            <w:pPr>
              <w:pStyle w:val="a7"/>
              <w:ind w:left="5250"/>
              <w:jc w:val="both"/>
              <w:rPr>
                <w:del w:id="1481" w:author="刘宇" w:date="2022-12-13T11:49:00Z"/>
                <w:noProof/>
              </w:rPr>
              <w:pPrChange w:id="1482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</w:p>
        </w:tc>
        <w:tc>
          <w:tcPr>
            <w:tcW w:w="966" w:type="dxa"/>
          </w:tcPr>
          <w:p w:rsidR="005B04C7" w:rsidRDefault="005B04C7" w:rsidP="005B04C7">
            <w:pPr>
              <w:pStyle w:val="a7"/>
              <w:ind w:left="5250"/>
              <w:jc w:val="both"/>
              <w:rPr>
                <w:del w:id="1483" w:author="刘宇" w:date="2022-12-13T11:49:00Z"/>
                <w:noProof/>
              </w:rPr>
              <w:pPrChange w:id="1484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</w:p>
        </w:tc>
        <w:tc>
          <w:tcPr>
            <w:tcW w:w="966" w:type="dxa"/>
            <w:gridSpan w:val="2"/>
          </w:tcPr>
          <w:p w:rsidR="005B04C7" w:rsidRDefault="005B04C7" w:rsidP="005B04C7">
            <w:pPr>
              <w:pStyle w:val="a7"/>
              <w:ind w:left="5250"/>
              <w:jc w:val="both"/>
              <w:rPr>
                <w:del w:id="1485" w:author="刘宇" w:date="2022-12-13T11:49:00Z"/>
                <w:noProof/>
              </w:rPr>
              <w:pPrChange w:id="1486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</w:p>
        </w:tc>
        <w:tc>
          <w:tcPr>
            <w:tcW w:w="940" w:type="dxa"/>
          </w:tcPr>
          <w:p w:rsidR="005B04C7" w:rsidRDefault="005B04C7" w:rsidP="005B04C7">
            <w:pPr>
              <w:pStyle w:val="a7"/>
              <w:ind w:left="5250"/>
              <w:jc w:val="both"/>
              <w:rPr>
                <w:del w:id="1487" w:author="刘宇" w:date="2022-12-13T11:49:00Z"/>
                <w:noProof/>
              </w:rPr>
              <w:pPrChange w:id="1488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</w:p>
        </w:tc>
        <w:tc>
          <w:tcPr>
            <w:tcW w:w="236" w:type="dxa"/>
            <w:gridSpan w:val="2"/>
            <w:vMerge/>
          </w:tcPr>
          <w:p w:rsidR="005B04C7" w:rsidRDefault="005B04C7" w:rsidP="005B04C7">
            <w:pPr>
              <w:pStyle w:val="a7"/>
              <w:ind w:left="5250"/>
              <w:jc w:val="both"/>
              <w:rPr>
                <w:del w:id="1489" w:author="刘宇" w:date="2022-12-13T11:49:00Z"/>
                <w:noProof/>
              </w:rPr>
              <w:pPrChange w:id="1490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</w:p>
        </w:tc>
        <w:tc>
          <w:tcPr>
            <w:tcW w:w="114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5B04C7" w:rsidRDefault="005B04C7" w:rsidP="005B04C7">
            <w:pPr>
              <w:pStyle w:val="a7"/>
              <w:ind w:left="5250"/>
              <w:jc w:val="both"/>
              <w:rPr>
                <w:del w:id="1491" w:author="刘宇" w:date="2022-12-13T11:49:00Z"/>
                <w:noProof/>
              </w:rPr>
              <w:pPrChange w:id="1492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</w:p>
        </w:tc>
        <w:tc>
          <w:tcPr>
            <w:tcW w:w="96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5B04C7" w:rsidRDefault="005B04C7" w:rsidP="005B04C7">
            <w:pPr>
              <w:pStyle w:val="a7"/>
              <w:ind w:left="5250"/>
              <w:jc w:val="both"/>
              <w:rPr>
                <w:del w:id="1493" w:author="刘宇" w:date="2022-12-13T11:49:00Z"/>
                <w:noProof/>
              </w:rPr>
              <w:pPrChange w:id="1494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</w:p>
        </w:tc>
        <w:tc>
          <w:tcPr>
            <w:tcW w:w="96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5B04C7" w:rsidRDefault="005B04C7" w:rsidP="005B04C7">
            <w:pPr>
              <w:pStyle w:val="a7"/>
              <w:ind w:left="5250"/>
              <w:jc w:val="both"/>
              <w:rPr>
                <w:del w:id="1495" w:author="刘宇" w:date="2022-12-13T11:49:00Z"/>
                <w:noProof/>
              </w:rPr>
              <w:pPrChange w:id="1496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</w:p>
        </w:tc>
        <w:tc>
          <w:tcPr>
            <w:tcW w:w="105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5B04C7" w:rsidRDefault="005B04C7" w:rsidP="005B04C7">
            <w:pPr>
              <w:pStyle w:val="a7"/>
              <w:ind w:left="5250"/>
              <w:jc w:val="both"/>
              <w:rPr>
                <w:del w:id="1497" w:author="刘宇" w:date="2022-12-13T11:49:00Z"/>
                <w:noProof/>
              </w:rPr>
              <w:pPrChange w:id="1498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</w:p>
        </w:tc>
        <w:tc>
          <w:tcPr>
            <w:tcW w:w="967" w:type="dxa"/>
            <w:tcBorders>
              <w:top w:val="single" w:sz="4" w:space="0" w:color="auto"/>
              <w:bottom w:val="single" w:sz="4" w:space="0" w:color="auto"/>
            </w:tcBorders>
          </w:tcPr>
          <w:p w:rsidR="005B04C7" w:rsidRDefault="005B04C7" w:rsidP="005B04C7">
            <w:pPr>
              <w:pStyle w:val="a7"/>
              <w:ind w:left="5250"/>
              <w:jc w:val="both"/>
              <w:rPr>
                <w:del w:id="1499" w:author="刘宇" w:date="2022-12-13T11:49:00Z"/>
                <w:noProof/>
              </w:rPr>
              <w:pPrChange w:id="1500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</w:p>
        </w:tc>
        <w:tc>
          <w:tcPr>
            <w:tcW w:w="12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5B04C7" w:rsidRDefault="005B04C7" w:rsidP="005B04C7">
            <w:pPr>
              <w:pStyle w:val="a7"/>
              <w:ind w:left="5250"/>
              <w:jc w:val="both"/>
              <w:rPr>
                <w:del w:id="1501" w:author="刘宇" w:date="2022-12-13T11:49:00Z"/>
                <w:noProof/>
              </w:rPr>
              <w:pPrChange w:id="1502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</w:p>
        </w:tc>
      </w:tr>
      <w:tr w:rsidR="00A71B3A" w:rsidRPr="00134484" w:rsidDel="00D40F8E" w:rsidTr="00A71B3A">
        <w:trPr>
          <w:trHeight w:val="555"/>
          <w:del w:id="1503" w:author="刘宇" w:date="2022-12-13T11:49:00Z"/>
        </w:trPr>
        <w:tc>
          <w:tcPr>
            <w:tcW w:w="12414" w:type="dxa"/>
            <w:gridSpan w:val="22"/>
            <w:tcBorders>
              <w:top w:val="single" w:sz="4" w:space="0" w:color="auto"/>
              <w:bottom w:val="single" w:sz="4" w:space="0" w:color="auto"/>
            </w:tcBorders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504" w:author="刘宇" w:date="2022-12-13T11:49:00Z"/>
              </w:rPr>
              <w:pPrChange w:id="1505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</w:pPr>
              </w:pPrChange>
            </w:pPr>
            <w:del w:id="1506" w:author="刘宇" w:date="2022-12-13T11:49:00Z">
              <w:r w:rsidRPr="00134484" w:rsidDel="00D40F8E">
                <w:rPr>
                  <w:rFonts w:hAnsi="宋体"/>
                  <w:noProof/>
                </w:rPr>
                <w:delText>现场更改记录</w:delText>
              </w:r>
              <w:r w:rsidRPr="00134484" w:rsidDel="00D40F8E">
                <w:delText>On-Site Changes</w:delText>
              </w:r>
              <w:r w:rsidRPr="00134484" w:rsidDel="00D40F8E">
                <w:rPr>
                  <w:rFonts w:hAnsi="宋体"/>
                </w:rPr>
                <w:delText>：</w:delText>
              </w:r>
              <w:r w:rsidRPr="00134484" w:rsidDel="00D40F8E">
                <w:delText xml:space="preserve">  </w:delText>
              </w:r>
              <w:r w:rsidRPr="00134484" w:rsidDel="00D40F8E">
                <w:rPr>
                  <w:rFonts w:hAnsi="宋体"/>
                </w:rPr>
                <w:delText>（</w:delText>
              </w:r>
              <w:r w:rsidRPr="00134484" w:rsidDel="00D40F8E">
                <w:rPr>
                  <w:rFonts w:hint="eastAsia"/>
                </w:rPr>
                <w:delText>35</w:delText>
              </w:r>
              <w:r w:rsidRPr="00134484" w:rsidDel="00D40F8E">
                <w:rPr>
                  <w:rFonts w:hAnsi="宋体"/>
                </w:rPr>
                <w:delText>）</w:delText>
              </w:r>
            </w:del>
          </w:p>
          <w:p w:rsidR="005B04C7" w:rsidRDefault="00A71B3A" w:rsidP="005B04C7">
            <w:pPr>
              <w:pStyle w:val="a7"/>
              <w:ind w:left="5250"/>
              <w:jc w:val="both"/>
              <w:rPr>
                <w:del w:id="1507" w:author="刘宇" w:date="2022-12-13T11:49:00Z"/>
                <w:noProof/>
              </w:rPr>
              <w:pPrChange w:id="1508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</w:pPr>
              </w:pPrChange>
            </w:pPr>
            <w:del w:id="1509" w:author="刘宇" w:date="2022-12-13T11:49:00Z">
              <w:r w:rsidRPr="00134484" w:rsidDel="00D40F8E">
                <w:rPr>
                  <w:noProof/>
                </w:rPr>
                <w:delText xml:space="preserve">1.                                              2.                                             3.           </w:delText>
              </w:r>
            </w:del>
          </w:p>
        </w:tc>
      </w:tr>
      <w:tr w:rsidR="00A71B3A" w:rsidRPr="00134484" w:rsidDel="00D40F8E" w:rsidTr="00A71B3A">
        <w:trPr>
          <w:trHeight w:val="538"/>
          <w:del w:id="1510" w:author="刘宇" w:date="2022-12-13T11:49:00Z"/>
        </w:trPr>
        <w:tc>
          <w:tcPr>
            <w:tcW w:w="1879" w:type="dxa"/>
            <w:gridSpan w:val="3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511" w:author="刘宇" w:date="2022-12-13T11:49:00Z"/>
              </w:rPr>
              <w:pPrChange w:id="1512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  <w:del w:id="1513" w:author="刘宇" w:date="2022-12-13T11:49:00Z">
              <w:r w:rsidRPr="00134484" w:rsidDel="00D40F8E">
                <w:rPr>
                  <w:rFonts w:hAnsi="宋体"/>
                </w:rPr>
                <w:delText>派工员</w:delText>
              </w:r>
            </w:del>
          </w:p>
          <w:p w:rsidR="005B04C7" w:rsidRDefault="00A71B3A" w:rsidP="005B04C7">
            <w:pPr>
              <w:pStyle w:val="a7"/>
              <w:ind w:left="5250"/>
              <w:jc w:val="both"/>
              <w:rPr>
                <w:del w:id="1514" w:author="刘宇" w:date="2022-12-13T11:49:00Z"/>
                <w:rFonts w:ascii="Times New Roman"/>
              </w:rPr>
              <w:pPrChange w:id="1515" w:author="刘宇" w:date="2022-12-13T11:49:00Z">
                <w:pPr>
                  <w:pStyle w:val="2"/>
                  <w:framePr w:hSpace="180" w:wrap="around" w:vAnchor="page" w:hAnchor="margin" w:xAlign="center" w:y="1171"/>
                  <w:spacing w:line="240" w:lineRule="exact"/>
                </w:pPr>
              </w:pPrChange>
            </w:pPr>
            <w:del w:id="1516" w:author="刘宇" w:date="2022-12-13T11:49:00Z">
              <w:r w:rsidDel="00D40F8E">
                <w:rPr>
                  <w:rFonts w:ascii="Times New Roman"/>
                </w:rPr>
                <w:delText>Dispatched b</w:delText>
              </w:r>
              <w:r w:rsidRPr="00026C59" w:rsidDel="00D40F8E">
                <w:rPr>
                  <w:rFonts w:ascii="Times New Roman"/>
                </w:rPr>
                <w:delText>y</w:delText>
              </w:r>
            </w:del>
          </w:p>
        </w:tc>
        <w:tc>
          <w:tcPr>
            <w:tcW w:w="2072" w:type="dxa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517" w:author="刘宇" w:date="2022-12-13T11:49:00Z"/>
              </w:rPr>
              <w:pPrChange w:id="1518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  <w:del w:id="1519" w:author="刘宇" w:date="2022-12-13T11:49:00Z">
              <w:r w:rsidRPr="00134484" w:rsidDel="00D40F8E">
                <w:rPr>
                  <w:rFonts w:hAnsi="宋体"/>
                </w:rPr>
                <w:delText>（</w:delText>
              </w:r>
              <w:r w:rsidRPr="00134484" w:rsidDel="00D40F8E">
                <w:rPr>
                  <w:rFonts w:hint="eastAsia"/>
                </w:rPr>
                <w:delText>36</w:delText>
              </w:r>
              <w:r w:rsidRPr="00134484" w:rsidDel="00D40F8E">
                <w:rPr>
                  <w:rFonts w:hAnsi="宋体"/>
                </w:rPr>
                <w:delText>）</w:delText>
              </w:r>
            </w:del>
          </w:p>
        </w:tc>
        <w:tc>
          <w:tcPr>
            <w:tcW w:w="4049" w:type="dxa"/>
            <w:gridSpan w:val="9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5B04C7" w:rsidRDefault="005B04C7" w:rsidP="005B04C7">
            <w:pPr>
              <w:pStyle w:val="a7"/>
              <w:ind w:left="5250"/>
              <w:jc w:val="both"/>
              <w:rPr>
                <w:del w:id="1520" w:author="刘宇" w:date="2022-12-13T11:49:00Z"/>
              </w:rPr>
              <w:pPrChange w:id="1521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</w:p>
        </w:tc>
        <w:tc>
          <w:tcPr>
            <w:tcW w:w="2148" w:type="dxa"/>
            <w:gridSpan w:val="4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522" w:author="刘宇" w:date="2022-12-13T11:49:00Z"/>
              </w:rPr>
              <w:pPrChange w:id="1523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  <w:del w:id="1524" w:author="刘宇" w:date="2022-12-13T11:49:00Z">
              <w:r w:rsidRPr="00134484" w:rsidDel="00D40F8E">
                <w:rPr>
                  <w:rFonts w:hAnsi="宋体"/>
                </w:rPr>
                <w:delText>归档</w:delText>
              </w:r>
            </w:del>
          </w:p>
          <w:p w:rsidR="005B04C7" w:rsidRDefault="00A71B3A" w:rsidP="005B04C7">
            <w:pPr>
              <w:pStyle w:val="a7"/>
              <w:ind w:left="5250"/>
              <w:jc w:val="both"/>
              <w:rPr>
                <w:del w:id="1525" w:author="刘宇" w:date="2022-12-13T11:49:00Z"/>
                <w:rFonts w:ascii="Times New Roman"/>
              </w:rPr>
              <w:pPrChange w:id="1526" w:author="刘宇" w:date="2022-12-13T11:49:00Z">
                <w:pPr>
                  <w:pStyle w:val="2"/>
                  <w:framePr w:hSpace="180" w:wrap="around" w:vAnchor="page" w:hAnchor="margin" w:xAlign="center" w:y="1171"/>
                  <w:spacing w:line="240" w:lineRule="exact"/>
                </w:pPr>
              </w:pPrChange>
            </w:pPr>
            <w:del w:id="1527" w:author="刘宇" w:date="2022-12-13T11:49:00Z">
              <w:r w:rsidRPr="00026C59" w:rsidDel="00D40F8E">
                <w:rPr>
                  <w:rFonts w:ascii="Times New Roman"/>
                </w:rPr>
                <w:delText xml:space="preserve">OK </w:delText>
              </w:r>
              <w:r w:rsidDel="00D40F8E">
                <w:rPr>
                  <w:rFonts w:ascii="Times New Roman"/>
                </w:rPr>
                <w:delText>t</w:delText>
              </w:r>
              <w:r w:rsidRPr="00026C59" w:rsidDel="00D40F8E">
                <w:rPr>
                  <w:rFonts w:ascii="Times New Roman"/>
                </w:rPr>
                <w:delText>o Files</w:delText>
              </w:r>
            </w:del>
          </w:p>
        </w:tc>
        <w:tc>
          <w:tcPr>
            <w:tcW w:w="2266" w:type="dxa"/>
            <w:gridSpan w:val="4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5B04C7" w:rsidRDefault="00A71B3A" w:rsidP="005B04C7">
            <w:pPr>
              <w:pStyle w:val="a7"/>
              <w:ind w:left="5250"/>
              <w:jc w:val="both"/>
              <w:rPr>
                <w:del w:id="1528" w:author="刘宇" w:date="2022-12-13T11:49:00Z"/>
              </w:rPr>
              <w:pPrChange w:id="1529" w:author="刘宇" w:date="2022-12-13T11:49:00Z">
                <w:pPr>
                  <w:framePr w:hSpace="180" w:wrap="around" w:vAnchor="page" w:hAnchor="margin" w:xAlign="center" w:y="1171"/>
                  <w:spacing w:line="240" w:lineRule="exact"/>
                  <w:jc w:val="center"/>
                </w:pPr>
              </w:pPrChange>
            </w:pPr>
            <w:del w:id="1530" w:author="刘宇" w:date="2022-12-13T11:49:00Z">
              <w:r w:rsidRPr="00134484" w:rsidDel="00D40F8E">
                <w:rPr>
                  <w:rFonts w:hAnsi="宋体"/>
                </w:rPr>
                <w:delText>（</w:delText>
              </w:r>
              <w:r w:rsidRPr="00134484" w:rsidDel="00D40F8E">
                <w:rPr>
                  <w:rFonts w:hint="eastAsia"/>
                </w:rPr>
                <w:delText>37</w:delText>
              </w:r>
              <w:r w:rsidRPr="00134484" w:rsidDel="00D40F8E">
                <w:rPr>
                  <w:rFonts w:hAnsi="宋体"/>
                </w:rPr>
                <w:delText>）</w:delText>
              </w:r>
            </w:del>
          </w:p>
        </w:tc>
      </w:tr>
    </w:tbl>
    <w:p w:rsidR="00972D65" w:rsidRDefault="00972D65">
      <w:pPr>
        <w:pStyle w:val="a7"/>
        <w:ind w:left="5250"/>
        <w:jc w:val="both"/>
        <w:rPr>
          <w:del w:id="1531" w:author="刘宇" w:date="2022-12-13T11:49:00Z"/>
          <w:rFonts w:ascii="宋体"/>
        </w:rPr>
      </w:pPr>
    </w:p>
    <w:p w:rsidR="00972D65" w:rsidRDefault="00972D65">
      <w:pPr>
        <w:pStyle w:val="a7"/>
        <w:ind w:left="5250"/>
        <w:jc w:val="both"/>
        <w:rPr>
          <w:del w:id="1532" w:author="刘宇" w:date="2022-12-13T11:49:00Z"/>
          <w:rFonts w:ascii="宋体"/>
        </w:rPr>
      </w:pPr>
    </w:p>
    <w:p w:rsidR="00972D65" w:rsidRDefault="00972D65">
      <w:pPr>
        <w:pStyle w:val="a7"/>
        <w:ind w:left="5250"/>
        <w:jc w:val="both"/>
        <w:rPr>
          <w:del w:id="1533" w:author="刘宇" w:date="2022-12-13T11:49:00Z"/>
          <w:rFonts w:ascii="宋体"/>
        </w:rPr>
      </w:pPr>
    </w:p>
    <w:p w:rsidR="00972D65" w:rsidRDefault="00972D65">
      <w:pPr>
        <w:pStyle w:val="a7"/>
        <w:ind w:left="5250"/>
        <w:jc w:val="both"/>
        <w:rPr>
          <w:del w:id="1534" w:author="刘宇" w:date="2022-12-13T11:49:00Z"/>
          <w:rFonts w:ascii="宋体"/>
        </w:rPr>
      </w:pPr>
    </w:p>
    <w:p w:rsidR="00972D65" w:rsidRDefault="00972D65">
      <w:pPr>
        <w:pStyle w:val="a7"/>
        <w:ind w:left="5250"/>
        <w:jc w:val="both"/>
        <w:rPr>
          <w:del w:id="1535" w:author="刘宇" w:date="2022-12-13T11:49:00Z"/>
          <w:rFonts w:ascii="宋体"/>
        </w:rPr>
      </w:pPr>
    </w:p>
    <w:p w:rsidR="00972D65" w:rsidRDefault="00972D65">
      <w:pPr>
        <w:pStyle w:val="a7"/>
        <w:ind w:left="5250"/>
        <w:jc w:val="both"/>
        <w:rPr>
          <w:del w:id="1536" w:author="刘宇" w:date="2022-12-13T11:49:00Z"/>
          <w:rFonts w:ascii="宋体"/>
        </w:rPr>
      </w:pPr>
    </w:p>
    <w:p w:rsidR="00972D65" w:rsidRDefault="00972D65">
      <w:pPr>
        <w:pStyle w:val="a7"/>
        <w:ind w:left="5250"/>
        <w:jc w:val="both"/>
        <w:rPr>
          <w:del w:id="1537" w:author="刘宇" w:date="2022-12-13T11:49:00Z"/>
          <w:rFonts w:ascii="宋体"/>
        </w:rPr>
      </w:pPr>
    </w:p>
    <w:p w:rsidR="00972D65" w:rsidRDefault="00972D65">
      <w:pPr>
        <w:pStyle w:val="a7"/>
        <w:ind w:left="5250"/>
        <w:jc w:val="both"/>
        <w:rPr>
          <w:del w:id="1538" w:author="刘宇" w:date="2022-12-13T11:49:00Z"/>
          <w:rFonts w:ascii="宋体"/>
        </w:rPr>
      </w:pPr>
    </w:p>
    <w:p w:rsidR="00972D65" w:rsidRDefault="00972D65">
      <w:pPr>
        <w:pStyle w:val="a7"/>
        <w:ind w:left="5250"/>
        <w:jc w:val="both"/>
        <w:rPr>
          <w:del w:id="1539" w:author="刘宇" w:date="2022-12-13T11:49:00Z"/>
          <w:rFonts w:ascii="宋体"/>
        </w:rPr>
      </w:pPr>
    </w:p>
    <w:p w:rsidR="00972D65" w:rsidRDefault="00972D65">
      <w:pPr>
        <w:pStyle w:val="a7"/>
        <w:ind w:left="5250"/>
        <w:jc w:val="both"/>
        <w:rPr>
          <w:del w:id="1540" w:author="刘宇" w:date="2022-12-13T11:49:00Z"/>
          <w:rFonts w:ascii="宋体"/>
        </w:rPr>
      </w:pPr>
    </w:p>
    <w:p w:rsidR="00972D65" w:rsidRDefault="00972D65">
      <w:pPr>
        <w:pStyle w:val="a7"/>
        <w:ind w:left="5250"/>
        <w:jc w:val="both"/>
        <w:rPr>
          <w:del w:id="1541" w:author="刘宇" w:date="2022-12-13T11:49:00Z"/>
          <w:rFonts w:ascii="宋体"/>
        </w:rPr>
      </w:pPr>
    </w:p>
    <w:p w:rsidR="00972D65" w:rsidRDefault="00972D65">
      <w:pPr>
        <w:pStyle w:val="a7"/>
        <w:ind w:left="5250"/>
        <w:jc w:val="both"/>
        <w:rPr>
          <w:del w:id="1542" w:author="刘宇" w:date="2022-12-13T11:49:00Z"/>
          <w:rFonts w:ascii="宋体"/>
        </w:rPr>
      </w:pPr>
    </w:p>
    <w:p w:rsidR="00972D65" w:rsidRDefault="00972D65">
      <w:pPr>
        <w:pStyle w:val="a7"/>
        <w:ind w:left="5250"/>
        <w:jc w:val="both"/>
        <w:rPr>
          <w:del w:id="1543" w:author="刘宇" w:date="2022-12-13T11:49:00Z"/>
          <w:rFonts w:ascii="宋体"/>
        </w:rPr>
      </w:pPr>
    </w:p>
    <w:p w:rsidR="00972D65" w:rsidRDefault="00972D65">
      <w:pPr>
        <w:pStyle w:val="a7"/>
        <w:ind w:left="5250"/>
        <w:jc w:val="both"/>
        <w:rPr>
          <w:del w:id="1544" w:author="刘宇" w:date="2022-12-13T11:49:00Z"/>
          <w:rFonts w:ascii="宋体"/>
        </w:rPr>
      </w:pPr>
    </w:p>
    <w:p w:rsidR="00972D65" w:rsidRDefault="00972D65">
      <w:pPr>
        <w:pStyle w:val="a7"/>
        <w:ind w:left="5250"/>
        <w:jc w:val="both"/>
        <w:rPr>
          <w:del w:id="1545" w:author="刘宇" w:date="2022-12-13T11:49:00Z"/>
          <w:rFonts w:ascii="宋体"/>
        </w:rPr>
      </w:pPr>
    </w:p>
    <w:p w:rsidR="00972D65" w:rsidRDefault="00972D65">
      <w:pPr>
        <w:pStyle w:val="a7"/>
        <w:ind w:left="5250"/>
        <w:jc w:val="both"/>
        <w:rPr>
          <w:del w:id="1546" w:author="刘宇" w:date="2022-12-13T11:49:00Z"/>
          <w:rFonts w:ascii="宋体"/>
        </w:rPr>
      </w:pPr>
    </w:p>
    <w:p w:rsidR="00972D65" w:rsidRDefault="00972D65">
      <w:pPr>
        <w:pStyle w:val="a7"/>
        <w:ind w:left="5250"/>
        <w:jc w:val="both"/>
        <w:rPr>
          <w:del w:id="1547" w:author="刘宇" w:date="2022-12-13T11:49:00Z"/>
          <w:rFonts w:ascii="宋体"/>
        </w:rPr>
      </w:pPr>
    </w:p>
    <w:p w:rsidR="00972D65" w:rsidRDefault="00972D65">
      <w:pPr>
        <w:pStyle w:val="a7"/>
        <w:ind w:left="5250"/>
        <w:jc w:val="both"/>
        <w:rPr>
          <w:del w:id="1548" w:author="刘宇" w:date="2022-12-13T11:49:00Z"/>
          <w:rFonts w:ascii="宋体"/>
        </w:rPr>
      </w:pPr>
    </w:p>
    <w:p w:rsidR="00972D65" w:rsidRDefault="00972D65">
      <w:pPr>
        <w:pStyle w:val="a7"/>
        <w:ind w:left="5250"/>
        <w:jc w:val="both"/>
        <w:rPr>
          <w:del w:id="1549" w:author="刘宇" w:date="2022-12-13T11:49:00Z"/>
          <w:rFonts w:ascii="宋体"/>
        </w:rPr>
      </w:pPr>
    </w:p>
    <w:p w:rsidR="00972D65" w:rsidRDefault="00972D65">
      <w:pPr>
        <w:pStyle w:val="a7"/>
        <w:ind w:left="5250"/>
        <w:jc w:val="both"/>
        <w:rPr>
          <w:del w:id="1550" w:author="刘宇" w:date="2022-12-13T11:49:00Z"/>
          <w:rFonts w:ascii="宋体"/>
        </w:rPr>
      </w:pPr>
    </w:p>
    <w:p w:rsidR="00972D65" w:rsidRDefault="00972D65">
      <w:pPr>
        <w:pStyle w:val="a7"/>
        <w:ind w:left="5250"/>
        <w:jc w:val="both"/>
        <w:rPr>
          <w:del w:id="1551" w:author="刘宇" w:date="2022-12-13T11:49:00Z"/>
          <w:rFonts w:ascii="宋体"/>
        </w:rPr>
      </w:pPr>
    </w:p>
    <w:p w:rsidR="00972D65" w:rsidRDefault="00972D65">
      <w:pPr>
        <w:pStyle w:val="a7"/>
        <w:ind w:left="5250"/>
        <w:jc w:val="both"/>
        <w:rPr>
          <w:del w:id="1552" w:author="刘宇" w:date="2022-12-13T11:49:00Z"/>
          <w:rFonts w:ascii="宋体"/>
        </w:rPr>
      </w:pPr>
    </w:p>
    <w:p w:rsidR="00972D65" w:rsidRDefault="00972D65">
      <w:pPr>
        <w:pStyle w:val="a7"/>
        <w:ind w:left="5250"/>
        <w:jc w:val="both"/>
        <w:rPr>
          <w:del w:id="1553" w:author="刘宇" w:date="2022-12-13T11:49:00Z"/>
          <w:rFonts w:ascii="宋体"/>
        </w:rPr>
      </w:pPr>
    </w:p>
    <w:p w:rsidR="00972D65" w:rsidRDefault="00972D65">
      <w:pPr>
        <w:pStyle w:val="a7"/>
        <w:ind w:left="5250"/>
        <w:jc w:val="both"/>
        <w:rPr>
          <w:del w:id="1554" w:author="刘宇" w:date="2022-12-13T11:49:00Z"/>
          <w:rFonts w:ascii="宋体"/>
        </w:rPr>
      </w:pPr>
    </w:p>
    <w:p w:rsidR="00972D65" w:rsidRDefault="00972D65">
      <w:pPr>
        <w:pStyle w:val="a7"/>
        <w:ind w:left="5250"/>
        <w:jc w:val="both"/>
        <w:rPr>
          <w:del w:id="1555" w:author="刘宇" w:date="2022-12-13T11:49:00Z"/>
          <w:rFonts w:ascii="宋体"/>
        </w:rPr>
      </w:pPr>
    </w:p>
    <w:p w:rsidR="00972D65" w:rsidRDefault="00972D65">
      <w:pPr>
        <w:pStyle w:val="a7"/>
        <w:ind w:left="5250"/>
        <w:jc w:val="both"/>
        <w:rPr>
          <w:del w:id="1556" w:author="刘宇" w:date="2022-12-13T11:49:00Z"/>
          <w:rFonts w:ascii="宋体"/>
        </w:rPr>
      </w:pPr>
    </w:p>
    <w:p w:rsidR="00972D65" w:rsidRDefault="00972D65">
      <w:pPr>
        <w:pStyle w:val="a7"/>
        <w:ind w:left="5250"/>
        <w:jc w:val="both"/>
        <w:rPr>
          <w:del w:id="1557" w:author="刘宇" w:date="2022-12-13T11:49:00Z"/>
          <w:rFonts w:ascii="宋体"/>
        </w:rPr>
      </w:pPr>
    </w:p>
    <w:p w:rsidR="00972D65" w:rsidRDefault="00972D65">
      <w:pPr>
        <w:pStyle w:val="a7"/>
        <w:ind w:left="5250"/>
        <w:jc w:val="both"/>
        <w:rPr>
          <w:del w:id="1558" w:author="刘宇" w:date="2022-12-13T11:49:00Z"/>
          <w:rFonts w:ascii="宋体"/>
        </w:rPr>
      </w:pPr>
    </w:p>
    <w:p w:rsidR="00972D65" w:rsidRDefault="00972D65">
      <w:pPr>
        <w:pStyle w:val="a7"/>
        <w:ind w:left="5250"/>
        <w:jc w:val="both"/>
        <w:rPr>
          <w:del w:id="1559" w:author="刘宇" w:date="2022-12-13T11:49:00Z"/>
          <w:rFonts w:ascii="宋体"/>
        </w:rPr>
      </w:pPr>
    </w:p>
    <w:p w:rsidR="00972D65" w:rsidRDefault="00972D65">
      <w:pPr>
        <w:pStyle w:val="a7"/>
        <w:ind w:left="5250"/>
        <w:jc w:val="both"/>
        <w:rPr>
          <w:del w:id="1560" w:author="刘宇" w:date="2022-12-13T11:49:00Z"/>
          <w:rFonts w:ascii="宋体"/>
        </w:rPr>
      </w:pPr>
    </w:p>
    <w:p w:rsidR="00972D65" w:rsidRDefault="00972D65">
      <w:pPr>
        <w:pStyle w:val="a7"/>
        <w:ind w:left="5250"/>
        <w:jc w:val="both"/>
        <w:rPr>
          <w:del w:id="1561" w:author="刘宇" w:date="2022-12-13T11:49:00Z"/>
          <w:rFonts w:ascii="宋体"/>
        </w:rPr>
      </w:pPr>
    </w:p>
    <w:p w:rsidR="00972D65" w:rsidRDefault="00972D65">
      <w:pPr>
        <w:pStyle w:val="a7"/>
        <w:ind w:left="5250"/>
        <w:jc w:val="both"/>
        <w:rPr>
          <w:del w:id="1562" w:author="刘宇" w:date="2022-12-13T11:49:00Z"/>
          <w:rFonts w:ascii="宋体"/>
        </w:rPr>
      </w:pPr>
    </w:p>
    <w:p w:rsidR="00972D65" w:rsidRDefault="00972D65">
      <w:pPr>
        <w:pStyle w:val="a7"/>
        <w:ind w:left="5250"/>
        <w:jc w:val="both"/>
        <w:rPr>
          <w:del w:id="1563" w:author="刘宇" w:date="2022-12-13T11:49:00Z"/>
          <w:rFonts w:ascii="宋体"/>
        </w:rPr>
      </w:pPr>
    </w:p>
    <w:p w:rsidR="00972D65" w:rsidRDefault="00972D65">
      <w:pPr>
        <w:pStyle w:val="a7"/>
        <w:ind w:left="5250"/>
        <w:jc w:val="both"/>
        <w:rPr>
          <w:del w:id="1564" w:author="刘宇" w:date="2022-12-13T11:49:00Z"/>
          <w:rFonts w:ascii="宋体"/>
        </w:rPr>
      </w:pPr>
    </w:p>
    <w:p w:rsidR="00972D65" w:rsidRDefault="00972D65">
      <w:pPr>
        <w:pStyle w:val="a7"/>
        <w:ind w:left="5250"/>
        <w:jc w:val="both"/>
        <w:rPr>
          <w:del w:id="1565" w:author="刘宇" w:date="2022-12-13T11:49:00Z"/>
          <w:rFonts w:ascii="宋体"/>
        </w:rPr>
      </w:pPr>
    </w:p>
    <w:p w:rsidR="00972D65" w:rsidRDefault="00A66FA0">
      <w:pPr>
        <w:pStyle w:val="a7"/>
        <w:ind w:left="5250"/>
        <w:jc w:val="both"/>
        <w:rPr>
          <w:del w:id="1566" w:author="刘宇" w:date="2022-12-13T11:49:00Z"/>
          <w:rFonts w:ascii="宋体"/>
        </w:rPr>
      </w:pPr>
      <w:del w:id="1567" w:author="刘宇" w:date="2022-12-13T11:49:00Z">
        <w:r w:rsidDel="00D40F8E">
          <w:rPr>
            <w:rFonts w:ascii="宋体" w:hint="eastAsia"/>
          </w:rPr>
          <w:delText>第</w:delText>
        </w:r>
        <w:r w:rsidDel="00D40F8E">
          <w:rPr>
            <w:rFonts w:ascii="宋体"/>
          </w:rPr>
          <w:delText>(</w:delText>
        </w:r>
        <w:r w:rsidDel="00D40F8E">
          <w:rPr>
            <w:rFonts w:ascii="宋体" w:hint="eastAsia"/>
          </w:rPr>
          <w:delText>38</w:delText>
        </w:r>
        <w:r w:rsidDel="00D40F8E">
          <w:rPr>
            <w:rFonts w:ascii="宋体"/>
          </w:rPr>
          <w:delText>)</w:delText>
        </w:r>
        <w:r w:rsidDel="00D40F8E">
          <w:rPr>
            <w:rFonts w:ascii="宋体" w:hint="eastAsia"/>
          </w:rPr>
          <w:delText>页 共</w:delText>
        </w:r>
        <w:r w:rsidDel="00D40F8E">
          <w:rPr>
            <w:rFonts w:ascii="宋体"/>
          </w:rPr>
          <w:delText>(</w:delText>
        </w:r>
        <w:r w:rsidDel="00D40F8E">
          <w:rPr>
            <w:rFonts w:ascii="宋体" w:hint="eastAsia"/>
          </w:rPr>
          <w:delText>39</w:delText>
        </w:r>
        <w:r w:rsidDel="00D40F8E">
          <w:rPr>
            <w:rFonts w:ascii="宋体"/>
          </w:rPr>
          <w:delText>)</w:delText>
        </w:r>
        <w:r w:rsidDel="00D40F8E">
          <w:rPr>
            <w:rFonts w:ascii="宋体" w:hint="eastAsia"/>
          </w:rPr>
          <w:delText xml:space="preserve">页                                  </w:delText>
        </w:r>
        <w:r w:rsidR="00A71B3A" w:rsidDel="00D40F8E">
          <w:rPr>
            <w:rFonts w:ascii="宋体" w:hint="eastAsia"/>
          </w:rPr>
          <w:delText xml:space="preserve">                         </w:delText>
        </w:r>
        <w:r w:rsidDel="00D40F8E">
          <w:rPr>
            <w:rFonts w:ascii="宋体" w:hint="eastAsia"/>
          </w:rPr>
          <w:delText>下转</w:delText>
        </w:r>
        <w:r w:rsidDel="00D40F8E">
          <w:rPr>
            <w:rFonts w:ascii="宋体"/>
          </w:rPr>
          <w:delText>(</w:delText>
        </w:r>
        <w:r w:rsidDel="00D40F8E">
          <w:rPr>
            <w:rFonts w:ascii="宋体" w:hint="eastAsia"/>
          </w:rPr>
          <w:delText>40</w:delText>
        </w:r>
        <w:r w:rsidDel="00D40F8E">
          <w:rPr>
            <w:rFonts w:ascii="宋体"/>
          </w:rPr>
          <w:delText>)</w:delText>
        </w:r>
        <w:r w:rsidDel="00D40F8E">
          <w:rPr>
            <w:rFonts w:ascii="宋体" w:hint="eastAsia"/>
          </w:rPr>
          <w:delText>页</w:delText>
        </w:r>
      </w:del>
    </w:p>
    <w:p w:rsidR="008A22C1" w:rsidRDefault="005B04C7">
      <w:pPr>
        <w:pStyle w:val="a7"/>
        <w:ind w:left="5250"/>
        <w:jc w:val="both"/>
        <w:pPrChange w:id="1568" w:author="刘宇" w:date="2022-12-13T11:49:00Z">
          <w:pPr>
            <w:pStyle w:val="a7"/>
            <w:ind w:left="5250"/>
          </w:pPr>
        </w:pPrChange>
      </w:pPr>
      <w:del w:id="1569" w:author="刘宇" w:date="2022-12-13T11:49:00Z">
        <w:r w:rsidRPr="005B04C7">
          <w:rPr>
            <w:rFonts w:ascii="宋体"/>
            <w:noProof/>
          </w:rPr>
          <w:pict>
            <v:shape id="_x0000_s1031" type="#_x0000_t32" style="position:absolute;left:0;text-align:left;margin-left:299.75pt;margin-top:32.6pt;width:123.95pt;height:0;z-index:2" o:connectortype="straight" strokeweight="1.5pt"/>
          </w:pict>
        </w:r>
        <w:r w:rsidR="00A66FA0" w:rsidDel="00D40F8E">
          <w:rPr>
            <w:rFonts w:ascii="宋体" w:hAnsi="宋体" w:hint="eastAsia"/>
          </w:rPr>
          <w:delText xml:space="preserve">PAGE  </w:delText>
        </w:r>
        <w:r w:rsidR="00FF11AA" w:rsidDel="00D40F8E">
          <w:rPr>
            <w:rFonts w:ascii="宋体"/>
          </w:rPr>
          <w:delText>(</w:delText>
        </w:r>
        <w:r w:rsidR="00FF11AA" w:rsidDel="00D40F8E">
          <w:rPr>
            <w:rFonts w:ascii="宋体" w:hint="eastAsia"/>
          </w:rPr>
          <w:delText>38</w:delText>
        </w:r>
        <w:r w:rsidR="00FF11AA" w:rsidDel="00D40F8E">
          <w:rPr>
            <w:rFonts w:ascii="宋体"/>
          </w:rPr>
          <w:delText>)</w:delText>
        </w:r>
        <w:r w:rsidR="00A66FA0" w:rsidDel="00D40F8E">
          <w:rPr>
            <w:rFonts w:ascii="宋体" w:hAnsi="宋体" w:hint="eastAsia"/>
          </w:rPr>
          <w:delText xml:space="preserve"> OF </w:delText>
        </w:r>
        <w:r w:rsidR="00FF11AA" w:rsidDel="00D40F8E">
          <w:rPr>
            <w:rFonts w:ascii="宋体"/>
          </w:rPr>
          <w:delText>(</w:delText>
        </w:r>
        <w:r w:rsidR="00FF11AA" w:rsidDel="00D40F8E">
          <w:rPr>
            <w:rFonts w:ascii="宋体" w:hint="eastAsia"/>
          </w:rPr>
          <w:delText>39</w:delText>
        </w:r>
        <w:r w:rsidR="00FF11AA" w:rsidDel="00D40F8E">
          <w:rPr>
            <w:rFonts w:ascii="宋体"/>
          </w:rPr>
          <w:delText>)</w:delText>
        </w:r>
        <w:r w:rsidR="00A66FA0" w:rsidDel="00D40F8E">
          <w:rPr>
            <w:rFonts w:ascii="宋体" w:hAnsi="宋体" w:hint="eastAsia"/>
          </w:rPr>
          <w:delText xml:space="preserve">                           </w:delText>
        </w:r>
        <w:r w:rsidR="00A71B3A" w:rsidDel="00D40F8E">
          <w:rPr>
            <w:rFonts w:ascii="宋体" w:hAnsi="宋体" w:hint="eastAsia"/>
          </w:rPr>
          <w:delText xml:space="preserve">                               </w:delText>
        </w:r>
        <w:r w:rsidR="00A66FA0" w:rsidDel="00D40F8E">
          <w:rPr>
            <w:rFonts w:ascii="宋体" w:hAnsi="宋体" w:hint="eastAsia"/>
          </w:rPr>
          <w:delText>CNT</w:delText>
        </w:r>
        <w:r w:rsidR="00A66FA0" w:rsidDel="00D40F8E">
          <w:rPr>
            <w:rFonts w:ascii="宋体" w:hAnsi="宋体"/>
          </w:rPr>
          <w:delText>’</w:delText>
        </w:r>
        <w:r w:rsidR="00A66FA0" w:rsidDel="00D40F8E">
          <w:rPr>
            <w:rFonts w:ascii="宋体" w:hAnsi="宋体" w:hint="eastAsia"/>
          </w:rPr>
          <w:delText>D ON PAGE</w:delText>
        </w:r>
        <w:r w:rsidR="00A66FA0" w:rsidDel="00D40F8E">
          <w:rPr>
            <w:rFonts w:ascii="宋体"/>
          </w:rPr>
          <w:delText>(</w:delText>
        </w:r>
        <w:r w:rsidR="00A66FA0" w:rsidDel="00D40F8E">
          <w:rPr>
            <w:rFonts w:ascii="宋体" w:hint="eastAsia"/>
          </w:rPr>
          <w:delText>40</w:delText>
        </w:r>
        <w:r w:rsidR="00A66FA0" w:rsidDel="00D40F8E">
          <w:rPr>
            <w:rFonts w:ascii="宋体"/>
          </w:rPr>
          <w:delText>)</w:delText>
        </w:r>
        <w:r w:rsidRPr="005B04C7">
          <w:rPr>
            <w:rFonts w:hAnsi="宋体"/>
            <w:noProof/>
            <w:color w:val="000000"/>
          </w:rPr>
          <w:pict>
            <v:shape id="_x0000_s1030" type="#_x0000_t32" style="position:absolute;left:0;text-align:left;margin-left:312.5pt;margin-top:455.45pt;width:123.95pt;height:0;z-index:1;mso-position-horizontal-relative:text;mso-position-vertical-relative:text" o:connectortype="straight" strokeweight="1.5pt"/>
          </w:pict>
        </w:r>
      </w:del>
    </w:p>
    <w:sectPr w:rsidR="008A22C1" w:rsidSect="000F4C2C">
      <w:pgSz w:w="11906" w:h="16838" w:orient="portrait"/>
      <w:pgMar w:top="567" w:right="851" w:bottom="1134" w:left="1418" w:header="567" w:footer="567" w:gutter="0"/>
      <w:cols w:space="425"/>
      <w:docGrid w:type="linesAndChars" w:linePitch="312"/>
      <w:sectPrChange w:id="1570" w:author="刘宇" w:date="2022-12-13T12:16:00Z">
        <w:sectPr w:rsidR="008A22C1" w:rsidSect="000F4C2C">
          <w:pgSz w:w="16838" w:h="11906" w:orient="landscape"/>
          <w:pgMar w:top="851" w:right="1134" w:bottom="1418" w:left="567"/>
          <w:docGrid w:type="lines"/>
        </w:sectPr>
      </w:sectPrChange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A22C1" w:rsidRDefault="008A22C1" w:rsidP="006E6843">
      <w:r>
        <w:separator/>
      </w:r>
    </w:p>
  </w:endnote>
  <w:endnote w:type="continuationSeparator" w:id="1">
    <w:p w:rsidR="008A22C1" w:rsidRDefault="008A22C1" w:rsidP="006E68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6843" w:rsidRDefault="005B04C7" w:rsidP="006E6843">
    <w:pPr>
      <w:pStyle w:val="a7"/>
      <w:jc w:val="right"/>
    </w:pPr>
    <w:fldSimple w:instr=" PAGE   \* MERGEFORMAT ">
      <w:r w:rsidR="00DD26DF" w:rsidRPr="00DD26DF">
        <w:rPr>
          <w:noProof/>
          <w:lang w:val="zh-CN"/>
        </w:rPr>
        <w:t>1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A22C1" w:rsidRDefault="008A22C1" w:rsidP="006E6843">
      <w:r>
        <w:separator/>
      </w:r>
    </w:p>
  </w:footnote>
  <w:footnote w:type="continuationSeparator" w:id="1">
    <w:p w:rsidR="008A22C1" w:rsidRDefault="008A22C1" w:rsidP="006E684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C7" w:rsidRDefault="00BE3F56" w:rsidP="005B04C7">
    <w:pPr>
      <w:pStyle w:val="a6"/>
      <w:pBdr>
        <w:bottom w:val="none" w:sz="0" w:space="0" w:color="auto"/>
      </w:pBdr>
      <w:ind w:firstLineChars="200" w:firstLine="480"/>
      <w:jc w:val="left"/>
      <w:pPrChange w:id="654" w:author="刘宇" w:date="2022-12-13T11:55:00Z">
        <w:pPr>
          <w:pStyle w:val="a6"/>
        </w:pPr>
      </w:pPrChange>
    </w:pPr>
    <w:ins w:id="655" w:author="刘宇" w:date="2025-11-22T13:38:00Z">
      <w:r w:rsidRPr="00BE3F56">
        <w:rPr>
          <w:rFonts w:ascii="黑体" w:eastAsia="黑体" w:hAnsi="黑体"/>
          <w:sz w:val="24"/>
          <w:szCs w:val="24"/>
        </w:rPr>
        <w:t>GLB140514-03</w:t>
      </w:r>
      <w:r>
        <w:rPr>
          <w:rFonts w:ascii="黑体" w:eastAsia="黑体" w:hAnsi="黑体" w:hint="eastAsia"/>
          <w:sz w:val="24"/>
          <w:szCs w:val="24"/>
        </w:rPr>
        <w:t xml:space="preserve">    </w:t>
      </w:r>
    </w:ins>
    <w:ins w:id="656" w:author="刘宇" w:date="2022-12-13T11:54:00Z">
      <w:r w:rsidR="00D40F8E">
        <w:rPr>
          <w:rFonts w:ascii="黑体" w:eastAsia="黑体" w:hAnsi="黑体" w:hint="eastAsia"/>
          <w:sz w:val="24"/>
          <w:szCs w:val="24"/>
        </w:rPr>
        <w:t xml:space="preserve">                                                                  </w:t>
      </w:r>
    </w:ins>
    <w:ins w:id="657" w:author="刘宇" w:date="2025-11-22T13:50:00Z">
      <w:r w:rsidR="00DD26DF">
        <w:rPr>
          <w:rFonts w:ascii="黑体" w:eastAsia="黑体" w:hAnsi="黑体" w:hint="eastAsia"/>
          <w:sz w:val="24"/>
          <w:szCs w:val="24"/>
        </w:rPr>
        <w:t xml:space="preserve">  </w:t>
      </w:r>
    </w:ins>
    <w:ins w:id="658" w:author="刘宇" w:date="2022-12-13T11:54:00Z">
      <w:r w:rsidR="00D40F8E">
        <w:rPr>
          <w:rFonts w:ascii="黑体" w:eastAsia="黑体" w:hAnsi="黑体" w:hint="eastAsia"/>
          <w:sz w:val="24"/>
          <w:szCs w:val="24"/>
        </w:rPr>
        <w:t xml:space="preserve"> </w:t>
      </w:r>
    </w:ins>
    <w:ins w:id="659" w:author="刘宇" w:date="2022-12-13T11:55:00Z">
      <w:r w:rsidR="002268BB">
        <w:rPr>
          <w:rFonts w:ascii="黑体" w:eastAsia="黑体" w:hAnsi="黑体" w:hint="eastAsia"/>
          <w:sz w:val="24"/>
          <w:szCs w:val="24"/>
        </w:rPr>
        <w:t xml:space="preserve">            </w:t>
      </w:r>
    </w:ins>
    <w:ins w:id="660" w:author="刘宇" w:date="2022-12-13T11:54:00Z">
      <w:r w:rsidR="00D40F8E">
        <w:rPr>
          <w:rFonts w:ascii="黑体" w:eastAsia="黑体" w:hAnsi="黑体" w:hint="eastAsia"/>
          <w:sz w:val="24"/>
          <w:szCs w:val="24"/>
        </w:rPr>
        <w:t xml:space="preserve">       </w:t>
      </w:r>
    </w:ins>
    <w:ins w:id="661" w:author="刘宇" w:date="2025-11-22T13:38:00Z">
      <w:r w:rsidRPr="00BE3F56">
        <w:rPr>
          <w:rFonts w:ascii="黑体" w:eastAsia="黑体" w:hAnsi="黑体"/>
          <w:sz w:val="24"/>
          <w:szCs w:val="24"/>
        </w:rPr>
        <w:t>FM1405-64</w:t>
      </w:r>
    </w:ins>
    <w:ins w:id="662" w:author="刘宇" w:date="2025-11-22T13:50:00Z">
      <w:r w:rsidR="00DD26DF">
        <w:rPr>
          <w:rFonts w:ascii="黑体" w:eastAsia="黑体" w:hAnsi="黑体" w:hint="eastAsia"/>
          <w:sz w:val="24"/>
          <w:szCs w:val="24"/>
        </w:rPr>
        <w:t>A</w:t>
      </w:r>
    </w:ins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C7" w:rsidRDefault="00DD26DF" w:rsidP="005B04C7">
    <w:pPr>
      <w:pStyle w:val="a6"/>
      <w:pBdr>
        <w:bottom w:val="none" w:sz="0" w:space="0" w:color="auto"/>
      </w:pBdr>
      <w:ind w:firstLineChars="200" w:firstLine="480"/>
      <w:jc w:val="left"/>
      <w:pPrChange w:id="1036" w:author="刘宇" w:date="2022-12-13T11:55:00Z">
        <w:pPr>
          <w:pStyle w:val="a6"/>
        </w:pPr>
      </w:pPrChange>
    </w:pPr>
    <w:ins w:id="1037" w:author="刘宇" w:date="2025-11-22T13:51:00Z">
      <w:r w:rsidRPr="00BE3F56">
        <w:rPr>
          <w:rFonts w:ascii="黑体" w:eastAsia="黑体" w:hAnsi="黑体"/>
          <w:sz w:val="24"/>
          <w:szCs w:val="24"/>
        </w:rPr>
        <w:t>GLB140514-03</w:t>
      </w:r>
      <w:r>
        <w:rPr>
          <w:rFonts w:ascii="黑体" w:eastAsia="黑体" w:hAnsi="黑体" w:hint="eastAsia"/>
          <w:sz w:val="24"/>
          <w:szCs w:val="24"/>
        </w:rPr>
        <w:t xml:space="preserve">    </w:t>
      </w:r>
    </w:ins>
    <w:ins w:id="1038" w:author="刘宇" w:date="2022-12-13T11:54:00Z">
      <w:r w:rsidR="000F4C2C">
        <w:rPr>
          <w:rFonts w:ascii="黑体" w:eastAsia="黑体" w:hAnsi="黑体" w:hint="eastAsia"/>
          <w:sz w:val="24"/>
          <w:szCs w:val="24"/>
        </w:rPr>
        <w:t xml:space="preserve">                                               </w:t>
      </w:r>
    </w:ins>
    <w:ins w:id="1039" w:author="刘宇" w:date="2022-12-13T11:55:00Z">
      <w:r w:rsidR="000F4C2C">
        <w:rPr>
          <w:rFonts w:ascii="黑体" w:eastAsia="黑体" w:hAnsi="黑体" w:hint="eastAsia"/>
          <w:sz w:val="24"/>
          <w:szCs w:val="24"/>
        </w:rPr>
        <w:t xml:space="preserve"> </w:t>
      </w:r>
    </w:ins>
    <w:ins w:id="1040" w:author="刘宇" w:date="2025-11-22T13:50:00Z">
      <w:r w:rsidRPr="00BE3F56">
        <w:rPr>
          <w:rFonts w:ascii="黑体" w:eastAsia="黑体" w:hAnsi="黑体"/>
          <w:sz w:val="24"/>
          <w:szCs w:val="24"/>
        </w:rPr>
        <w:t>FM1405-64</w:t>
      </w:r>
    </w:ins>
    <w:ins w:id="1041" w:author="刘宇" w:date="2022-12-13T12:16:00Z">
      <w:r w:rsidR="000F4C2C">
        <w:rPr>
          <w:rFonts w:ascii="黑体" w:eastAsia="黑体" w:hAnsi="黑体" w:hint="eastAsia"/>
          <w:sz w:val="24"/>
          <w:szCs w:val="24"/>
        </w:rPr>
        <w:t>A</w:t>
      </w:r>
    </w:ins>
    <w:ins w:id="1042" w:author="刘宇" w:date="2022-12-13T11:55:00Z">
      <w:r w:rsidR="000F4C2C">
        <w:rPr>
          <w:rFonts w:ascii="黑体" w:eastAsia="黑体" w:hAnsi="黑体" w:hint="eastAsia"/>
          <w:sz w:val="24"/>
          <w:szCs w:val="24"/>
        </w:rPr>
        <w:t xml:space="preserve">           </w:t>
      </w:r>
    </w:ins>
    <w:ins w:id="1043" w:author="刘宇" w:date="2022-12-13T11:54:00Z">
      <w:r w:rsidR="000F4C2C">
        <w:rPr>
          <w:rFonts w:ascii="黑体" w:eastAsia="黑体" w:hAnsi="黑体" w:hint="eastAsia"/>
          <w:sz w:val="24"/>
          <w:szCs w:val="24"/>
        </w:rPr>
        <w:t xml:space="preserve">       </w:t>
      </w:r>
    </w:ins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C37D2F"/>
    <w:multiLevelType w:val="hybridMultilevel"/>
    <w:tmpl w:val="504C0DD0"/>
    <w:lvl w:ilvl="0" w:tplc="2EB8D3FE">
      <w:start w:val="1"/>
      <w:numFmt w:val="decimal"/>
      <w:suff w:val="nothing"/>
      <w:lvlText w:val="（%1）"/>
      <w:lvlJc w:val="left"/>
      <w:pPr>
        <w:ind w:left="1280" w:hanging="720"/>
      </w:pPr>
      <w:rPr>
        <w:rFonts w:ascii="Times New Roman" w:hAnsi="Times New Roman" w:cs="Times New Roman"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060801F1"/>
    <w:multiLevelType w:val="hybridMultilevel"/>
    <w:tmpl w:val="B100FFAE"/>
    <w:lvl w:ilvl="0" w:tplc="44AA9F9E">
      <w:start w:val="23"/>
      <w:numFmt w:val="decimal"/>
      <w:suff w:val="nothing"/>
      <w:lvlText w:val="（%1）"/>
      <w:lvlJc w:val="left"/>
      <w:pPr>
        <w:ind w:left="400" w:hanging="40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395" w:hanging="420"/>
      </w:pPr>
    </w:lvl>
    <w:lvl w:ilvl="2" w:tplc="0409001B" w:tentative="1">
      <w:start w:val="1"/>
      <w:numFmt w:val="lowerRoman"/>
      <w:lvlText w:val="%3."/>
      <w:lvlJc w:val="right"/>
      <w:pPr>
        <w:ind w:left="1815" w:hanging="420"/>
      </w:pPr>
    </w:lvl>
    <w:lvl w:ilvl="3" w:tplc="0409000F" w:tentative="1">
      <w:start w:val="1"/>
      <w:numFmt w:val="decimal"/>
      <w:lvlText w:val="%4."/>
      <w:lvlJc w:val="left"/>
      <w:pPr>
        <w:ind w:left="2235" w:hanging="420"/>
      </w:pPr>
    </w:lvl>
    <w:lvl w:ilvl="4" w:tplc="04090019" w:tentative="1">
      <w:start w:val="1"/>
      <w:numFmt w:val="lowerLetter"/>
      <w:lvlText w:val="%5)"/>
      <w:lvlJc w:val="left"/>
      <w:pPr>
        <w:ind w:left="2655" w:hanging="420"/>
      </w:pPr>
    </w:lvl>
    <w:lvl w:ilvl="5" w:tplc="0409001B" w:tentative="1">
      <w:start w:val="1"/>
      <w:numFmt w:val="lowerRoman"/>
      <w:lvlText w:val="%6."/>
      <w:lvlJc w:val="right"/>
      <w:pPr>
        <w:ind w:left="3075" w:hanging="420"/>
      </w:pPr>
    </w:lvl>
    <w:lvl w:ilvl="6" w:tplc="0409000F" w:tentative="1">
      <w:start w:val="1"/>
      <w:numFmt w:val="decimal"/>
      <w:lvlText w:val="%7."/>
      <w:lvlJc w:val="left"/>
      <w:pPr>
        <w:ind w:left="3495" w:hanging="420"/>
      </w:pPr>
    </w:lvl>
    <w:lvl w:ilvl="7" w:tplc="04090019" w:tentative="1">
      <w:start w:val="1"/>
      <w:numFmt w:val="lowerLetter"/>
      <w:lvlText w:val="%8)"/>
      <w:lvlJc w:val="left"/>
      <w:pPr>
        <w:ind w:left="3915" w:hanging="420"/>
      </w:pPr>
    </w:lvl>
    <w:lvl w:ilvl="8" w:tplc="0409001B" w:tentative="1">
      <w:start w:val="1"/>
      <w:numFmt w:val="lowerRoman"/>
      <w:lvlText w:val="%9."/>
      <w:lvlJc w:val="right"/>
      <w:pPr>
        <w:ind w:left="4335" w:hanging="420"/>
      </w:pPr>
    </w:lvl>
  </w:abstractNum>
  <w:abstractNum w:abstractNumId="2">
    <w:nsid w:val="0B3C37D6"/>
    <w:multiLevelType w:val="hybridMultilevel"/>
    <w:tmpl w:val="2AE4BEB2"/>
    <w:lvl w:ilvl="0" w:tplc="F89896FE">
      <w:start w:val="30"/>
      <w:numFmt w:val="decimal"/>
      <w:lvlText w:val="%1）"/>
      <w:lvlJc w:val="left"/>
      <w:pPr>
        <w:ind w:left="129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10" w:hanging="420"/>
      </w:pPr>
    </w:lvl>
    <w:lvl w:ilvl="2" w:tplc="0409001B" w:tentative="1">
      <w:start w:val="1"/>
      <w:numFmt w:val="lowerRoman"/>
      <w:lvlText w:val="%3."/>
      <w:lvlJc w:val="right"/>
      <w:pPr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ind w:left="4350" w:hanging="420"/>
      </w:pPr>
    </w:lvl>
  </w:abstractNum>
  <w:abstractNum w:abstractNumId="3">
    <w:nsid w:val="0FC475EE"/>
    <w:multiLevelType w:val="hybridMultilevel"/>
    <w:tmpl w:val="13E0B49E"/>
    <w:lvl w:ilvl="0" w:tplc="DDE09EEA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9FA4786"/>
    <w:multiLevelType w:val="hybridMultilevel"/>
    <w:tmpl w:val="AD449B48"/>
    <w:lvl w:ilvl="0" w:tplc="2638BBC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DA20F52"/>
    <w:multiLevelType w:val="hybridMultilevel"/>
    <w:tmpl w:val="AC907EA2"/>
    <w:lvl w:ilvl="0" w:tplc="A29CB238">
      <w:start w:val="3"/>
      <w:numFmt w:val="decimal"/>
      <w:lvlText w:val="（%1）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6">
    <w:nsid w:val="272A3EFD"/>
    <w:multiLevelType w:val="hybridMultilevel"/>
    <w:tmpl w:val="8304A940"/>
    <w:lvl w:ilvl="0" w:tplc="B8A2AB9E">
      <w:start w:val="24"/>
      <w:numFmt w:val="decimal"/>
      <w:suff w:val="nothing"/>
      <w:lvlText w:val="（%1）"/>
      <w:lvlJc w:val="left"/>
      <w:pPr>
        <w:ind w:left="960" w:hanging="4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94E57B8"/>
    <w:multiLevelType w:val="hybridMultilevel"/>
    <w:tmpl w:val="E0A4782A"/>
    <w:lvl w:ilvl="0" w:tplc="61B83B6A">
      <w:start w:val="1"/>
      <w:numFmt w:val="decimal"/>
      <w:lvlText w:val="（%1）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8">
    <w:nsid w:val="29F148C7"/>
    <w:multiLevelType w:val="hybridMultilevel"/>
    <w:tmpl w:val="099CF794"/>
    <w:lvl w:ilvl="0" w:tplc="57B2B464">
      <w:start w:val="9"/>
      <w:numFmt w:val="decimal"/>
      <w:lvlText w:val="（%1）"/>
      <w:lvlJc w:val="left"/>
      <w:pPr>
        <w:tabs>
          <w:tab w:val="num" w:pos="1278"/>
        </w:tabs>
        <w:ind w:left="1278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98"/>
        </w:tabs>
        <w:ind w:left="1398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18"/>
        </w:tabs>
        <w:ind w:left="1818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38"/>
        </w:tabs>
        <w:ind w:left="2238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58"/>
        </w:tabs>
        <w:ind w:left="2658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78"/>
        </w:tabs>
        <w:ind w:left="3078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98"/>
        </w:tabs>
        <w:ind w:left="3498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18"/>
        </w:tabs>
        <w:ind w:left="3918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38"/>
        </w:tabs>
        <w:ind w:left="4338" w:hanging="420"/>
      </w:pPr>
    </w:lvl>
  </w:abstractNum>
  <w:abstractNum w:abstractNumId="9">
    <w:nsid w:val="2ED73CBB"/>
    <w:multiLevelType w:val="hybridMultilevel"/>
    <w:tmpl w:val="40148DC2"/>
    <w:lvl w:ilvl="0" w:tplc="6694C32E">
      <w:start w:val="21"/>
      <w:numFmt w:val="decimal"/>
      <w:suff w:val="nothing"/>
      <w:lvlText w:val="（%1）"/>
      <w:lvlJc w:val="left"/>
      <w:pPr>
        <w:ind w:left="1295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0">
    <w:nsid w:val="2F9F2A4A"/>
    <w:multiLevelType w:val="hybridMultilevel"/>
    <w:tmpl w:val="040CBB08"/>
    <w:lvl w:ilvl="0" w:tplc="AE6E4D9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3D9673A5"/>
    <w:multiLevelType w:val="hybridMultilevel"/>
    <w:tmpl w:val="42CCF3A0"/>
    <w:lvl w:ilvl="0" w:tplc="8E90AF94">
      <w:start w:val="1"/>
      <w:numFmt w:val="decimal"/>
      <w:lvlText w:val="（%1）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2">
    <w:nsid w:val="3EAB709E"/>
    <w:multiLevelType w:val="hybridMultilevel"/>
    <w:tmpl w:val="E7D0C592"/>
    <w:lvl w:ilvl="0" w:tplc="B22A7AC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4385056B"/>
    <w:multiLevelType w:val="hybridMultilevel"/>
    <w:tmpl w:val="636490D6"/>
    <w:lvl w:ilvl="0" w:tplc="79124834">
      <w:start w:val="7"/>
      <w:numFmt w:val="decimal"/>
      <w:lvlText w:val="（%1）"/>
      <w:lvlJc w:val="left"/>
      <w:pPr>
        <w:ind w:left="1278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98" w:hanging="420"/>
      </w:pPr>
    </w:lvl>
    <w:lvl w:ilvl="2" w:tplc="0409001B" w:tentative="1">
      <w:start w:val="1"/>
      <w:numFmt w:val="lowerRoman"/>
      <w:lvlText w:val="%3."/>
      <w:lvlJc w:val="right"/>
      <w:pPr>
        <w:ind w:left="1818" w:hanging="420"/>
      </w:pPr>
    </w:lvl>
    <w:lvl w:ilvl="3" w:tplc="0409000F" w:tentative="1">
      <w:start w:val="1"/>
      <w:numFmt w:val="decimal"/>
      <w:lvlText w:val="%4."/>
      <w:lvlJc w:val="left"/>
      <w:pPr>
        <w:ind w:left="2238" w:hanging="420"/>
      </w:pPr>
    </w:lvl>
    <w:lvl w:ilvl="4" w:tplc="04090019" w:tentative="1">
      <w:start w:val="1"/>
      <w:numFmt w:val="lowerLetter"/>
      <w:lvlText w:val="%5)"/>
      <w:lvlJc w:val="left"/>
      <w:pPr>
        <w:ind w:left="2658" w:hanging="420"/>
      </w:pPr>
    </w:lvl>
    <w:lvl w:ilvl="5" w:tplc="0409001B" w:tentative="1">
      <w:start w:val="1"/>
      <w:numFmt w:val="lowerRoman"/>
      <w:lvlText w:val="%6."/>
      <w:lvlJc w:val="right"/>
      <w:pPr>
        <w:ind w:left="3078" w:hanging="420"/>
      </w:pPr>
    </w:lvl>
    <w:lvl w:ilvl="6" w:tplc="0409000F" w:tentative="1">
      <w:start w:val="1"/>
      <w:numFmt w:val="decimal"/>
      <w:lvlText w:val="%7."/>
      <w:lvlJc w:val="left"/>
      <w:pPr>
        <w:ind w:left="3498" w:hanging="420"/>
      </w:pPr>
    </w:lvl>
    <w:lvl w:ilvl="7" w:tplc="04090019" w:tentative="1">
      <w:start w:val="1"/>
      <w:numFmt w:val="lowerLetter"/>
      <w:lvlText w:val="%8)"/>
      <w:lvlJc w:val="left"/>
      <w:pPr>
        <w:ind w:left="3918" w:hanging="420"/>
      </w:pPr>
    </w:lvl>
    <w:lvl w:ilvl="8" w:tplc="0409001B" w:tentative="1">
      <w:start w:val="1"/>
      <w:numFmt w:val="lowerRoman"/>
      <w:lvlText w:val="%9."/>
      <w:lvlJc w:val="right"/>
      <w:pPr>
        <w:ind w:left="4338" w:hanging="420"/>
      </w:pPr>
    </w:lvl>
  </w:abstractNum>
  <w:abstractNum w:abstractNumId="14">
    <w:nsid w:val="44175C30"/>
    <w:multiLevelType w:val="hybridMultilevel"/>
    <w:tmpl w:val="80CE061E"/>
    <w:lvl w:ilvl="0" w:tplc="F42A74CE">
      <w:start w:val="2"/>
      <w:numFmt w:val="decimal"/>
      <w:lvlText w:val="（%1）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5">
    <w:nsid w:val="54951567"/>
    <w:multiLevelType w:val="hybridMultilevel"/>
    <w:tmpl w:val="9A482458"/>
    <w:lvl w:ilvl="0" w:tplc="3A2E6504">
      <w:start w:val="1"/>
      <w:numFmt w:val="decimal"/>
      <w:lvlText w:val="（%1）"/>
      <w:lvlJc w:val="left"/>
      <w:pPr>
        <w:ind w:left="1836" w:hanging="720"/>
      </w:pPr>
      <w:rPr>
        <w:rFonts w:ascii="宋体" w:hAnsi="宋体" w:cs="Times New Roman" w:hint="default"/>
      </w:rPr>
    </w:lvl>
    <w:lvl w:ilvl="1" w:tplc="04090019">
      <w:start w:val="1"/>
      <w:numFmt w:val="lowerLetter"/>
      <w:lvlText w:val="%2)"/>
      <w:lvlJc w:val="left"/>
      <w:pPr>
        <w:ind w:left="1396" w:hanging="420"/>
      </w:pPr>
    </w:lvl>
    <w:lvl w:ilvl="2" w:tplc="0409001B" w:tentative="1">
      <w:start w:val="1"/>
      <w:numFmt w:val="lowerRoman"/>
      <w:lvlText w:val="%3."/>
      <w:lvlJc w:val="right"/>
      <w:pPr>
        <w:ind w:left="1816" w:hanging="420"/>
      </w:pPr>
    </w:lvl>
    <w:lvl w:ilvl="3" w:tplc="0409000F" w:tentative="1">
      <w:start w:val="1"/>
      <w:numFmt w:val="decimal"/>
      <w:lvlText w:val="%4."/>
      <w:lvlJc w:val="left"/>
      <w:pPr>
        <w:ind w:left="2236" w:hanging="420"/>
      </w:pPr>
    </w:lvl>
    <w:lvl w:ilvl="4" w:tplc="04090019" w:tentative="1">
      <w:start w:val="1"/>
      <w:numFmt w:val="lowerLetter"/>
      <w:lvlText w:val="%5)"/>
      <w:lvlJc w:val="left"/>
      <w:pPr>
        <w:ind w:left="2656" w:hanging="420"/>
      </w:pPr>
    </w:lvl>
    <w:lvl w:ilvl="5" w:tplc="0409001B" w:tentative="1">
      <w:start w:val="1"/>
      <w:numFmt w:val="lowerRoman"/>
      <w:lvlText w:val="%6."/>
      <w:lvlJc w:val="right"/>
      <w:pPr>
        <w:ind w:left="3076" w:hanging="420"/>
      </w:pPr>
    </w:lvl>
    <w:lvl w:ilvl="6" w:tplc="0409000F" w:tentative="1">
      <w:start w:val="1"/>
      <w:numFmt w:val="decimal"/>
      <w:lvlText w:val="%7."/>
      <w:lvlJc w:val="left"/>
      <w:pPr>
        <w:ind w:left="3496" w:hanging="420"/>
      </w:pPr>
    </w:lvl>
    <w:lvl w:ilvl="7" w:tplc="04090019" w:tentative="1">
      <w:start w:val="1"/>
      <w:numFmt w:val="lowerLetter"/>
      <w:lvlText w:val="%8)"/>
      <w:lvlJc w:val="left"/>
      <w:pPr>
        <w:ind w:left="3916" w:hanging="420"/>
      </w:pPr>
    </w:lvl>
    <w:lvl w:ilvl="8" w:tplc="0409001B" w:tentative="1">
      <w:start w:val="1"/>
      <w:numFmt w:val="lowerRoman"/>
      <w:lvlText w:val="%9."/>
      <w:lvlJc w:val="right"/>
      <w:pPr>
        <w:ind w:left="4336" w:hanging="420"/>
      </w:pPr>
    </w:lvl>
  </w:abstractNum>
  <w:abstractNum w:abstractNumId="16">
    <w:nsid w:val="55A27996"/>
    <w:multiLevelType w:val="hybridMultilevel"/>
    <w:tmpl w:val="CF0C8114"/>
    <w:lvl w:ilvl="0" w:tplc="D79AD786">
      <w:start w:val="2"/>
      <w:numFmt w:val="decimal"/>
      <w:lvlText w:val="（%1）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7">
    <w:nsid w:val="5F2C6927"/>
    <w:multiLevelType w:val="hybridMultilevel"/>
    <w:tmpl w:val="985449BE"/>
    <w:lvl w:ilvl="0" w:tplc="3A2E6504">
      <w:start w:val="1"/>
      <w:numFmt w:val="decimal"/>
      <w:lvlText w:val="（%1）"/>
      <w:lvlJc w:val="left"/>
      <w:pPr>
        <w:ind w:left="1835" w:hanging="720"/>
      </w:pPr>
      <w:rPr>
        <w:rFonts w:ascii="宋体" w:hAnsi="宋体" w:cs="Times New Roman" w:hint="default"/>
      </w:rPr>
    </w:lvl>
    <w:lvl w:ilvl="1" w:tplc="04090019">
      <w:start w:val="1"/>
      <w:numFmt w:val="lowerLetter"/>
      <w:lvlText w:val="%2)"/>
      <w:lvlJc w:val="left"/>
      <w:pPr>
        <w:ind w:left="1395" w:hanging="420"/>
      </w:pPr>
    </w:lvl>
    <w:lvl w:ilvl="2" w:tplc="0409001B" w:tentative="1">
      <w:start w:val="1"/>
      <w:numFmt w:val="lowerRoman"/>
      <w:lvlText w:val="%3."/>
      <w:lvlJc w:val="right"/>
      <w:pPr>
        <w:ind w:left="1815" w:hanging="420"/>
      </w:pPr>
    </w:lvl>
    <w:lvl w:ilvl="3" w:tplc="0409000F" w:tentative="1">
      <w:start w:val="1"/>
      <w:numFmt w:val="decimal"/>
      <w:lvlText w:val="%4."/>
      <w:lvlJc w:val="left"/>
      <w:pPr>
        <w:ind w:left="2235" w:hanging="420"/>
      </w:pPr>
    </w:lvl>
    <w:lvl w:ilvl="4" w:tplc="04090019" w:tentative="1">
      <w:start w:val="1"/>
      <w:numFmt w:val="lowerLetter"/>
      <w:lvlText w:val="%5)"/>
      <w:lvlJc w:val="left"/>
      <w:pPr>
        <w:ind w:left="2655" w:hanging="420"/>
      </w:pPr>
    </w:lvl>
    <w:lvl w:ilvl="5" w:tplc="0409001B" w:tentative="1">
      <w:start w:val="1"/>
      <w:numFmt w:val="lowerRoman"/>
      <w:lvlText w:val="%6."/>
      <w:lvlJc w:val="right"/>
      <w:pPr>
        <w:ind w:left="3075" w:hanging="420"/>
      </w:pPr>
    </w:lvl>
    <w:lvl w:ilvl="6" w:tplc="0409000F" w:tentative="1">
      <w:start w:val="1"/>
      <w:numFmt w:val="decimal"/>
      <w:lvlText w:val="%7."/>
      <w:lvlJc w:val="left"/>
      <w:pPr>
        <w:ind w:left="3495" w:hanging="420"/>
      </w:pPr>
    </w:lvl>
    <w:lvl w:ilvl="7" w:tplc="04090019" w:tentative="1">
      <w:start w:val="1"/>
      <w:numFmt w:val="lowerLetter"/>
      <w:lvlText w:val="%8)"/>
      <w:lvlJc w:val="left"/>
      <w:pPr>
        <w:ind w:left="3915" w:hanging="420"/>
      </w:pPr>
    </w:lvl>
    <w:lvl w:ilvl="8" w:tplc="0409001B" w:tentative="1">
      <w:start w:val="1"/>
      <w:numFmt w:val="lowerRoman"/>
      <w:lvlText w:val="%9."/>
      <w:lvlJc w:val="right"/>
      <w:pPr>
        <w:ind w:left="4335" w:hanging="420"/>
      </w:pPr>
    </w:lvl>
  </w:abstractNum>
  <w:abstractNum w:abstractNumId="18">
    <w:nsid w:val="60F572A9"/>
    <w:multiLevelType w:val="hybridMultilevel"/>
    <w:tmpl w:val="2D58DDC2"/>
    <w:lvl w:ilvl="0" w:tplc="B2DAE2C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6127631C"/>
    <w:multiLevelType w:val="hybridMultilevel"/>
    <w:tmpl w:val="5E7AE434"/>
    <w:lvl w:ilvl="0" w:tplc="3018541E">
      <w:start w:val="35"/>
      <w:numFmt w:val="decimal"/>
      <w:suff w:val="nothing"/>
      <w:lvlText w:val="（%1）"/>
      <w:lvlJc w:val="left"/>
      <w:pPr>
        <w:ind w:left="870" w:hanging="8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95" w:hanging="420"/>
      </w:pPr>
    </w:lvl>
    <w:lvl w:ilvl="2" w:tplc="0409001B" w:tentative="1">
      <w:start w:val="1"/>
      <w:numFmt w:val="lowerRoman"/>
      <w:lvlText w:val="%3."/>
      <w:lvlJc w:val="right"/>
      <w:pPr>
        <w:ind w:left="1815" w:hanging="420"/>
      </w:pPr>
    </w:lvl>
    <w:lvl w:ilvl="3" w:tplc="0409000F" w:tentative="1">
      <w:start w:val="1"/>
      <w:numFmt w:val="decimal"/>
      <w:lvlText w:val="%4."/>
      <w:lvlJc w:val="left"/>
      <w:pPr>
        <w:ind w:left="2235" w:hanging="420"/>
      </w:pPr>
    </w:lvl>
    <w:lvl w:ilvl="4" w:tplc="04090019" w:tentative="1">
      <w:start w:val="1"/>
      <w:numFmt w:val="lowerLetter"/>
      <w:lvlText w:val="%5)"/>
      <w:lvlJc w:val="left"/>
      <w:pPr>
        <w:ind w:left="2655" w:hanging="420"/>
      </w:pPr>
    </w:lvl>
    <w:lvl w:ilvl="5" w:tplc="0409001B" w:tentative="1">
      <w:start w:val="1"/>
      <w:numFmt w:val="lowerRoman"/>
      <w:lvlText w:val="%6."/>
      <w:lvlJc w:val="right"/>
      <w:pPr>
        <w:ind w:left="3075" w:hanging="420"/>
      </w:pPr>
    </w:lvl>
    <w:lvl w:ilvl="6" w:tplc="0409000F" w:tentative="1">
      <w:start w:val="1"/>
      <w:numFmt w:val="decimal"/>
      <w:lvlText w:val="%7."/>
      <w:lvlJc w:val="left"/>
      <w:pPr>
        <w:ind w:left="3495" w:hanging="420"/>
      </w:pPr>
    </w:lvl>
    <w:lvl w:ilvl="7" w:tplc="04090019" w:tentative="1">
      <w:start w:val="1"/>
      <w:numFmt w:val="lowerLetter"/>
      <w:lvlText w:val="%8)"/>
      <w:lvlJc w:val="left"/>
      <w:pPr>
        <w:ind w:left="3915" w:hanging="420"/>
      </w:pPr>
    </w:lvl>
    <w:lvl w:ilvl="8" w:tplc="0409001B" w:tentative="1">
      <w:start w:val="1"/>
      <w:numFmt w:val="lowerRoman"/>
      <w:lvlText w:val="%9."/>
      <w:lvlJc w:val="right"/>
      <w:pPr>
        <w:ind w:left="4335" w:hanging="420"/>
      </w:pPr>
    </w:lvl>
  </w:abstractNum>
  <w:abstractNum w:abstractNumId="20">
    <w:nsid w:val="6C1815EF"/>
    <w:multiLevelType w:val="hybridMultilevel"/>
    <w:tmpl w:val="7FD240D8"/>
    <w:lvl w:ilvl="0" w:tplc="297A9F26">
      <w:start w:val="75"/>
      <w:numFmt w:val="decimal"/>
      <w:lvlText w:val="（%1）"/>
      <w:lvlJc w:val="left"/>
      <w:pPr>
        <w:tabs>
          <w:tab w:val="num" w:pos="1695"/>
        </w:tabs>
        <w:ind w:left="1695" w:hanging="1125"/>
      </w:pPr>
      <w:rPr>
        <w:rFonts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10"/>
        </w:tabs>
        <w:ind w:left="141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0"/>
        </w:tabs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50"/>
        </w:tabs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70"/>
        </w:tabs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90"/>
        </w:tabs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10"/>
        </w:tabs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30"/>
        </w:tabs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50"/>
        </w:tabs>
        <w:ind w:left="4350" w:hanging="420"/>
      </w:pPr>
    </w:lvl>
  </w:abstractNum>
  <w:abstractNum w:abstractNumId="21">
    <w:nsid w:val="72FC0800"/>
    <w:multiLevelType w:val="hybridMultilevel"/>
    <w:tmpl w:val="8EE2EBA2"/>
    <w:lvl w:ilvl="0" w:tplc="A66AA912">
      <w:start w:val="1"/>
      <w:numFmt w:val="decimal"/>
      <w:lvlText w:val="（%1）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2">
    <w:nsid w:val="79237F7B"/>
    <w:multiLevelType w:val="hybridMultilevel"/>
    <w:tmpl w:val="063EEE7C"/>
    <w:lvl w:ilvl="0" w:tplc="E862B922">
      <w:start w:val="22"/>
      <w:numFmt w:val="decimal"/>
      <w:lvlText w:val="（%1）"/>
      <w:lvlJc w:val="left"/>
      <w:pPr>
        <w:ind w:left="1295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>
    <w:abstractNumId w:val="18"/>
  </w:num>
  <w:num w:numId="2">
    <w:abstractNumId w:val="12"/>
  </w:num>
  <w:num w:numId="3">
    <w:abstractNumId w:val="10"/>
  </w:num>
  <w:num w:numId="4">
    <w:abstractNumId w:val="4"/>
  </w:num>
  <w:num w:numId="5">
    <w:abstractNumId w:val="8"/>
  </w:num>
  <w:num w:numId="6">
    <w:abstractNumId w:val="13"/>
  </w:num>
  <w:num w:numId="7">
    <w:abstractNumId w:val="0"/>
  </w:num>
  <w:num w:numId="8">
    <w:abstractNumId w:val="17"/>
  </w:num>
  <w:num w:numId="9">
    <w:abstractNumId w:val="15"/>
  </w:num>
  <w:num w:numId="10">
    <w:abstractNumId w:val="1"/>
  </w:num>
  <w:num w:numId="11">
    <w:abstractNumId w:val="20"/>
  </w:num>
  <w:num w:numId="12">
    <w:abstractNumId w:val="2"/>
  </w:num>
  <w:num w:numId="13">
    <w:abstractNumId w:val="19"/>
  </w:num>
  <w:num w:numId="14">
    <w:abstractNumId w:val="3"/>
  </w:num>
  <w:num w:numId="15">
    <w:abstractNumId w:val="7"/>
  </w:num>
  <w:num w:numId="16">
    <w:abstractNumId w:val="14"/>
  </w:num>
  <w:num w:numId="17">
    <w:abstractNumId w:val="21"/>
  </w:num>
  <w:num w:numId="18">
    <w:abstractNumId w:val="5"/>
  </w:num>
  <w:num w:numId="19">
    <w:abstractNumId w:val="16"/>
  </w:num>
  <w:num w:numId="20">
    <w:abstractNumId w:val="11"/>
  </w:num>
  <w:num w:numId="21">
    <w:abstractNumId w:val="22"/>
  </w:num>
  <w:num w:numId="22">
    <w:abstractNumId w:val="9"/>
  </w:num>
  <w:num w:numId="23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revisionView w:markup="0"/>
  <w:trackRevisions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860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E6843"/>
    <w:rsid w:val="00001FF2"/>
    <w:rsid w:val="00002D04"/>
    <w:rsid w:val="000137B0"/>
    <w:rsid w:val="00053214"/>
    <w:rsid w:val="0005532F"/>
    <w:rsid w:val="000E70C2"/>
    <w:rsid w:val="000F36A4"/>
    <w:rsid w:val="000F4C2C"/>
    <w:rsid w:val="00107C92"/>
    <w:rsid w:val="001114A8"/>
    <w:rsid w:val="0013097D"/>
    <w:rsid w:val="00134484"/>
    <w:rsid w:val="00157F28"/>
    <w:rsid w:val="00201F2E"/>
    <w:rsid w:val="002268BB"/>
    <w:rsid w:val="00231609"/>
    <w:rsid w:val="00271B9C"/>
    <w:rsid w:val="002724BF"/>
    <w:rsid w:val="00283641"/>
    <w:rsid w:val="00285C8B"/>
    <w:rsid w:val="00297EA8"/>
    <w:rsid w:val="002C57FC"/>
    <w:rsid w:val="002F27A8"/>
    <w:rsid w:val="00336ABD"/>
    <w:rsid w:val="00342292"/>
    <w:rsid w:val="00346E8D"/>
    <w:rsid w:val="00365ECC"/>
    <w:rsid w:val="00373158"/>
    <w:rsid w:val="003A5D21"/>
    <w:rsid w:val="003B2F04"/>
    <w:rsid w:val="00400BB8"/>
    <w:rsid w:val="004A11E8"/>
    <w:rsid w:val="004C5F90"/>
    <w:rsid w:val="004D0C94"/>
    <w:rsid w:val="004D4193"/>
    <w:rsid w:val="004D4EF0"/>
    <w:rsid w:val="004D67FB"/>
    <w:rsid w:val="004F298E"/>
    <w:rsid w:val="005129F7"/>
    <w:rsid w:val="005146E3"/>
    <w:rsid w:val="00520DD4"/>
    <w:rsid w:val="00540A98"/>
    <w:rsid w:val="0054774B"/>
    <w:rsid w:val="00563D35"/>
    <w:rsid w:val="00590582"/>
    <w:rsid w:val="00591676"/>
    <w:rsid w:val="005A193A"/>
    <w:rsid w:val="005B04C7"/>
    <w:rsid w:val="006022D0"/>
    <w:rsid w:val="00665B85"/>
    <w:rsid w:val="00683D80"/>
    <w:rsid w:val="00686592"/>
    <w:rsid w:val="006B47F4"/>
    <w:rsid w:val="006C55A8"/>
    <w:rsid w:val="006C7910"/>
    <w:rsid w:val="006C7C7B"/>
    <w:rsid w:val="006E2FFF"/>
    <w:rsid w:val="006E6843"/>
    <w:rsid w:val="007106F9"/>
    <w:rsid w:val="00713F56"/>
    <w:rsid w:val="00722F52"/>
    <w:rsid w:val="00742A14"/>
    <w:rsid w:val="00742BEA"/>
    <w:rsid w:val="007515FE"/>
    <w:rsid w:val="00753586"/>
    <w:rsid w:val="007709B7"/>
    <w:rsid w:val="00773923"/>
    <w:rsid w:val="00773E84"/>
    <w:rsid w:val="00785AC0"/>
    <w:rsid w:val="00790396"/>
    <w:rsid w:val="007A1973"/>
    <w:rsid w:val="007B3970"/>
    <w:rsid w:val="007E123E"/>
    <w:rsid w:val="007F5CFE"/>
    <w:rsid w:val="00805298"/>
    <w:rsid w:val="00831685"/>
    <w:rsid w:val="00833D32"/>
    <w:rsid w:val="00857128"/>
    <w:rsid w:val="0087265C"/>
    <w:rsid w:val="008A22C1"/>
    <w:rsid w:val="008B4C5C"/>
    <w:rsid w:val="008F4AA2"/>
    <w:rsid w:val="0091448D"/>
    <w:rsid w:val="009705D5"/>
    <w:rsid w:val="00972C6C"/>
    <w:rsid w:val="00972D65"/>
    <w:rsid w:val="009C2D92"/>
    <w:rsid w:val="00A03DF5"/>
    <w:rsid w:val="00A045C8"/>
    <w:rsid w:val="00A13276"/>
    <w:rsid w:val="00A20779"/>
    <w:rsid w:val="00A27DB4"/>
    <w:rsid w:val="00A66FA0"/>
    <w:rsid w:val="00A70E6E"/>
    <w:rsid w:val="00A71B3A"/>
    <w:rsid w:val="00A76250"/>
    <w:rsid w:val="00A93540"/>
    <w:rsid w:val="00AC71B0"/>
    <w:rsid w:val="00B030F1"/>
    <w:rsid w:val="00B342F5"/>
    <w:rsid w:val="00B61C55"/>
    <w:rsid w:val="00B645F2"/>
    <w:rsid w:val="00BB0FA7"/>
    <w:rsid w:val="00BB4FFA"/>
    <w:rsid w:val="00BB5AB5"/>
    <w:rsid w:val="00BE3F56"/>
    <w:rsid w:val="00C12C1B"/>
    <w:rsid w:val="00C165BF"/>
    <w:rsid w:val="00C23565"/>
    <w:rsid w:val="00C24923"/>
    <w:rsid w:val="00C34399"/>
    <w:rsid w:val="00C62F03"/>
    <w:rsid w:val="00C71439"/>
    <w:rsid w:val="00C75556"/>
    <w:rsid w:val="00C82CAB"/>
    <w:rsid w:val="00CA555B"/>
    <w:rsid w:val="00CB67B1"/>
    <w:rsid w:val="00CC7F76"/>
    <w:rsid w:val="00CC7FC2"/>
    <w:rsid w:val="00CD29E3"/>
    <w:rsid w:val="00CE7D21"/>
    <w:rsid w:val="00D178B5"/>
    <w:rsid w:val="00D40F8E"/>
    <w:rsid w:val="00D61168"/>
    <w:rsid w:val="00D6708F"/>
    <w:rsid w:val="00DA45EC"/>
    <w:rsid w:val="00DD26DF"/>
    <w:rsid w:val="00E0031F"/>
    <w:rsid w:val="00E401CC"/>
    <w:rsid w:val="00E56AA5"/>
    <w:rsid w:val="00E91005"/>
    <w:rsid w:val="00EF2C6D"/>
    <w:rsid w:val="00F065F5"/>
    <w:rsid w:val="00F354DB"/>
    <w:rsid w:val="00F40461"/>
    <w:rsid w:val="00F53C85"/>
    <w:rsid w:val="00F560BD"/>
    <w:rsid w:val="00F767FA"/>
    <w:rsid w:val="00FA4E61"/>
    <w:rsid w:val="00FB5530"/>
    <w:rsid w:val="00FC0B77"/>
    <w:rsid w:val="00FD18C2"/>
    <w:rsid w:val="00FF11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6018"/>
    <o:shapelayout v:ext="edit">
      <o:idmap v:ext="edit" data="1"/>
      <o:rules v:ext="edit">
        <o:r id="V:Rule4" type="connector" idref="#_x0000_s1031"/>
        <o:r id="V:Rule5" type="connector" idref="#_x0000_s1032"/>
        <o:r id="V:Rule6" type="connector" idref="#_x0000_s103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2F52"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0"/>
    <w:link w:val="2Char"/>
    <w:qFormat/>
    <w:rsid w:val="001114A8"/>
    <w:pPr>
      <w:keepNext/>
      <w:jc w:val="center"/>
      <w:outlineLvl w:val="1"/>
    </w:pPr>
    <w:rPr>
      <w:rFonts w:ascii="宋体" w:hAnsi="Times New Roman"/>
      <w:b/>
      <w:sz w:val="18"/>
      <w:szCs w:val="20"/>
    </w:rPr>
  </w:style>
  <w:style w:type="paragraph" w:styleId="4">
    <w:name w:val="heading 4"/>
    <w:basedOn w:val="a"/>
    <w:next w:val="a0"/>
    <w:link w:val="4Char"/>
    <w:qFormat/>
    <w:rsid w:val="001114A8"/>
    <w:pPr>
      <w:keepNext/>
      <w:jc w:val="center"/>
      <w:outlineLvl w:val="3"/>
    </w:pPr>
    <w:rPr>
      <w:rFonts w:ascii="Times New Roman" w:hAnsi="Times New Roman"/>
      <w:b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"/>
    <w:uiPriority w:val="34"/>
    <w:qFormat/>
    <w:rsid w:val="006E6843"/>
    <w:pPr>
      <w:ind w:firstLineChars="200" w:firstLine="420"/>
    </w:pPr>
  </w:style>
  <w:style w:type="paragraph" w:styleId="a5">
    <w:name w:val="Date"/>
    <w:basedOn w:val="a"/>
    <w:next w:val="a"/>
    <w:link w:val="Char"/>
    <w:rsid w:val="006E6843"/>
    <w:pPr>
      <w:ind w:leftChars="2500" w:left="100"/>
    </w:pPr>
    <w:rPr>
      <w:rFonts w:ascii="黑体" w:eastAsia="黑体" w:hAnsi="Times New Roman"/>
      <w:sz w:val="28"/>
      <w:szCs w:val="24"/>
    </w:rPr>
  </w:style>
  <w:style w:type="character" w:customStyle="1" w:styleId="Char">
    <w:name w:val="日期 Char"/>
    <w:basedOn w:val="a1"/>
    <w:link w:val="a5"/>
    <w:rsid w:val="006E6843"/>
    <w:rPr>
      <w:rFonts w:ascii="黑体" w:eastAsia="黑体" w:hAnsi="Times New Roman" w:cs="Times New Roman"/>
      <w:sz w:val="28"/>
      <w:szCs w:val="24"/>
    </w:rPr>
  </w:style>
  <w:style w:type="paragraph" w:styleId="a6">
    <w:name w:val="header"/>
    <w:basedOn w:val="a"/>
    <w:link w:val="Char0"/>
    <w:uiPriority w:val="99"/>
    <w:semiHidden/>
    <w:unhideWhenUsed/>
    <w:rsid w:val="006E68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1"/>
    <w:link w:val="a6"/>
    <w:uiPriority w:val="99"/>
    <w:semiHidden/>
    <w:rsid w:val="006E6843"/>
    <w:rPr>
      <w:sz w:val="18"/>
      <w:szCs w:val="18"/>
    </w:rPr>
  </w:style>
  <w:style w:type="paragraph" w:styleId="a7">
    <w:name w:val="footer"/>
    <w:basedOn w:val="a"/>
    <w:link w:val="Char1"/>
    <w:unhideWhenUsed/>
    <w:rsid w:val="006E68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1"/>
    <w:link w:val="a7"/>
    <w:uiPriority w:val="99"/>
    <w:rsid w:val="006E6843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5A193A"/>
    <w:rPr>
      <w:sz w:val="18"/>
      <w:szCs w:val="18"/>
    </w:rPr>
  </w:style>
  <w:style w:type="character" w:customStyle="1" w:styleId="Char2">
    <w:name w:val="批注框文本 Char"/>
    <w:basedOn w:val="a1"/>
    <w:link w:val="a8"/>
    <w:uiPriority w:val="99"/>
    <w:semiHidden/>
    <w:rsid w:val="005A193A"/>
    <w:rPr>
      <w:sz w:val="18"/>
      <w:szCs w:val="18"/>
    </w:rPr>
  </w:style>
  <w:style w:type="character" w:customStyle="1" w:styleId="2Char">
    <w:name w:val="标题 2 Char"/>
    <w:basedOn w:val="a1"/>
    <w:link w:val="2"/>
    <w:rsid w:val="001114A8"/>
    <w:rPr>
      <w:rFonts w:ascii="宋体" w:eastAsia="宋体" w:hAnsi="Times New Roman" w:cs="Times New Roman"/>
      <w:b/>
      <w:sz w:val="18"/>
      <w:szCs w:val="20"/>
    </w:rPr>
  </w:style>
  <w:style w:type="character" w:customStyle="1" w:styleId="4Char">
    <w:name w:val="标题 4 Char"/>
    <w:basedOn w:val="a1"/>
    <w:link w:val="4"/>
    <w:rsid w:val="001114A8"/>
    <w:rPr>
      <w:rFonts w:ascii="Times New Roman" w:eastAsia="宋体" w:hAnsi="Times New Roman" w:cs="Times New Roman"/>
      <w:b/>
      <w:szCs w:val="20"/>
    </w:rPr>
  </w:style>
  <w:style w:type="paragraph" w:styleId="a0">
    <w:name w:val="Normal Indent"/>
    <w:basedOn w:val="a"/>
    <w:uiPriority w:val="99"/>
    <w:semiHidden/>
    <w:unhideWhenUsed/>
    <w:rsid w:val="001114A8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036C51-FA5D-4FC6-BE0E-34AED9CFA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926</Words>
  <Characters>5283</Characters>
  <Application>Microsoft Office Word</Application>
  <DocSecurity>0</DocSecurity>
  <Lines>44</Lines>
  <Paragraphs>12</Paragraphs>
  <ScaleCrop>false</ScaleCrop>
  <Company>SACC</Company>
  <LinksUpToDate>false</LinksUpToDate>
  <CharactersWithSpaces>6197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薛静</dc:creator>
  <cp:keywords/>
  <cp:lastModifiedBy>刘宇</cp:lastModifiedBy>
  <cp:revision>23</cp:revision>
  <dcterms:created xsi:type="dcterms:W3CDTF">2022-12-13T03:48:00Z</dcterms:created>
  <dcterms:modified xsi:type="dcterms:W3CDTF">2025-11-22T05:51:00Z</dcterms:modified>
</cp:coreProperties>
</file>