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053" w:rsidRPr="009A6754" w:rsidRDefault="00F66006" w:rsidP="00CF6641">
      <w:pPr>
        <w:ind w:leftChars="250" w:left="15285" w:hangingChars="6150" w:hanging="14760"/>
        <w:rPr>
          <w:rFonts w:ascii="黑体" w:eastAsia="黑体" w:hAnsi="黑体"/>
          <w:sz w:val="24"/>
          <w:szCs w:val="24"/>
        </w:rPr>
      </w:pPr>
      <w:r w:rsidRPr="009A6754">
        <w:rPr>
          <w:rFonts w:ascii="黑体" w:eastAsia="黑体" w:hAnsi="黑体"/>
          <w:sz w:val="24"/>
          <w:szCs w:val="24"/>
        </w:rPr>
        <w:t>GLC140501</w:t>
      </w:r>
      <w:r w:rsidRPr="009A6754">
        <w:rPr>
          <w:rFonts w:ascii="黑体" w:eastAsia="黑体" w:hAnsi="黑体" w:hint="eastAsia"/>
          <w:sz w:val="24"/>
          <w:szCs w:val="24"/>
        </w:rPr>
        <w:t>附件</w:t>
      </w:r>
      <w:r w:rsidRPr="009A6754">
        <w:rPr>
          <w:rFonts w:ascii="黑体" w:eastAsia="黑体" w:hAnsi="黑体"/>
          <w:sz w:val="24"/>
          <w:szCs w:val="24"/>
        </w:rPr>
        <w:t xml:space="preserve">                                                                                          </w:t>
      </w:r>
      <w:r w:rsidR="00501B39">
        <w:rPr>
          <w:rFonts w:ascii="黑体" w:eastAsia="黑体" w:hAnsi="黑体"/>
          <w:sz w:val="24"/>
          <w:szCs w:val="24"/>
        </w:rPr>
        <w:t xml:space="preserve">  </w:t>
      </w:r>
      <w:r w:rsidR="00A5243B" w:rsidRPr="009A6754">
        <w:rPr>
          <w:rFonts w:ascii="黑体" w:eastAsia="黑体" w:hAnsi="黑体"/>
          <w:sz w:val="24"/>
          <w:szCs w:val="24"/>
        </w:rPr>
        <w:t>FM1405-</w:t>
      </w:r>
      <w:r w:rsidR="009A6754" w:rsidRPr="009A6754">
        <w:rPr>
          <w:rFonts w:ascii="黑体" w:eastAsia="黑体" w:hAnsi="黑体"/>
          <w:sz w:val="24"/>
          <w:szCs w:val="24"/>
        </w:rPr>
        <w:t>48</w:t>
      </w:r>
      <w:r w:rsidR="009A6754">
        <w:rPr>
          <w:rFonts w:ascii="黑体" w:eastAsia="黑体" w:hAnsi="黑体"/>
          <w:sz w:val="24"/>
          <w:szCs w:val="24"/>
        </w:rPr>
        <w:t>B</w:t>
      </w:r>
      <w:r w:rsidR="009A6754" w:rsidRPr="009A6754">
        <w:rPr>
          <w:rFonts w:ascii="黑体" w:eastAsia="黑体" w:hAnsi="黑体"/>
          <w:sz w:val="24"/>
          <w:szCs w:val="24"/>
        </w:rPr>
        <w:t xml:space="preserve"> </w:t>
      </w:r>
    </w:p>
    <w:tbl>
      <w:tblPr>
        <w:tblW w:w="14372" w:type="dxa"/>
        <w:tblInd w:w="5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9"/>
        <w:gridCol w:w="106"/>
        <w:gridCol w:w="48"/>
        <w:gridCol w:w="693"/>
        <w:gridCol w:w="283"/>
        <w:gridCol w:w="413"/>
        <w:gridCol w:w="158"/>
        <w:gridCol w:w="563"/>
        <w:gridCol w:w="713"/>
        <w:gridCol w:w="409"/>
        <w:gridCol w:w="853"/>
        <w:gridCol w:w="722"/>
        <w:gridCol w:w="553"/>
        <w:gridCol w:w="298"/>
        <w:gridCol w:w="695"/>
        <w:gridCol w:w="14"/>
        <w:gridCol w:w="708"/>
        <w:gridCol w:w="677"/>
        <w:gridCol w:w="32"/>
        <w:gridCol w:w="711"/>
        <w:gridCol w:w="563"/>
        <w:gridCol w:w="1119"/>
        <w:gridCol w:w="157"/>
        <w:gridCol w:w="196"/>
        <w:gridCol w:w="1096"/>
        <w:gridCol w:w="61"/>
        <w:gridCol w:w="261"/>
        <w:gridCol w:w="87"/>
        <w:gridCol w:w="1283"/>
        <w:gridCol w:w="51"/>
        <w:tblGridChange w:id="0">
          <w:tblGrid>
            <w:gridCol w:w="849"/>
            <w:gridCol w:w="106"/>
            <w:gridCol w:w="48"/>
            <w:gridCol w:w="693"/>
            <w:gridCol w:w="283"/>
            <w:gridCol w:w="413"/>
            <w:gridCol w:w="158"/>
            <w:gridCol w:w="563"/>
            <w:gridCol w:w="713"/>
            <w:gridCol w:w="409"/>
            <w:gridCol w:w="853"/>
            <w:gridCol w:w="722"/>
            <w:gridCol w:w="553"/>
            <w:gridCol w:w="298"/>
            <w:gridCol w:w="695"/>
            <w:gridCol w:w="14"/>
            <w:gridCol w:w="708"/>
            <w:gridCol w:w="677"/>
            <w:gridCol w:w="32"/>
            <w:gridCol w:w="236"/>
            <w:gridCol w:w="1038"/>
            <w:gridCol w:w="1119"/>
            <w:gridCol w:w="157"/>
            <w:gridCol w:w="196"/>
            <w:gridCol w:w="1096"/>
            <w:gridCol w:w="61"/>
            <w:gridCol w:w="261"/>
            <w:gridCol w:w="87"/>
            <w:gridCol w:w="1283"/>
            <w:gridCol w:w="51"/>
          </w:tblGrid>
        </w:tblGridChange>
      </w:tblGrid>
      <w:tr w:rsidR="00694998" w:rsidRPr="00197665" w:rsidTr="00E71AAD">
        <w:trPr>
          <w:gridAfter w:val="1"/>
          <w:wAfter w:w="51" w:type="dxa"/>
          <w:trHeight w:val="340"/>
          <w:ins w:id="1" w:author="姚亮" w:date="2025-03-04T10:44:00Z"/>
        </w:trPr>
        <w:tc>
          <w:tcPr>
            <w:tcW w:w="1003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94998" w:rsidRPr="00197665" w:rsidRDefault="00880709" w:rsidP="00797D05">
            <w:pPr>
              <w:spacing w:line="240" w:lineRule="exact"/>
              <w:jc w:val="center"/>
              <w:rPr>
                <w:ins w:id="2" w:author="姚亮" w:date="2025-03-04T10:44:00Z"/>
                <w:sz w:val="24"/>
              </w:rPr>
            </w:pPr>
            <w:ins w:id="3" w:author="姚亮" w:date="2025-03-25T11:39:00Z">
              <w:r w:rsidRPr="00880709">
                <w:rPr>
                  <w:rFonts w:hint="eastAsia"/>
                </w:rPr>
                <w:t>项目号</w:t>
              </w:r>
            </w:ins>
            <w:ins w:id="4" w:author="姚亮" w:date="2025-03-04T10:44:00Z">
              <w:r w:rsidR="00694998" w:rsidRPr="00197665">
                <w:rPr>
                  <w:sz w:val="24"/>
                </w:rPr>
                <w:t>Model</w:t>
              </w:r>
            </w:ins>
          </w:p>
        </w:tc>
        <w:tc>
          <w:tcPr>
            <w:tcW w:w="138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5" w:author="姚亮" w:date="2025-03-04T10:44:00Z"/>
                <w:i/>
                <w:color w:val="4F81BD" w:themeColor="accent1"/>
                <w:sz w:val="18"/>
                <w:szCs w:val="18"/>
              </w:rPr>
            </w:pPr>
            <w:ins w:id="6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（</w:t>
              </w:r>
              <w:r w:rsidRPr="005F52E6">
                <w:rPr>
                  <w:i/>
                  <w:color w:val="4F81BD" w:themeColor="accent1"/>
                  <w:sz w:val="18"/>
                  <w:szCs w:val="18"/>
                </w:rPr>
                <w:t>1</w:t>
              </w:r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1843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4998" w:rsidRDefault="00694998" w:rsidP="00797D05">
            <w:pPr>
              <w:spacing w:before="240" w:line="240" w:lineRule="exact"/>
              <w:jc w:val="center"/>
              <w:rPr>
                <w:ins w:id="7" w:author="姚亮" w:date="2025-03-04T10:56:00Z"/>
              </w:rPr>
            </w:pPr>
            <w:ins w:id="8" w:author="姚亮" w:date="2025-03-04T10:44:00Z">
              <w:r w:rsidRPr="003E0E8F">
                <w:rPr>
                  <w:rFonts w:hint="eastAsia"/>
                </w:rPr>
                <w:t>工作包</w:t>
              </w:r>
            </w:ins>
            <w:ins w:id="9" w:author="姚亮" w:date="2025-03-25T11:39:00Z">
              <w:r w:rsidR="0078742D" w:rsidRPr="0078742D">
                <w:rPr>
                  <w:rFonts w:hint="eastAsia"/>
                </w:rPr>
                <w:t>名称</w:t>
              </w:r>
            </w:ins>
          </w:p>
          <w:p w:rsidR="0046261A" w:rsidRPr="00197665" w:rsidRDefault="0046261A" w:rsidP="00797D05">
            <w:pPr>
              <w:spacing w:before="240" w:line="240" w:lineRule="exact"/>
              <w:jc w:val="center"/>
              <w:rPr>
                <w:ins w:id="10" w:author="姚亮" w:date="2025-03-04T10:44:00Z"/>
                <w:sz w:val="32"/>
              </w:rPr>
            </w:pPr>
            <w:ins w:id="11" w:author="姚亮" w:date="2025-03-04T10:56:00Z">
              <w:r w:rsidRPr="004E5B8F">
                <w:rPr>
                  <w:sz w:val="24"/>
                  <w:rPrChange w:id="12" w:author="姚亮" w:date="2025-03-04T10:56:00Z">
                    <w:rPr>
                      <w:sz w:val="32"/>
                    </w:rPr>
                  </w:rPrChange>
                </w:rPr>
                <w:t>Work Package</w:t>
              </w:r>
            </w:ins>
          </w:p>
        </w:tc>
        <w:tc>
          <w:tcPr>
            <w:tcW w:w="6945" w:type="dxa"/>
            <w:gridSpan w:val="12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13" w:author="姚亮" w:date="2025-03-04T10:44:00Z"/>
                <w:rFonts w:eastAsia="黑体"/>
                <w:sz w:val="32"/>
              </w:rPr>
            </w:pPr>
            <w:ins w:id="14" w:author="姚亮" w:date="2025-03-04T10:44:00Z">
              <w:r w:rsidRPr="00197665">
                <w:rPr>
                  <w:sz w:val="32"/>
                </w:rPr>
                <w:t xml:space="preserve">            </w:t>
              </w:r>
              <w:r w:rsidRPr="00197665">
                <w:rPr>
                  <w:sz w:val="24"/>
                </w:rPr>
                <w:t xml:space="preserve"> </w:t>
              </w:r>
              <w:r w:rsidRPr="005F52E6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（</w:t>
              </w:r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4</w:t>
              </w:r>
              <w:r w:rsidRPr="005F52E6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）</w:t>
              </w:r>
              <w:r w:rsidRPr="00197665">
                <w:rPr>
                  <w:rFonts w:eastAsia="黑体"/>
                  <w:sz w:val="32"/>
                </w:rPr>
                <w:t>品种表更改单</w:t>
              </w:r>
            </w:ins>
          </w:p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15" w:author="姚亮" w:date="2025-03-04T10:44:00Z"/>
                <w:sz w:val="32"/>
              </w:rPr>
            </w:pPr>
            <w:ins w:id="16" w:author="姚亮" w:date="2025-03-04T10:44:00Z">
              <w:r w:rsidRPr="00197665">
                <w:rPr>
                  <w:sz w:val="24"/>
                </w:rPr>
                <w:t>Variety Change Form</w:t>
              </w:r>
            </w:ins>
          </w:p>
        </w:tc>
        <w:tc>
          <w:tcPr>
            <w:tcW w:w="1510" w:type="dxa"/>
            <w:gridSpan w:val="4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ind w:firstLineChars="100" w:firstLine="240"/>
              <w:jc w:val="center"/>
              <w:rPr>
                <w:ins w:id="17" w:author="姚亮" w:date="2025-03-04T10:44:00Z"/>
                <w:sz w:val="24"/>
              </w:rPr>
            </w:pPr>
            <w:ins w:id="18" w:author="姚亮" w:date="2025-03-04T10:44:00Z">
              <w:r w:rsidRPr="00197665">
                <w:rPr>
                  <w:sz w:val="24"/>
                </w:rPr>
                <w:t>品种表</w:t>
              </w:r>
            </w:ins>
            <w:ins w:id="19" w:author="姚亮" w:date="2025-03-25T11:41:00Z">
              <w:r w:rsidR="00BD3B40">
                <w:rPr>
                  <w:rFonts w:hint="eastAsia"/>
                  <w:sz w:val="24"/>
                </w:rPr>
                <w:t>编</w:t>
              </w:r>
            </w:ins>
            <w:ins w:id="20" w:author="姚亮" w:date="2025-03-04T10:44:00Z">
              <w:r w:rsidRPr="00197665">
                <w:rPr>
                  <w:sz w:val="24"/>
                </w:rPr>
                <w:t>号</w:t>
              </w:r>
              <w:r w:rsidRPr="00197665">
                <w:rPr>
                  <w:sz w:val="24"/>
                </w:rPr>
                <w:t xml:space="preserve">Variety table No. </w:t>
              </w:r>
            </w:ins>
          </w:p>
        </w:tc>
        <w:tc>
          <w:tcPr>
            <w:tcW w:w="1631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1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22" w:author="姚亮" w:date="2025-03-04T10:44:00Z">
              <w:r w:rsidRPr="005F52E6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（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5</w:t>
              </w:r>
              <w:r w:rsidRPr="005F52E6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</w:tr>
      <w:tr w:rsidR="00694998" w:rsidRPr="00197665" w:rsidTr="00E71AAD">
        <w:trPr>
          <w:gridAfter w:val="1"/>
          <w:wAfter w:w="51" w:type="dxa"/>
          <w:trHeight w:val="340"/>
          <w:ins w:id="23" w:author="姚亮" w:date="2025-03-04T10:44:00Z"/>
        </w:trPr>
        <w:tc>
          <w:tcPr>
            <w:tcW w:w="100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694998" w:rsidRPr="00197665" w:rsidRDefault="00BD3B40">
            <w:pPr>
              <w:spacing w:before="240" w:line="240" w:lineRule="exact"/>
              <w:jc w:val="center"/>
              <w:rPr>
                <w:ins w:id="24" w:author="姚亮" w:date="2025-03-04T10:44:00Z"/>
                <w:sz w:val="24"/>
              </w:rPr>
              <w:pPrChange w:id="25" w:author="姚亮" w:date="2025-03-04T10:59:00Z">
                <w:pPr>
                  <w:spacing w:before="240" w:line="240" w:lineRule="exact"/>
                </w:pPr>
              </w:pPrChange>
            </w:pPr>
            <w:ins w:id="26" w:author="姚亮" w:date="2025-03-25T11:40:00Z">
              <w:r>
                <w:rPr>
                  <w:rFonts w:hint="eastAsia"/>
                  <w:sz w:val="24"/>
                </w:rPr>
                <w:t>使用</w:t>
              </w:r>
            </w:ins>
            <w:ins w:id="27" w:author="姚亮" w:date="2025-03-04T10:44:00Z">
              <w:r w:rsidR="00694998" w:rsidRPr="00197665">
                <w:rPr>
                  <w:sz w:val="24"/>
                </w:rPr>
                <w:t>单位</w:t>
              </w:r>
              <w:r w:rsidR="00694998" w:rsidRPr="00197665">
                <w:rPr>
                  <w:sz w:val="24"/>
                </w:rPr>
                <w:t>User</w:t>
              </w:r>
            </w:ins>
          </w:p>
        </w:tc>
        <w:tc>
          <w:tcPr>
            <w:tcW w:w="1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8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29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（</w:t>
              </w:r>
              <w:r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3</w:t>
              </w:r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184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30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31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（</w:t>
              </w:r>
              <w:r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2</w:t>
              </w:r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6945" w:type="dxa"/>
            <w:gridSpan w:val="12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rPr>
                <w:ins w:id="32" w:author="姚亮" w:date="2025-03-04T10:44:00Z"/>
                <w:sz w:val="24"/>
              </w:rPr>
            </w:pPr>
          </w:p>
        </w:tc>
        <w:tc>
          <w:tcPr>
            <w:tcW w:w="144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94998" w:rsidRPr="00197665" w:rsidRDefault="00694998">
            <w:pPr>
              <w:spacing w:before="240" w:line="240" w:lineRule="exact"/>
              <w:rPr>
                <w:ins w:id="33" w:author="姚亮" w:date="2025-03-04T10:44:00Z"/>
                <w:sz w:val="24"/>
              </w:rPr>
              <w:pPrChange w:id="34" w:author="姚亮" w:date="2025-03-04T10:57:00Z">
                <w:pPr>
                  <w:spacing w:before="240" w:line="240" w:lineRule="exact"/>
                  <w:ind w:firstLineChars="100" w:firstLine="240"/>
                  <w:jc w:val="center"/>
                </w:pPr>
              </w:pPrChange>
            </w:pPr>
            <w:ins w:id="35" w:author="姚亮" w:date="2025-03-04T10:44:00Z">
              <w:r w:rsidRPr="007C7C81">
                <w:rPr>
                  <w:rFonts w:hint="eastAsia"/>
                  <w:sz w:val="24"/>
                </w:rPr>
                <w:t>更改</w:t>
              </w:r>
              <w:r w:rsidRPr="007C7C81">
                <w:rPr>
                  <w:sz w:val="24"/>
                </w:rPr>
                <w:t>单编号</w:t>
              </w:r>
            </w:ins>
            <w:ins w:id="36" w:author="姚亮" w:date="2025-03-04T10:57:00Z">
              <w:r w:rsidR="004E5B8F">
                <w:rPr>
                  <w:sz w:val="24"/>
                  <w:szCs w:val="24"/>
                </w:rPr>
                <w:t>C</w:t>
              </w:r>
            </w:ins>
            <w:ins w:id="37" w:author="姚亮" w:date="2025-03-04T10:56:00Z">
              <w:r w:rsidR="004E5B8F" w:rsidRPr="00B20A79">
                <w:rPr>
                  <w:sz w:val="24"/>
                  <w:szCs w:val="24"/>
                </w:rPr>
                <w:t xml:space="preserve">hange </w:t>
              </w:r>
            </w:ins>
            <w:ins w:id="38" w:author="姚亮" w:date="2025-03-04T10:44:00Z">
              <w:r w:rsidRPr="00197665">
                <w:rPr>
                  <w:sz w:val="24"/>
                </w:rPr>
                <w:t>No.</w:t>
              </w:r>
            </w:ins>
          </w:p>
        </w:tc>
        <w:tc>
          <w:tcPr>
            <w:tcW w:w="169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39" w:author="姚亮" w:date="2025-03-04T10:44:00Z"/>
                <w:sz w:val="24"/>
              </w:rPr>
            </w:pPr>
            <w:ins w:id="40" w:author="姚亮" w:date="2025-03-04T10:44:00Z">
              <w:r w:rsidRPr="005F52E6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（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6</w:t>
              </w:r>
              <w:r w:rsidRPr="005F52E6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</w:tr>
      <w:tr w:rsidR="00E71AAD" w:rsidRPr="00197665" w:rsidTr="00E71AAD">
        <w:tblPrEx>
          <w:tblW w:w="14372" w:type="dxa"/>
          <w:tblInd w:w="53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41" w:author="姚亮" w:date="2025-06-05T17:23:00Z">
            <w:tblPrEx>
              <w:tblW w:w="14372" w:type="dxa"/>
              <w:tblInd w:w="5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340"/>
          <w:ins w:id="42" w:author="姚亮" w:date="2025-03-04T10:44:00Z"/>
          <w:trPrChange w:id="43" w:author="姚亮" w:date="2025-06-05T17:23:00Z">
            <w:trPr>
              <w:trHeight w:val="340"/>
            </w:trPr>
          </w:trPrChange>
        </w:trPr>
        <w:tc>
          <w:tcPr>
            <w:tcW w:w="849" w:type="dxa"/>
            <w:vMerge w:val="restar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PrChange w:id="44" w:author="姚亮" w:date="2025-06-05T17:23:00Z">
              <w:tcPr>
                <w:tcW w:w="849" w:type="dxa"/>
                <w:vMerge w:val="restart"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>
            <w:pPr>
              <w:spacing w:before="240" w:line="240" w:lineRule="exact"/>
              <w:jc w:val="center"/>
              <w:rPr>
                <w:ins w:id="45" w:author="姚亮" w:date="2025-03-04T10:44:00Z"/>
                <w:szCs w:val="21"/>
              </w:rPr>
            </w:pPr>
            <w:ins w:id="46" w:author="姚亮" w:date="2025-03-04T10:44:00Z">
              <w:r w:rsidRPr="00197665">
                <w:rPr>
                  <w:szCs w:val="21"/>
                </w:rPr>
                <w:t>序号</w:t>
              </w:r>
              <w:r w:rsidRPr="00197665">
                <w:rPr>
                  <w:szCs w:val="21"/>
                </w:rPr>
                <w:t>No.</w:t>
              </w:r>
            </w:ins>
          </w:p>
        </w:tc>
        <w:tc>
          <w:tcPr>
            <w:tcW w:w="847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47" w:author="姚亮" w:date="2025-06-05T17:23:00Z">
              <w:tcPr>
                <w:tcW w:w="847" w:type="dxa"/>
                <w:gridSpan w:val="3"/>
                <w:vMerge w:val="restar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48" w:author="姚亮" w:date="2025-03-04T10:44:00Z"/>
                <w:szCs w:val="21"/>
              </w:rPr>
            </w:pPr>
            <w:ins w:id="49" w:author="姚亮" w:date="2025-03-04T10:44:00Z">
              <w:r w:rsidRPr="00197665">
                <w:rPr>
                  <w:szCs w:val="21"/>
                </w:rPr>
                <w:t>页次</w:t>
              </w:r>
              <w:r w:rsidRPr="00197665">
                <w:rPr>
                  <w:szCs w:val="21"/>
                </w:rPr>
                <w:t>Page</w:t>
              </w:r>
            </w:ins>
          </w:p>
        </w:tc>
        <w:tc>
          <w:tcPr>
            <w:tcW w:w="854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50" w:author="姚亮" w:date="2025-06-05T17:23:00Z">
              <w:tcPr>
                <w:tcW w:w="854" w:type="dxa"/>
                <w:gridSpan w:val="3"/>
                <w:vMerge w:val="restart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>
            <w:pPr>
              <w:spacing w:before="240" w:line="240" w:lineRule="exact"/>
              <w:jc w:val="center"/>
              <w:rPr>
                <w:ins w:id="51" w:author="姚亮" w:date="2025-03-04T10:44:00Z"/>
                <w:szCs w:val="21"/>
              </w:rPr>
            </w:pPr>
            <w:ins w:id="52" w:author="姚亮" w:date="2025-03-04T10:44:00Z">
              <w:r w:rsidRPr="00197665">
                <w:rPr>
                  <w:szCs w:val="21"/>
                </w:rPr>
                <w:t>更改</w:t>
              </w:r>
              <w:r w:rsidRPr="00197665">
                <w:rPr>
                  <w:szCs w:val="21"/>
                </w:rPr>
                <w:t>Change</w:t>
              </w:r>
            </w:ins>
          </w:p>
        </w:tc>
        <w:tc>
          <w:tcPr>
            <w:tcW w:w="3260" w:type="dxa"/>
            <w:gridSpan w:val="5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cPrChange w:id="53" w:author="姚亮" w:date="2025-06-05T17:23:00Z">
              <w:tcPr>
                <w:tcW w:w="3260" w:type="dxa"/>
                <w:gridSpan w:val="5"/>
                <w:tcBorders>
                  <w:top w:val="single" w:sz="6" w:space="0" w:color="auto"/>
                  <w:left w:val="single" w:sz="6" w:space="0" w:color="auto"/>
                  <w:right w:val="single" w:sz="4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54" w:author="姚亮" w:date="2025-03-04T10:44:00Z"/>
                <w:szCs w:val="21"/>
              </w:rPr>
            </w:pPr>
            <w:ins w:id="55" w:author="姚亮" w:date="2025-03-04T10:44:00Z">
              <w:r w:rsidRPr="00197665">
                <w:rPr>
                  <w:szCs w:val="21"/>
                </w:rPr>
                <w:t>工</w:t>
              </w:r>
              <w:r w:rsidRPr="00197665">
                <w:rPr>
                  <w:szCs w:val="21"/>
                </w:rPr>
                <w:t xml:space="preserve">   </w:t>
              </w:r>
              <w:r w:rsidRPr="00197665">
                <w:rPr>
                  <w:szCs w:val="21"/>
                </w:rPr>
                <w:t>艺</w:t>
              </w:r>
              <w:r>
                <w:rPr>
                  <w:rFonts w:hint="eastAsia"/>
                  <w:szCs w:val="21"/>
                </w:rPr>
                <w:t xml:space="preserve">  </w:t>
              </w:r>
              <w:r w:rsidRPr="00197665">
                <w:rPr>
                  <w:szCs w:val="21"/>
                </w:rPr>
                <w:t>装</w:t>
              </w:r>
              <w:r w:rsidRPr="00197665">
                <w:rPr>
                  <w:szCs w:val="21"/>
                </w:rPr>
                <w:t xml:space="preserve">  </w:t>
              </w:r>
              <w:r w:rsidRPr="00197665">
                <w:rPr>
                  <w:szCs w:val="21"/>
                </w:rPr>
                <w:t>备</w:t>
              </w:r>
              <w:r w:rsidRPr="00197665">
                <w:rPr>
                  <w:szCs w:val="21"/>
                </w:rPr>
                <w:t>tooling</w:t>
              </w:r>
            </w:ins>
          </w:p>
        </w:tc>
        <w:tc>
          <w:tcPr>
            <w:tcW w:w="297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56" w:author="姚亮" w:date="2025-06-05T17:23:00Z">
              <w:tcPr>
                <w:tcW w:w="2977" w:type="dxa"/>
                <w:gridSpan w:val="7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Default="00E71AAD" w:rsidP="00797D05">
            <w:pPr>
              <w:spacing w:before="240" w:line="240" w:lineRule="exact"/>
              <w:jc w:val="center"/>
              <w:rPr>
                <w:ins w:id="57" w:author="姚亮" w:date="2025-03-04T11:01:00Z"/>
                <w:szCs w:val="21"/>
              </w:rPr>
            </w:pPr>
            <w:ins w:id="58" w:author="姚亮" w:date="2025-03-04T10:44:00Z">
              <w:r w:rsidRPr="00197665">
                <w:rPr>
                  <w:szCs w:val="21"/>
                </w:rPr>
                <w:t>分</w:t>
              </w:r>
              <w:r w:rsidRPr="00197665">
                <w:rPr>
                  <w:szCs w:val="21"/>
                </w:rPr>
                <w:t xml:space="preserve">  </w:t>
              </w:r>
              <w:r w:rsidRPr="00197665">
                <w:rPr>
                  <w:szCs w:val="21"/>
                </w:rPr>
                <w:t>批</w:t>
              </w:r>
              <w:r w:rsidRPr="00197665">
                <w:rPr>
                  <w:szCs w:val="21"/>
                </w:rPr>
                <w:t xml:space="preserve"> </w:t>
              </w:r>
              <w:r w:rsidRPr="00197665">
                <w:rPr>
                  <w:szCs w:val="21"/>
                </w:rPr>
                <w:t>数</w:t>
              </w:r>
              <w:r w:rsidRPr="00197665">
                <w:rPr>
                  <w:szCs w:val="21"/>
                </w:rPr>
                <w:t xml:space="preserve">  </w:t>
              </w:r>
              <w:r w:rsidRPr="00197665">
                <w:rPr>
                  <w:szCs w:val="21"/>
                </w:rPr>
                <w:t>量</w:t>
              </w:r>
            </w:ins>
          </w:p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59" w:author="姚亮" w:date="2025-03-04T10:44:00Z"/>
                <w:szCs w:val="21"/>
              </w:rPr>
            </w:pPr>
            <w:ins w:id="60" w:author="姚亮" w:date="2025-03-04T10:44:00Z">
              <w:r w:rsidRPr="00197665">
                <w:rPr>
                  <w:szCs w:val="21"/>
                </w:rPr>
                <w:t>Quantity of batches</w:t>
              </w:r>
            </w:ins>
          </w:p>
        </w:tc>
        <w:tc>
          <w:tcPr>
            <w:tcW w:w="711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  <w:tcPrChange w:id="61" w:author="姚亮" w:date="2025-06-05T17:23:00Z">
              <w:tcPr>
                <w:tcW w:w="236" w:type="dxa"/>
                <w:vMerge w:val="restart"/>
                <w:tcBorders>
                  <w:top w:val="single" w:sz="6" w:space="0" w:color="auto"/>
                  <w:left w:val="single" w:sz="6" w:space="0" w:color="auto"/>
                  <w:right w:val="single" w:sz="4" w:space="0" w:color="auto"/>
                </w:tcBorders>
                <w:vAlign w:val="center"/>
              </w:tcPr>
            </w:tcPrChange>
          </w:tcPr>
          <w:p w:rsidR="00E71AAD" w:rsidDel="00E71AAD" w:rsidRDefault="00E71AAD" w:rsidP="00E71AAD">
            <w:pPr>
              <w:spacing w:before="240" w:line="240" w:lineRule="exact"/>
              <w:jc w:val="center"/>
              <w:rPr>
                <w:del w:id="62" w:author="姚亮" w:date="2025-06-05T17:23:00Z"/>
                <w:rFonts w:hint="eastAsia"/>
              </w:rPr>
              <w:pPrChange w:id="63" w:author="姚亮" w:date="2025-06-05T17:23:00Z">
                <w:pPr>
                  <w:spacing w:before="240" w:line="240" w:lineRule="exact"/>
                  <w:jc w:val="center"/>
                </w:pPr>
              </w:pPrChange>
            </w:pPr>
            <w:ins w:id="64" w:author="姚亮" w:date="2025-06-05T17:23:00Z">
              <w:r>
                <w:rPr>
                  <w:rFonts w:hint="eastAsia"/>
                </w:rPr>
                <w:t>更改</w:t>
              </w:r>
              <w:r>
                <w:t>数量</w:t>
              </w:r>
              <w:r>
                <w:t>Change No</w:t>
              </w:r>
            </w:ins>
          </w:p>
          <w:p w:rsidR="00E71AAD" w:rsidRPr="00197665" w:rsidRDefault="00E71AAD" w:rsidP="00E71AAD">
            <w:pPr>
              <w:spacing w:before="240" w:line="240" w:lineRule="exact"/>
              <w:jc w:val="center"/>
              <w:rPr>
                <w:ins w:id="65" w:author="姚亮" w:date="2025-03-04T10:44:00Z"/>
                <w:szCs w:val="21"/>
              </w:rPr>
              <w:pPrChange w:id="66" w:author="姚亮" w:date="2025-06-05T17:23:00Z">
                <w:pPr>
                  <w:spacing w:before="240" w:line="240" w:lineRule="exact"/>
                  <w:jc w:val="center"/>
                </w:pPr>
              </w:pPrChange>
            </w:pPr>
          </w:p>
        </w:tc>
        <w:tc>
          <w:tcPr>
            <w:tcW w:w="2035" w:type="dxa"/>
            <w:gridSpan w:val="4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vAlign w:val="center"/>
            <w:tcPrChange w:id="67" w:author="姚亮" w:date="2025-06-05T17:23:00Z">
              <w:tcPr>
                <w:tcW w:w="2510" w:type="dxa"/>
                <w:gridSpan w:val="4"/>
                <w:vMerge w:val="restart"/>
                <w:tcBorders>
                  <w:top w:val="single" w:sz="6" w:space="0" w:color="auto"/>
                  <w:left w:val="single" w:sz="4" w:space="0" w:color="auto"/>
                  <w:right w:val="single" w:sz="6" w:space="0" w:color="auto"/>
                </w:tcBorders>
                <w:vAlign w:val="center"/>
              </w:tcPr>
            </w:tcPrChange>
          </w:tcPr>
          <w:p w:rsidR="00E71AAD" w:rsidRDefault="00E71AAD">
            <w:pPr>
              <w:spacing w:before="240" w:line="240" w:lineRule="exact"/>
              <w:jc w:val="center"/>
            </w:pPr>
            <w:ins w:id="68" w:author="姚亮" w:date="2025-03-04T10:44:00Z">
              <w:r>
                <w:rPr>
                  <w:rFonts w:hint="eastAsia"/>
                </w:rPr>
                <w:t>是否为关键、</w:t>
              </w:r>
              <w:r>
                <w:t>重要工装</w:t>
              </w:r>
            </w:ins>
          </w:p>
          <w:p w:rsidR="00E71AAD" w:rsidRPr="00197665" w:rsidRDefault="00E71AAD" w:rsidP="00E71AAD">
            <w:pPr>
              <w:spacing w:before="240" w:line="240" w:lineRule="exact"/>
              <w:jc w:val="center"/>
              <w:rPr>
                <w:ins w:id="69" w:author="姚亮" w:date="2025-03-04T10:44:00Z"/>
                <w:szCs w:val="21"/>
              </w:rPr>
            </w:pPr>
            <w:ins w:id="70" w:author="姚亮" w:date="2025-03-04T11:01:00Z">
              <w:r>
                <w:t>C</w:t>
              </w:r>
            </w:ins>
            <w:ins w:id="71" w:author="姚亮" w:date="2025-03-04T10:57:00Z">
              <w:r w:rsidRPr="004E5B8F">
                <w:t>ritical or important</w:t>
              </w:r>
            </w:ins>
          </w:p>
        </w:tc>
        <w:tc>
          <w:tcPr>
            <w:tcW w:w="1418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  <w:tcPrChange w:id="72" w:author="姚亮" w:date="2025-06-05T17:23:00Z">
              <w:tcPr>
                <w:tcW w:w="1418" w:type="dxa"/>
                <w:gridSpan w:val="3"/>
                <w:vMerge w:val="restart"/>
                <w:tcBorders>
                  <w:top w:val="single" w:sz="6" w:space="0" w:color="auto"/>
                  <w:left w:val="single" w:sz="6" w:space="0" w:color="auto"/>
                  <w:right w:val="single" w:sz="6" w:space="0" w:color="auto"/>
                </w:tcBorders>
                <w:vAlign w:val="center"/>
              </w:tcPr>
            </w:tcPrChange>
          </w:tcPr>
          <w:p w:rsidR="00E71AAD" w:rsidRPr="00197665" w:rsidRDefault="00E71AAD">
            <w:pPr>
              <w:spacing w:before="240" w:line="240" w:lineRule="exact"/>
              <w:jc w:val="center"/>
              <w:rPr>
                <w:ins w:id="73" w:author="姚亮" w:date="2025-03-04T10:44:00Z"/>
                <w:szCs w:val="21"/>
              </w:rPr>
            </w:pPr>
            <w:ins w:id="74" w:author="姚亮" w:date="2025-03-04T10:44:00Z">
              <w:r>
                <w:rPr>
                  <w:rFonts w:hint="eastAsia"/>
                </w:rPr>
                <w:t>是否为客供</w:t>
              </w:r>
              <w:r>
                <w:t>工装</w:t>
              </w:r>
            </w:ins>
            <w:ins w:id="75" w:author="姚亮" w:date="2025-03-04T11:01:00Z">
              <w:r>
                <w:t>W</w:t>
              </w:r>
            </w:ins>
            <w:ins w:id="76" w:author="姚亮" w:date="2025-03-04T10:58:00Z">
              <w:r w:rsidRPr="004E5B8F">
                <w:t>hether provided by the customer</w:t>
              </w:r>
            </w:ins>
          </w:p>
        </w:tc>
        <w:tc>
          <w:tcPr>
            <w:tcW w:w="1421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tcPrChange w:id="77" w:author="姚亮" w:date="2025-06-05T17:23:00Z">
              <w:tcPr>
                <w:tcW w:w="1421" w:type="dxa"/>
                <w:gridSpan w:val="3"/>
                <w:vMerge w:val="restart"/>
                <w:tcBorders>
                  <w:top w:val="single" w:sz="6" w:space="0" w:color="auto"/>
                  <w:left w:val="single" w:sz="6" w:space="0" w:color="auto"/>
                  <w:right w:val="single" w:sz="12" w:space="0" w:color="auto"/>
                </w:tcBorders>
              </w:tcPr>
            </w:tcPrChange>
          </w:tcPr>
          <w:p w:rsidR="00E71AAD" w:rsidRDefault="00E71AAD" w:rsidP="00797D05">
            <w:pPr>
              <w:spacing w:before="240" w:line="240" w:lineRule="exact"/>
              <w:jc w:val="center"/>
              <w:rPr>
                <w:ins w:id="78" w:author="姚亮" w:date="2025-03-04T10:44:00Z"/>
                <w:szCs w:val="21"/>
              </w:rPr>
            </w:pPr>
            <w:ins w:id="79" w:author="姚亮" w:date="2025-03-04T10:44:00Z">
              <w:r w:rsidRPr="00197665">
                <w:rPr>
                  <w:szCs w:val="21"/>
                </w:rPr>
                <w:t>备注</w:t>
              </w:r>
            </w:ins>
          </w:p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80" w:author="姚亮" w:date="2025-03-04T10:44:00Z"/>
                <w:szCs w:val="21"/>
              </w:rPr>
            </w:pPr>
            <w:ins w:id="81" w:author="姚亮" w:date="2025-03-04T10:44:00Z">
              <w:r w:rsidRPr="00197665">
                <w:rPr>
                  <w:szCs w:val="21"/>
                </w:rPr>
                <w:t>Remarks</w:t>
              </w:r>
            </w:ins>
          </w:p>
        </w:tc>
      </w:tr>
      <w:tr w:rsidR="00E71AAD" w:rsidRPr="00197665" w:rsidTr="00E71AAD">
        <w:tblPrEx>
          <w:tblW w:w="14372" w:type="dxa"/>
          <w:tblInd w:w="53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82" w:author="姚亮" w:date="2025-06-05T17:23:00Z">
            <w:tblPrEx>
              <w:tblW w:w="14372" w:type="dxa"/>
              <w:tblInd w:w="5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340"/>
          <w:ins w:id="83" w:author="姚亮" w:date="2025-03-04T10:44:00Z"/>
          <w:trPrChange w:id="84" w:author="姚亮" w:date="2025-06-05T17:23:00Z">
            <w:trPr>
              <w:trHeight w:val="340"/>
            </w:trPr>
          </w:trPrChange>
        </w:trPr>
        <w:tc>
          <w:tcPr>
            <w:tcW w:w="849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PrChange w:id="85" w:author="姚亮" w:date="2025-06-05T17:23:00Z">
              <w:tcPr>
                <w:tcW w:w="849" w:type="dxa"/>
                <w:vMerge/>
                <w:tcBorders>
                  <w:top w:val="single" w:sz="6" w:space="0" w:color="auto"/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86" w:author="姚亮" w:date="2025-03-04T10:44:00Z"/>
                <w:szCs w:val="21"/>
              </w:rPr>
            </w:pPr>
          </w:p>
        </w:tc>
        <w:tc>
          <w:tcPr>
            <w:tcW w:w="847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87" w:author="姚亮" w:date="2025-06-05T17:23:00Z">
              <w:tcPr>
                <w:tcW w:w="847" w:type="dxa"/>
                <w:gridSpan w:val="3"/>
                <w:vMerge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88" w:author="姚亮" w:date="2025-03-04T10:44:00Z"/>
                <w:szCs w:val="21"/>
              </w:rPr>
            </w:pPr>
          </w:p>
        </w:tc>
        <w:tc>
          <w:tcPr>
            <w:tcW w:w="854" w:type="dxa"/>
            <w:gridSpan w:val="3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89" w:author="姚亮" w:date="2025-06-05T17:23:00Z">
              <w:tcPr>
                <w:tcW w:w="854" w:type="dxa"/>
                <w:gridSpan w:val="3"/>
                <w:vMerge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90" w:author="姚亮" w:date="2025-03-04T10:44:00Z"/>
                <w:szCs w:val="21"/>
              </w:rPr>
            </w:pPr>
          </w:p>
        </w:tc>
        <w:tc>
          <w:tcPr>
            <w:tcW w:w="1276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91" w:author="姚亮" w:date="2025-06-05T17:23:00Z">
              <w:tcPr>
                <w:tcW w:w="1276" w:type="dxa"/>
                <w:gridSpan w:val="2"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92" w:author="姚亮" w:date="2025-03-04T10:44:00Z"/>
                <w:szCs w:val="21"/>
              </w:rPr>
            </w:pPr>
            <w:ins w:id="93" w:author="姚亮" w:date="2025-03-25T11:41:00Z">
              <w:r>
                <w:rPr>
                  <w:rFonts w:hint="eastAsia"/>
                </w:rPr>
                <w:t>工装</w:t>
              </w:r>
            </w:ins>
            <w:ins w:id="94" w:author="姚亮" w:date="2025-03-04T10:44:00Z">
              <w:r w:rsidRPr="00197665">
                <w:rPr>
                  <w:szCs w:val="21"/>
                </w:rPr>
                <w:t>名称</w:t>
              </w:r>
              <w:r w:rsidRPr="00197665">
                <w:rPr>
                  <w:szCs w:val="21"/>
                </w:rPr>
                <w:t>Name</w:t>
              </w:r>
            </w:ins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95" w:author="姚亮" w:date="2025-06-05T17:23:00Z">
              <w:tcPr>
                <w:tcW w:w="1984" w:type="dxa"/>
                <w:gridSpan w:val="3"/>
                <w:tcBorders>
                  <w:top w:val="single" w:sz="4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96" w:author="姚亮" w:date="2025-03-04T10:44:00Z"/>
                <w:szCs w:val="21"/>
              </w:rPr>
            </w:pPr>
            <w:ins w:id="97" w:author="姚亮" w:date="2025-03-25T11:41:00Z">
              <w:r>
                <w:rPr>
                  <w:rFonts w:hint="eastAsia"/>
                </w:rPr>
                <w:t>工装</w:t>
              </w:r>
            </w:ins>
            <w:ins w:id="98" w:author="姚亮" w:date="2025-03-04T10:44:00Z">
              <w:r w:rsidRPr="00197665">
                <w:rPr>
                  <w:szCs w:val="21"/>
                </w:rPr>
                <w:t>图号</w:t>
              </w:r>
              <w:r w:rsidRPr="00197665">
                <w:rPr>
                  <w:szCs w:val="21"/>
                </w:rPr>
                <w:t>Dwg. No.</w:t>
              </w:r>
            </w:ins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99" w:author="姚亮" w:date="2025-06-05T17:23:00Z">
              <w:tcPr>
                <w:tcW w:w="851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100" w:author="姚亮" w:date="2025-03-04T10:44:00Z"/>
                <w:szCs w:val="21"/>
              </w:rPr>
            </w:pPr>
            <w:ins w:id="101" w:author="姚亮" w:date="2025-03-04T10:44:00Z">
              <w:r w:rsidRPr="00197665">
                <w:rPr>
                  <w:szCs w:val="21"/>
                </w:rPr>
                <w:t>00</w:t>
              </w:r>
            </w:ins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02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103" w:author="姚亮" w:date="2025-03-04T10:44:00Z"/>
                <w:szCs w:val="21"/>
              </w:rPr>
            </w:pPr>
            <w:ins w:id="104" w:author="姚亮" w:date="2025-03-04T10:44:00Z">
              <w:r w:rsidRPr="00197665">
                <w:rPr>
                  <w:szCs w:val="21"/>
                </w:rPr>
                <w:t>0</w:t>
              </w:r>
            </w:ins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05" w:author="姚亮" w:date="2025-06-05T17:23:00Z">
              <w:tcPr>
                <w:tcW w:w="7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106" w:author="姚亮" w:date="2025-03-04T10:44:00Z"/>
                <w:szCs w:val="21"/>
              </w:rPr>
            </w:pPr>
            <w:ins w:id="107" w:author="姚亮" w:date="2025-03-04T10:44:00Z">
              <w:r w:rsidRPr="00197665">
                <w:rPr>
                  <w:szCs w:val="21"/>
                </w:rPr>
                <w:t>1</w:t>
              </w:r>
            </w:ins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08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109" w:author="姚亮" w:date="2025-03-04T10:44:00Z"/>
                <w:szCs w:val="21"/>
              </w:rPr>
            </w:pPr>
            <w:ins w:id="110" w:author="姚亮" w:date="2025-03-04T10:44:00Z">
              <w:r w:rsidRPr="00197665">
                <w:rPr>
                  <w:szCs w:val="21"/>
                </w:rPr>
                <w:t>2</w:t>
              </w:r>
            </w:ins>
          </w:p>
        </w:tc>
        <w:tc>
          <w:tcPr>
            <w:tcW w:w="711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tcPrChange w:id="111" w:author="姚亮" w:date="2025-06-05T17:23:00Z">
              <w:tcPr>
                <w:tcW w:w="236" w:type="dxa"/>
                <w:vMerge/>
                <w:tcBorders>
                  <w:left w:val="single" w:sz="6" w:space="0" w:color="auto"/>
                  <w:bottom w:val="single" w:sz="6" w:space="0" w:color="auto"/>
                  <w:right w:val="single" w:sz="4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12" w:author="姚亮" w:date="2025-03-04T10:44:00Z"/>
                <w:szCs w:val="21"/>
              </w:rPr>
            </w:pPr>
          </w:p>
        </w:tc>
        <w:tc>
          <w:tcPr>
            <w:tcW w:w="2035" w:type="dxa"/>
            <w:gridSpan w:val="4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tcPrChange w:id="113" w:author="姚亮" w:date="2025-06-05T17:23:00Z">
              <w:tcPr>
                <w:tcW w:w="2510" w:type="dxa"/>
                <w:gridSpan w:val="4"/>
                <w:vMerge/>
                <w:tcBorders>
                  <w:left w:val="single" w:sz="4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14" w:author="姚亮" w:date="2025-03-04T10:44:00Z"/>
                <w:szCs w:val="21"/>
              </w:rPr>
            </w:pPr>
          </w:p>
        </w:tc>
        <w:tc>
          <w:tcPr>
            <w:tcW w:w="1418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15" w:author="姚亮" w:date="2025-06-05T17:23:00Z">
              <w:tcPr>
                <w:tcW w:w="1418" w:type="dxa"/>
                <w:gridSpan w:val="3"/>
                <w:vMerge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16" w:author="姚亮" w:date="2025-03-04T10:44:00Z"/>
                <w:szCs w:val="21"/>
              </w:rPr>
            </w:pPr>
          </w:p>
        </w:tc>
        <w:tc>
          <w:tcPr>
            <w:tcW w:w="1421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tcPrChange w:id="117" w:author="姚亮" w:date="2025-06-05T17:23:00Z">
              <w:tcPr>
                <w:tcW w:w="1421" w:type="dxa"/>
                <w:gridSpan w:val="3"/>
                <w:vMerge/>
                <w:tcBorders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18" w:author="姚亮" w:date="2025-03-04T10:44:00Z"/>
                <w:szCs w:val="21"/>
              </w:rPr>
            </w:pPr>
          </w:p>
        </w:tc>
      </w:tr>
      <w:tr w:rsidR="00E71AAD" w:rsidRPr="00197665" w:rsidTr="00E71AAD">
        <w:tblPrEx>
          <w:tblW w:w="14372" w:type="dxa"/>
          <w:tblInd w:w="53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119" w:author="姚亮" w:date="2025-06-05T17:23:00Z">
            <w:tblPrEx>
              <w:tblW w:w="14372" w:type="dxa"/>
              <w:tblInd w:w="5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696"/>
          <w:ins w:id="120" w:author="姚亮" w:date="2025-03-04T10:44:00Z"/>
          <w:trPrChange w:id="121" w:author="姚亮" w:date="2025-06-05T17:23:00Z">
            <w:trPr>
              <w:trHeight w:val="696"/>
            </w:trPr>
          </w:trPrChange>
        </w:trPr>
        <w:tc>
          <w:tcPr>
            <w:tcW w:w="849" w:type="dxa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tcPrChange w:id="122" w:author="姚亮" w:date="2025-06-05T17:23:00Z">
              <w:tcPr>
                <w:tcW w:w="849" w:type="dxa"/>
                <w:vMerge w:val="restart"/>
                <w:tcBorders>
                  <w:top w:val="single" w:sz="6" w:space="0" w:color="auto"/>
                  <w:left w:val="single" w:sz="12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>
            <w:pPr>
              <w:spacing w:before="240" w:line="240" w:lineRule="exact"/>
              <w:jc w:val="center"/>
              <w:rPr>
                <w:ins w:id="123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24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（</w:t>
              </w:r>
            </w:ins>
            <w:ins w:id="125" w:author="姚亮" w:date="2025-03-04T10:47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7</w:t>
              </w:r>
            </w:ins>
            <w:ins w:id="126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847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tcPrChange w:id="127" w:author="姚亮" w:date="2025-06-05T17:23:00Z">
              <w:tcPr>
                <w:tcW w:w="847" w:type="dxa"/>
                <w:gridSpan w:val="3"/>
                <w:vMerge w:val="restart"/>
                <w:tcBorders>
                  <w:top w:val="single" w:sz="6" w:space="0" w:color="auto"/>
                  <w:left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>
            <w:pPr>
              <w:spacing w:before="240" w:line="240" w:lineRule="exact"/>
              <w:jc w:val="center"/>
              <w:rPr>
                <w:ins w:id="128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29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（</w:t>
              </w:r>
            </w:ins>
            <w:ins w:id="130" w:author="姚亮" w:date="2025-03-04T10:47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8</w:t>
              </w:r>
            </w:ins>
            <w:ins w:id="131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8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32" w:author="姚亮" w:date="2025-06-05T17:23:00Z">
              <w:tcPr>
                <w:tcW w:w="85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 w:rsidP="00797D05">
            <w:pPr>
              <w:spacing w:before="240" w:line="240" w:lineRule="exact"/>
              <w:jc w:val="center"/>
              <w:rPr>
                <w:ins w:id="133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34" w:author="姚亮" w:date="2025-03-04T10:44:00Z">
              <w:r w:rsidRPr="00197665">
                <w:rPr>
                  <w:sz w:val="24"/>
                </w:rPr>
                <w:t>前</w:t>
              </w:r>
              <w:r w:rsidRPr="00197665">
                <w:rPr>
                  <w:sz w:val="24"/>
                </w:rPr>
                <w:t>before</w:t>
              </w:r>
            </w:ins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35" w:author="姚亮" w:date="2025-06-05T17:23:00Z">
              <w:tcPr>
                <w:tcW w:w="1276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>
            <w:pPr>
              <w:spacing w:before="240" w:line="240" w:lineRule="exact"/>
              <w:jc w:val="center"/>
              <w:rPr>
                <w:ins w:id="136" w:author="姚亮" w:date="2025-03-04T10:44:00Z"/>
                <w:sz w:val="18"/>
                <w:szCs w:val="18"/>
              </w:rPr>
            </w:pPr>
            <w:ins w:id="137" w:author="姚亮" w:date="2025-03-04T10:44:00Z"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</w:t>
              </w:r>
            </w:ins>
            <w:ins w:id="138" w:author="姚亮" w:date="2025-03-04T10:48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9</w:t>
              </w:r>
            </w:ins>
            <w:ins w:id="139" w:author="姚亮" w:date="2025-03-04T10:44:00Z"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40" w:author="姚亮" w:date="2025-06-05T17:23:00Z">
              <w:tcPr>
                <w:tcW w:w="198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>
            <w:pPr>
              <w:spacing w:before="240" w:line="240" w:lineRule="exact"/>
              <w:jc w:val="center"/>
              <w:rPr>
                <w:ins w:id="141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42" w:author="姚亮" w:date="2025-03-04T10:44:00Z"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(1</w:t>
              </w:r>
            </w:ins>
            <w:ins w:id="143" w:author="姚亮" w:date="2025-03-04T10:48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0</w:t>
              </w:r>
            </w:ins>
            <w:ins w:id="144" w:author="姚亮" w:date="2025-03-04T10:44:00Z"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45" w:author="姚亮" w:date="2025-06-05T17:23:00Z">
              <w:tcPr>
                <w:tcW w:w="851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 w:rsidP="00797D05">
            <w:pPr>
              <w:spacing w:before="240" w:line="240" w:lineRule="exact"/>
              <w:jc w:val="center"/>
              <w:rPr>
                <w:ins w:id="146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47" w:author="姚亮" w:date="2025-03-04T10:44:00Z">
              <w:r w:rsidRPr="00D138F4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（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11</w:t>
              </w:r>
              <w:r w:rsidRPr="00D138F4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48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 w:rsidP="00797D05">
            <w:pPr>
              <w:spacing w:before="240" w:line="240" w:lineRule="exact"/>
              <w:jc w:val="center"/>
              <w:rPr>
                <w:ins w:id="149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50" w:author="姚亮" w:date="2025-03-04T10:44:00Z">
              <w:r w:rsidRPr="00D138F4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（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12</w:t>
              </w:r>
              <w:r w:rsidRPr="00D138F4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51" w:author="姚亮" w:date="2025-06-05T17:23:00Z">
              <w:tcPr>
                <w:tcW w:w="7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 w:rsidP="00797D05">
            <w:pPr>
              <w:spacing w:before="240" w:line="240" w:lineRule="exact"/>
              <w:jc w:val="center"/>
              <w:rPr>
                <w:ins w:id="152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53" w:author="姚亮" w:date="2025-03-04T10:44:00Z">
              <w:r w:rsidRPr="00D138F4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（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13</w:t>
              </w:r>
              <w:r w:rsidRPr="00D138F4">
                <w:rPr>
                  <w:rFonts w:hAnsi="宋体" w:hint="eastAsia"/>
                  <w:i/>
                  <w:color w:val="4F81BD" w:themeColor="accent1"/>
                  <w:sz w:val="18"/>
                  <w:szCs w:val="18"/>
                </w:rPr>
                <w:t>）</w:t>
              </w:r>
            </w:ins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54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 w:rsidP="00797D05">
            <w:pPr>
              <w:spacing w:before="240" w:line="240" w:lineRule="exact"/>
              <w:jc w:val="center"/>
              <w:rPr>
                <w:ins w:id="155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56" w:author="姚亮" w:date="2025-03-04T10:44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(14</w:t>
              </w:r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PrChange w:id="157" w:author="姚亮" w:date="2025-06-05T17:23:00Z">
              <w:tcPr>
                <w:tcW w:w="23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4" w:space="0" w:color="auto"/>
                </w:tcBorders>
              </w:tcPr>
            </w:tcPrChange>
          </w:tcPr>
          <w:p w:rsidR="00E71AAD" w:rsidRPr="005F52E6" w:rsidRDefault="000E0751" w:rsidP="000E0751">
            <w:pPr>
              <w:spacing w:before="240" w:line="240" w:lineRule="exact"/>
              <w:jc w:val="center"/>
              <w:rPr>
                <w:ins w:id="158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  <w:pPrChange w:id="159" w:author="姚亮" w:date="2025-06-05T17:24:00Z">
                <w:pPr>
                  <w:spacing w:before="240" w:line="240" w:lineRule="exact"/>
                  <w:jc w:val="center"/>
                </w:pPr>
              </w:pPrChange>
            </w:pPr>
            <w:ins w:id="160" w:author="姚亮" w:date="2025-06-05T17:24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29</w:t>
              </w:r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  <w:tc>
          <w:tcPr>
            <w:tcW w:w="203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PrChange w:id="161" w:author="姚亮" w:date="2025-06-05T17:23:00Z">
              <w:tcPr>
                <w:tcW w:w="2510" w:type="dxa"/>
                <w:gridSpan w:val="4"/>
                <w:tcBorders>
                  <w:top w:val="single" w:sz="6" w:space="0" w:color="auto"/>
                  <w:left w:val="single" w:sz="4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 w:rsidP="00797D05">
            <w:pPr>
              <w:spacing w:before="240" w:line="240" w:lineRule="exact"/>
              <w:jc w:val="center"/>
              <w:rPr>
                <w:ins w:id="162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63" w:author="姚亮" w:date="2025-03-04T10:44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(15</w:t>
              </w:r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64" w:author="姚亮" w:date="2025-06-05T17:23:00Z">
              <w:tcPr>
                <w:tcW w:w="1418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5F52E6" w:rsidRDefault="00E71AAD" w:rsidP="00797D05">
            <w:pPr>
              <w:spacing w:before="240" w:line="240" w:lineRule="exact"/>
              <w:jc w:val="center"/>
              <w:rPr>
                <w:ins w:id="165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66" w:author="姚亮" w:date="2025-03-04T10:44:00Z"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(16</w:t>
              </w:r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PrChange w:id="167" w:author="姚亮" w:date="2025-06-05T17:23:00Z">
              <w:tcPr>
                <w:tcW w:w="1421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</w:tcPr>
            </w:tcPrChange>
          </w:tcPr>
          <w:p w:rsidR="00E71AAD" w:rsidRPr="00C6609D" w:rsidRDefault="00E71AAD">
            <w:pPr>
              <w:spacing w:before="240" w:line="240" w:lineRule="exact"/>
              <w:jc w:val="center"/>
              <w:rPr>
                <w:ins w:id="168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169" w:author="姚亮" w:date="2025-03-04T10:48:00Z"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18</w:t>
              </w:r>
              <w:r w:rsidRPr="00D138F4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</w:tr>
      <w:tr w:rsidR="00E71AAD" w:rsidRPr="00197665" w:rsidTr="00E71AAD">
        <w:tblPrEx>
          <w:tblW w:w="14372" w:type="dxa"/>
          <w:tblInd w:w="53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170" w:author="姚亮" w:date="2025-06-05T17:23:00Z">
            <w:tblPrEx>
              <w:tblW w:w="14372" w:type="dxa"/>
              <w:tblInd w:w="5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640"/>
          <w:ins w:id="171" w:author="姚亮" w:date="2025-03-04T10:44:00Z"/>
          <w:trPrChange w:id="172" w:author="姚亮" w:date="2025-06-05T17:23:00Z">
            <w:trPr>
              <w:trHeight w:val="640"/>
            </w:trPr>
          </w:trPrChange>
        </w:trPr>
        <w:tc>
          <w:tcPr>
            <w:tcW w:w="849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tcPrChange w:id="173" w:author="姚亮" w:date="2025-06-05T17:23:00Z">
              <w:tcPr>
                <w:tcW w:w="849" w:type="dxa"/>
                <w:vMerge/>
                <w:tcBorders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74" w:author="姚亮" w:date="2025-03-04T10:44:00Z"/>
                <w:sz w:val="24"/>
              </w:rPr>
            </w:pPr>
          </w:p>
        </w:tc>
        <w:tc>
          <w:tcPr>
            <w:tcW w:w="847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75" w:author="姚亮" w:date="2025-06-05T17:23:00Z">
              <w:tcPr>
                <w:tcW w:w="847" w:type="dxa"/>
                <w:gridSpan w:val="3"/>
                <w:vMerge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76" w:author="姚亮" w:date="2025-03-04T10:44:00Z"/>
                <w:sz w:val="24"/>
              </w:rPr>
            </w:pPr>
          </w:p>
        </w:tc>
        <w:tc>
          <w:tcPr>
            <w:tcW w:w="8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77" w:author="姚亮" w:date="2025-06-05T17:23:00Z">
              <w:tcPr>
                <w:tcW w:w="85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78" w:author="姚亮" w:date="2025-03-04T10:44:00Z"/>
                <w:sz w:val="24"/>
              </w:rPr>
            </w:pPr>
            <w:ins w:id="179" w:author="姚亮" w:date="2025-03-04T10:44:00Z">
              <w:r w:rsidRPr="00197665">
                <w:rPr>
                  <w:sz w:val="24"/>
                </w:rPr>
                <w:t>后</w:t>
              </w:r>
              <w:r w:rsidRPr="00197665">
                <w:rPr>
                  <w:sz w:val="24"/>
                </w:rPr>
                <w:t>after</w:t>
              </w:r>
            </w:ins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80" w:author="姚亮" w:date="2025-06-05T17:23:00Z">
              <w:tcPr>
                <w:tcW w:w="1276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181" w:author="姚亮" w:date="2025-03-04T10:44:00Z"/>
                <w:sz w:val="24"/>
              </w:rPr>
            </w:pP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82" w:author="姚亮" w:date="2025-06-05T17:23:00Z">
              <w:tcPr>
                <w:tcW w:w="198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183" w:author="姚亮" w:date="2025-03-04T10:44:00Z"/>
                <w:sz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84" w:author="姚亮" w:date="2025-06-05T17:23:00Z">
              <w:tcPr>
                <w:tcW w:w="851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85" w:author="姚亮" w:date="2025-03-04T10:44:00Z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86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87" w:author="姚亮" w:date="2025-03-04T10:44:00Z"/>
                <w:sz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88" w:author="姚亮" w:date="2025-06-05T17:23:00Z">
              <w:tcPr>
                <w:tcW w:w="7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89" w:author="姚亮" w:date="2025-03-04T10:44:00Z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90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91" w:author="姚亮" w:date="2025-03-04T10:44:00Z"/>
                <w:sz w:val="24"/>
              </w:rPr>
            </w:pP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PrChange w:id="192" w:author="姚亮" w:date="2025-06-05T17:23:00Z">
              <w:tcPr>
                <w:tcW w:w="23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4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93" w:author="姚亮" w:date="2025-03-04T10:44:00Z"/>
                <w:sz w:val="24"/>
              </w:rPr>
            </w:pPr>
            <w:bookmarkStart w:id="194" w:name="_GoBack"/>
            <w:bookmarkEnd w:id="194"/>
          </w:p>
        </w:tc>
        <w:tc>
          <w:tcPr>
            <w:tcW w:w="203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PrChange w:id="195" w:author="姚亮" w:date="2025-06-05T17:23:00Z">
              <w:tcPr>
                <w:tcW w:w="2510" w:type="dxa"/>
                <w:gridSpan w:val="4"/>
                <w:tcBorders>
                  <w:top w:val="single" w:sz="6" w:space="0" w:color="auto"/>
                  <w:left w:val="single" w:sz="4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96" w:author="姚亮" w:date="2025-03-04T10:44:00Z"/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197" w:author="姚亮" w:date="2025-06-05T17:23:00Z">
              <w:tcPr>
                <w:tcW w:w="1418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198" w:author="姚亮" w:date="2025-03-04T10:44:00Z"/>
                <w:sz w:val="24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PrChange w:id="199" w:author="姚亮" w:date="2025-06-05T17:23:00Z">
              <w:tcPr>
                <w:tcW w:w="1421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00" w:author="姚亮" w:date="2025-03-04T10:44:00Z"/>
                <w:sz w:val="24"/>
              </w:rPr>
            </w:pPr>
          </w:p>
        </w:tc>
      </w:tr>
      <w:tr w:rsidR="00E71AAD" w:rsidRPr="00197665" w:rsidTr="00E71AAD">
        <w:tblPrEx>
          <w:tblW w:w="14372" w:type="dxa"/>
          <w:tblInd w:w="53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201" w:author="姚亮" w:date="2025-06-05T17:23:00Z">
            <w:tblPrEx>
              <w:tblW w:w="14372" w:type="dxa"/>
              <w:tblInd w:w="5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404"/>
          <w:ins w:id="202" w:author="姚亮" w:date="2025-03-04T10:44:00Z"/>
          <w:trPrChange w:id="203" w:author="姚亮" w:date="2025-06-05T17:23:00Z">
            <w:trPr>
              <w:trHeight w:val="404"/>
            </w:trPr>
          </w:trPrChange>
        </w:trPr>
        <w:tc>
          <w:tcPr>
            <w:tcW w:w="849" w:type="dxa"/>
            <w:vMerge w:val="restart"/>
            <w:tcBorders>
              <w:left w:val="single" w:sz="12" w:space="0" w:color="auto"/>
              <w:right w:val="single" w:sz="6" w:space="0" w:color="auto"/>
            </w:tcBorders>
            <w:tcPrChange w:id="204" w:author="姚亮" w:date="2025-06-05T17:23:00Z">
              <w:tcPr>
                <w:tcW w:w="849" w:type="dxa"/>
                <w:vMerge w:val="restart"/>
                <w:tcBorders>
                  <w:left w:val="single" w:sz="12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05" w:author="姚亮" w:date="2025-03-04T10:44:00Z"/>
                <w:sz w:val="24"/>
              </w:rPr>
            </w:pPr>
          </w:p>
        </w:tc>
        <w:tc>
          <w:tcPr>
            <w:tcW w:w="847" w:type="dxa"/>
            <w:gridSpan w:val="3"/>
            <w:vMerge w:val="restart"/>
            <w:tcBorders>
              <w:left w:val="single" w:sz="6" w:space="0" w:color="auto"/>
              <w:right w:val="single" w:sz="6" w:space="0" w:color="auto"/>
            </w:tcBorders>
            <w:tcPrChange w:id="206" w:author="姚亮" w:date="2025-06-05T17:23:00Z">
              <w:tcPr>
                <w:tcW w:w="847" w:type="dxa"/>
                <w:gridSpan w:val="3"/>
                <w:vMerge w:val="restart"/>
                <w:tcBorders>
                  <w:left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07" w:author="姚亮" w:date="2025-03-04T10:44:00Z"/>
                <w:sz w:val="24"/>
              </w:rPr>
            </w:pPr>
          </w:p>
        </w:tc>
        <w:tc>
          <w:tcPr>
            <w:tcW w:w="8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08" w:author="姚亮" w:date="2025-06-05T17:23:00Z">
              <w:tcPr>
                <w:tcW w:w="85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09" w:author="姚亮" w:date="2025-03-04T10:44:00Z"/>
                <w:sz w:val="24"/>
              </w:rPr>
            </w:pPr>
            <w:ins w:id="210" w:author="姚亮" w:date="2025-03-04T10:44:00Z">
              <w:r w:rsidRPr="00197665">
                <w:rPr>
                  <w:sz w:val="24"/>
                </w:rPr>
                <w:t>前</w:t>
              </w:r>
              <w:r w:rsidRPr="00197665">
                <w:rPr>
                  <w:sz w:val="24"/>
                </w:rPr>
                <w:t>before</w:t>
              </w:r>
            </w:ins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11" w:author="姚亮" w:date="2025-06-05T17:23:00Z">
              <w:tcPr>
                <w:tcW w:w="1276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212" w:author="姚亮" w:date="2025-03-04T10:44:00Z"/>
                <w:sz w:val="24"/>
              </w:rPr>
            </w:pP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13" w:author="姚亮" w:date="2025-06-05T17:23:00Z">
              <w:tcPr>
                <w:tcW w:w="198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214" w:author="姚亮" w:date="2025-03-04T10:44:00Z"/>
                <w:sz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15" w:author="姚亮" w:date="2025-06-05T17:23:00Z">
              <w:tcPr>
                <w:tcW w:w="851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16" w:author="姚亮" w:date="2025-03-04T10:44:00Z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17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18" w:author="姚亮" w:date="2025-03-04T10:44:00Z"/>
                <w:sz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19" w:author="姚亮" w:date="2025-06-05T17:23:00Z">
              <w:tcPr>
                <w:tcW w:w="7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20" w:author="姚亮" w:date="2025-03-04T10:44:00Z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21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22" w:author="姚亮" w:date="2025-03-04T10:44:00Z"/>
                <w:sz w:val="24"/>
              </w:rPr>
            </w:pP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PrChange w:id="223" w:author="姚亮" w:date="2025-06-05T17:23:00Z">
              <w:tcPr>
                <w:tcW w:w="23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4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24" w:author="姚亮" w:date="2025-03-04T10:44:00Z"/>
                <w:sz w:val="24"/>
              </w:rPr>
            </w:pPr>
          </w:p>
        </w:tc>
        <w:tc>
          <w:tcPr>
            <w:tcW w:w="203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PrChange w:id="225" w:author="姚亮" w:date="2025-06-05T17:23:00Z">
              <w:tcPr>
                <w:tcW w:w="2510" w:type="dxa"/>
                <w:gridSpan w:val="4"/>
                <w:tcBorders>
                  <w:top w:val="single" w:sz="6" w:space="0" w:color="auto"/>
                  <w:left w:val="single" w:sz="4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26" w:author="姚亮" w:date="2025-03-04T10:44:00Z"/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27" w:author="姚亮" w:date="2025-06-05T17:23:00Z">
              <w:tcPr>
                <w:tcW w:w="1418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28" w:author="姚亮" w:date="2025-03-04T10:44:00Z"/>
                <w:sz w:val="24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PrChange w:id="229" w:author="姚亮" w:date="2025-06-05T17:23:00Z">
              <w:tcPr>
                <w:tcW w:w="1421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30" w:author="姚亮" w:date="2025-03-04T10:44:00Z"/>
                <w:sz w:val="24"/>
              </w:rPr>
            </w:pPr>
          </w:p>
        </w:tc>
      </w:tr>
      <w:tr w:rsidR="00E71AAD" w:rsidRPr="00197665" w:rsidTr="00E71AAD">
        <w:tblPrEx>
          <w:tblW w:w="14372" w:type="dxa"/>
          <w:tblInd w:w="53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 w:firstRow="0" w:lastRow="0" w:firstColumn="0" w:lastColumn="0" w:noHBand="0" w:noVBand="0"/>
          <w:tblPrExChange w:id="231" w:author="姚亮" w:date="2025-06-05T17:23:00Z">
            <w:tblPrEx>
              <w:tblW w:w="14372" w:type="dxa"/>
              <w:tblInd w:w="5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Ex>
          </w:tblPrExChange>
        </w:tblPrEx>
        <w:trPr>
          <w:trHeight w:val="527"/>
          <w:ins w:id="232" w:author="姚亮" w:date="2025-03-04T10:44:00Z"/>
          <w:trPrChange w:id="233" w:author="姚亮" w:date="2025-06-05T17:23:00Z">
            <w:trPr>
              <w:trHeight w:val="527"/>
            </w:trPr>
          </w:trPrChange>
        </w:trPr>
        <w:tc>
          <w:tcPr>
            <w:tcW w:w="849" w:type="dxa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tcPrChange w:id="234" w:author="姚亮" w:date="2025-06-05T17:23:00Z">
              <w:tcPr>
                <w:tcW w:w="849" w:type="dxa"/>
                <w:vMerge/>
                <w:tcBorders>
                  <w:left w:val="single" w:sz="12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35" w:author="姚亮" w:date="2025-03-04T10:44:00Z"/>
                <w:sz w:val="24"/>
              </w:rPr>
            </w:pPr>
          </w:p>
        </w:tc>
        <w:tc>
          <w:tcPr>
            <w:tcW w:w="847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36" w:author="姚亮" w:date="2025-06-05T17:23:00Z">
              <w:tcPr>
                <w:tcW w:w="847" w:type="dxa"/>
                <w:gridSpan w:val="3"/>
                <w:vMerge/>
                <w:tcBorders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37" w:author="姚亮" w:date="2025-03-04T10:44:00Z"/>
                <w:sz w:val="24"/>
              </w:rPr>
            </w:pPr>
          </w:p>
        </w:tc>
        <w:tc>
          <w:tcPr>
            <w:tcW w:w="8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38" w:author="姚亮" w:date="2025-06-05T17:23:00Z">
              <w:tcPr>
                <w:tcW w:w="85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39" w:author="姚亮" w:date="2025-03-04T10:44:00Z"/>
                <w:sz w:val="24"/>
              </w:rPr>
            </w:pPr>
            <w:ins w:id="240" w:author="姚亮" w:date="2025-03-04T10:44:00Z">
              <w:r w:rsidRPr="00197665">
                <w:rPr>
                  <w:sz w:val="24"/>
                </w:rPr>
                <w:t>后</w:t>
              </w:r>
              <w:r w:rsidRPr="00197665">
                <w:rPr>
                  <w:sz w:val="24"/>
                </w:rPr>
                <w:t>after</w:t>
              </w:r>
            </w:ins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41" w:author="姚亮" w:date="2025-06-05T17:23:00Z">
              <w:tcPr>
                <w:tcW w:w="1276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242" w:author="姚亮" w:date="2025-03-04T10:44:00Z"/>
                <w:sz w:val="24"/>
              </w:rPr>
            </w:pPr>
          </w:p>
        </w:tc>
        <w:tc>
          <w:tcPr>
            <w:tcW w:w="19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43" w:author="姚亮" w:date="2025-06-05T17:23:00Z">
              <w:tcPr>
                <w:tcW w:w="1984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jc w:val="center"/>
              <w:rPr>
                <w:ins w:id="244" w:author="姚亮" w:date="2025-03-04T10:44:00Z"/>
                <w:sz w:val="24"/>
              </w:rPr>
            </w:pP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45" w:author="姚亮" w:date="2025-06-05T17:23:00Z">
              <w:tcPr>
                <w:tcW w:w="851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46" w:author="姚亮" w:date="2025-03-04T10:44:00Z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47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48" w:author="姚亮" w:date="2025-03-04T10:44:00Z"/>
                <w:sz w:val="24"/>
              </w:rPr>
            </w:pP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49" w:author="姚亮" w:date="2025-06-05T17:23:00Z">
              <w:tcPr>
                <w:tcW w:w="708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50" w:author="姚亮" w:date="2025-03-04T10:44:00Z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51" w:author="姚亮" w:date="2025-06-05T17:23:00Z">
              <w:tcPr>
                <w:tcW w:w="709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52" w:author="姚亮" w:date="2025-03-04T10:44:00Z"/>
                <w:sz w:val="24"/>
              </w:rPr>
            </w:pPr>
          </w:p>
        </w:tc>
        <w:tc>
          <w:tcPr>
            <w:tcW w:w="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tcPrChange w:id="253" w:author="姚亮" w:date="2025-06-05T17:23:00Z">
              <w:tcPr>
                <w:tcW w:w="236" w:type="dxa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4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54" w:author="姚亮" w:date="2025-03-04T10:44:00Z"/>
                <w:sz w:val="24"/>
              </w:rPr>
            </w:pPr>
          </w:p>
        </w:tc>
        <w:tc>
          <w:tcPr>
            <w:tcW w:w="2035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tcPrChange w:id="255" w:author="姚亮" w:date="2025-06-05T17:23:00Z">
              <w:tcPr>
                <w:tcW w:w="2510" w:type="dxa"/>
                <w:gridSpan w:val="4"/>
                <w:tcBorders>
                  <w:top w:val="single" w:sz="6" w:space="0" w:color="auto"/>
                  <w:left w:val="single" w:sz="4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56" w:author="姚亮" w:date="2025-03-04T10:44:00Z"/>
                <w:sz w:val="24"/>
              </w:rPr>
            </w:pPr>
          </w:p>
        </w:tc>
        <w:tc>
          <w:tcPr>
            <w:tcW w:w="141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PrChange w:id="257" w:author="姚亮" w:date="2025-06-05T17:23:00Z">
              <w:tcPr>
                <w:tcW w:w="1418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58" w:author="姚亮" w:date="2025-03-04T10:44:00Z"/>
                <w:sz w:val="24"/>
              </w:rPr>
            </w:pPr>
          </w:p>
        </w:tc>
        <w:tc>
          <w:tcPr>
            <w:tcW w:w="14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PrChange w:id="259" w:author="姚亮" w:date="2025-06-05T17:23:00Z">
              <w:tcPr>
                <w:tcW w:w="1421" w:type="dxa"/>
                <w:gridSpan w:val="3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12" w:space="0" w:color="auto"/>
                </w:tcBorders>
              </w:tcPr>
            </w:tcPrChange>
          </w:tcPr>
          <w:p w:rsidR="00E71AAD" w:rsidRPr="00197665" w:rsidRDefault="00E71AAD" w:rsidP="00797D05">
            <w:pPr>
              <w:spacing w:before="240" w:line="240" w:lineRule="exact"/>
              <w:rPr>
                <w:ins w:id="260" w:author="姚亮" w:date="2025-03-04T10:44:00Z"/>
                <w:sz w:val="24"/>
              </w:rPr>
            </w:pPr>
          </w:p>
        </w:tc>
      </w:tr>
      <w:tr w:rsidR="003B09B4" w:rsidRPr="00197665" w:rsidTr="00E71AAD">
        <w:trPr>
          <w:gridAfter w:val="1"/>
          <w:wAfter w:w="51" w:type="dxa"/>
          <w:trHeight w:val="340"/>
          <w:ins w:id="261" w:author="姚亮" w:date="2025-03-04T10:44:00Z"/>
        </w:trPr>
        <w:tc>
          <w:tcPr>
            <w:tcW w:w="955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D61C2C" w:rsidRPr="001633D5" w:rsidRDefault="00D61C2C" w:rsidP="00D61C2C">
            <w:pPr>
              <w:jc w:val="center"/>
              <w:rPr>
                <w:ins w:id="262" w:author="姚亮" w:date="2025-03-04T11:06:00Z"/>
                <w:spacing w:val="-10"/>
              </w:rPr>
            </w:pPr>
            <w:ins w:id="263" w:author="姚亮" w:date="2025-03-04T11:06:00Z">
              <w:r w:rsidRPr="001633D5">
                <w:t>批准</w:t>
              </w:r>
            </w:ins>
          </w:p>
          <w:p w:rsidR="003B09B4" w:rsidRPr="00197665" w:rsidRDefault="00D61C2C" w:rsidP="00D61C2C">
            <w:pPr>
              <w:spacing w:line="240" w:lineRule="exact"/>
              <w:rPr>
                <w:ins w:id="264" w:author="姚亮" w:date="2025-03-04T10:44:00Z"/>
                <w:sz w:val="24"/>
              </w:rPr>
            </w:pPr>
            <w:ins w:id="265" w:author="姚亮" w:date="2025-03-04T11:06:00Z">
              <w:r w:rsidRPr="001633D5">
                <w:rPr>
                  <w:spacing w:val="-10"/>
                </w:rPr>
                <w:t>Authorize</w:t>
              </w:r>
            </w:ins>
          </w:p>
        </w:tc>
        <w:tc>
          <w:tcPr>
            <w:tcW w:w="159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3B09B4" w:rsidRPr="00197665" w:rsidRDefault="003B09B4" w:rsidP="00797D05">
            <w:pPr>
              <w:spacing w:before="240" w:line="240" w:lineRule="exact"/>
              <w:jc w:val="left"/>
              <w:rPr>
                <w:ins w:id="266" w:author="姚亮" w:date="2025-03-04T10:44:00Z"/>
                <w:sz w:val="24"/>
              </w:rPr>
            </w:pPr>
            <w:ins w:id="267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(27)</w:t>
              </w:r>
            </w:ins>
          </w:p>
        </w:tc>
        <w:tc>
          <w:tcPr>
            <w:tcW w:w="253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3B09B4" w:rsidRDefault="003B09B4" w:rsidP="003B09B4">
            <w:pPr>
              <w:spacing w:line="240" w:lineRule="exact"/>
              <w:rPr>
                <w:ins w:id="268" w:author="姚亮" w:date="2025-03-04T11:06:00Z"/>
                <w:sz w:val="24"/>
              </w:rPr>
            </w:pPr>
            <w:ins w:id="269" w:author="姚亮" w:date="2025-03-04T11:06:00Z">
              <w:r>
                <w:rPr>
                  <w:rFonts w:hint="eastAsia"/>
                  <w:sz w:val="24"/>
                </w:rPr>
                <w:t>会签</w:t>
              </w:r>
            </w:ins>
          </w:p>
          <w:p w:rsidR="003B09B4" w:rsidRPr="00197665" w:rsidRDefault="003B09B4" w:rsidP="003B09B4">
            <w:pPr>
              <w:spacing w:before="240" w:line="240" w:lineRule="exact"/>
              <w:jc w:val="left"/>
              <w:rPr>
                <w:ins w:id="270" w:author="姚亮" w:date="2025-03-04T10:44:00Z"/>
                <w:sz w:val="24"/>
              </w:rPr>
            </w:pPr>
            <w:ins w:id="271" w:author="姚亮" w:date="2025-03-04T11:06:00Z">
              <w:r>
                <w:rPr>
                  <w:sz w:val="24"/>
                </w:rPr>
                <w:t>C</w:t>
              </w:r>
              <w:r w:rsidRPr="00E73238">
                <w:rPr>
                  <w:sz w:val="24"/>
                </w:rPr>
                <w:t>ountersignature unit</w:t>
              </w:r>
            </w:ins>
          </w:p>
        </w:tc>
        <w:tc>
          <w:tcPr>
            <w:tcW w:w="9233" w:type="dxa"/>
            <w:gridSpan w:val="18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3B09B4" w:rsidRPr="00197665" w:rsidRDefault="00D61C2C">
            <w:pPr>
              <w:spacing w:before="240" w:line="240" w:lineRule="exact"/>
              <w:jc w:val="left"/>
              <w:rPr>
                <w:ins w:id="272" w:author="姚亮" w:date="2025-03-04T10:44:00Z"/>
                <w:sz w:val="24"/>
              </w:rPr>
            </w:pPr>
            <w:ins w:id="273" w:author="姚亮" w:date="2025-03-04T11:06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(2</w:t>
              </w:r>
              <w:r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8</w:t>
              </w:r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)</w:t>
              </w:r>
            </w:ins>
          </w:p>
        </w:tc>
      </w:tr>
      <w:tr w:rsidR="00694998" w:rsidRPr="00197665" w:rsidTr="00E71AAD">
        <w:trPr>
          <w:gridAfter w:val="1"/>
          <w:wAfter w:w="51" w:type="dxa"/>
          <w:trHeight w:val="340"/>
          <w:ins w:id="274" w:author="姚亮" w:date="2025-03-04T10:44:00Z"/>
        </w:trPr>
        <w:tc>
          <w:tcPr>
            <w:tcW w:w="955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275" w:author="姚亮" w:date="2025-03-04T10:44:00Z"/>
                <w:sz w:val="24"/>
              </w:rPr>
            </w:pPr>
            <w:ins w:id="276" w:author="姚亮" w:date="2025-03-04T10:44:00Z">
              <w:r w:rsidRPr="00197665">
                <w:rPr>
                  <w:sz w:val="24"/>
                </w:rPr>
                <w:t>编制</w:t>
              </w:r>
              <w:r w:rsidRPr="00197665">
                <w:rPr>
                  <w:sz w:val="24"/>
                </w:rPr>
                <w:t>Developed by</w:t>
              </w:r>
            </w:ins>
          </w:p>
        </w:tc>
        <w:tc>
          <w:tcPr>
            <w:tcW w:w="1024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77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278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(21)</w:t>
              </w:r>
            </w:ins>
          </w:p>
        </w:tc>
        <w:tc>
          <w:tcPr>
            <w:tcW w:w="1134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279" w:author="姚亮" w:date="2025-03-04T10:44:00Z"/>
                <w:sz w:val="24"/>
              </w:rPr>
            </w:pPr>
            <w:ins w:id="280" w:author="姚亮" w:date="2025-03-04T10:44:00Z">
              <w:r w:rsidRPr="00197665">
                <w:rPr>
                  <w:sz w:val="24"/>
                </w:rPr>
                <w:t>校对</w:t>
              </w:r>
              <w:r w:rsidRPr="00197665">
                <w:rPr>
                  <w:sz w:val="24"/>
                </w:rPr>
                <w:t>Proofreading</w:t>
              </w:r>
            </w:ins>
          </w:p>
        </w:tc>
        <w:tc>
          <w:tcPr>
            <w:tcW w:w="1122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81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282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(22)</w:t>
              </w:r>
            </w:ins>
          </w:p>
        </w:tc>
        <w:tc>
          <w:tcPr>
            <w:tcW w:w="85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283" w:author="姚亮" w:date="2025-03-04T10:44:00Z"/>
                <w:sz w:val="24"/>
              </w:rPr>
            </w:pPr>
            <w:ins w:id="284" w:author="姚亮" w:date="2025-03-04T10:44:00Z">
              <w:r w:rsidRPr="00197665">
                <w:rPr>
                  <w:sz w:val="24"/>
                </w:rPr>
                <w:t>审查</w:t>
              </w:r>
              <w:r w:rsidRPr="00197665">
                <w:rPr>
                  <w:sz w:val="24"/>
                </w:rPr>
                <w:t>Check</w:t>
              </w:r>
            </w:ins>
          </w:p>
        </w:tc>
        <w:tc>
          <w:tcPr>
            <w:tcW w:w="1275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85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286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ab/>
                <w:t>(23)</w:t>
              </w:r>
            </w:ins>
          </w:p>
        </w:tc>
        <w:tc>
          <w:tcPr>
            <w:tcW w:w="993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287" w:author="姚亮" w:date="2025-03-04T10:44:00Z"/>
                <w:sz w:val="24"/>
              </w:rPr>
            </w:pPr>
            <w:ins w:id="288" w:author="姚亮" w:date="2025-03-04T10:44:00Z">
              <w:r w:rsidRPr="00197665">
                <w:rPr>
                  <w:sz w:val="24"/>
                </w:rPr>
                <w:t>审校</w:t>
              </w:r>
              <w:r w:rsidRPr="00197665">
                <w:rPr>
                  <w:sz w:val="24"/>
                </w:rPr>
                <w:t>Review</w:t>
              </w:r>
            </w:ins>
          </w:p>
        </w:tc>
        <w:tc>
          <w:tcPr>
            <w:tcW w:w="1399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89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290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(24)</w:t>
              </w:r>
            </w:ins>
          </w:p>
        </w:tc>
        <w:tc>
          <w:tcPr>
            <w:tcW w:w="1306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197665" w:rsidRDefault="00694998" w:rsidP="00797D05">
            <w:pPr>
              <w:spacing w:before="240" w:line="240" w:lineRule="exact"/>
              <w:jc w:val="center"/>
              <w:rPr>
                <w:ins w:id="291" w:author="姚亮" w:date="2025-03-04T10:44:00Z"/>
                <w:sz w:val="24"/>
              </w:rPr>
            </w:pPr>
            <w:ins w:id="292" w:author="姚亮" w:date="2025-03-04T10:44:00Z">
              <w:r w:rsidRPr="00197665">
                <w:rPr>
                  <w:sz w:val="24"/>
                </w:rPr>
                <w:t>审批</w:t>
              </w:r>
              <w:r w:rsidRPr="00197665">
                <w:rPr>
                  <w:sz w:val="24"/>
                </w:rPr>
                <w:t>Approval</w:t>
              </w:r>
            </w:ins>
          </w:p>
        </w:tc>
        <w:tc>
          <w:tcPr>
            <w:tcW w:w="127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93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294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(25)</w:t>
              </w:r>
            </w:ins>
          </w:p>
        </w:tc>
        <w:tc>
          <w:tcPr>
            <w:tcW w:w="1701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3B09B4" w:rsidRPr="001633D5" w:rsidRDefault="003B09B4" w:rsidP="003B09B4">
            <w:pPr>
              <w:jc w:val="center"/>
              <w:rPr>
                <w:ins w:id="295" w:author="姚亮" w:date="2025-03-04T11:04:00Z"/>
                <w:spacing w:val="-10"/>
              </w:rPr>
            </w:pPr>
            <w:ins w:id="296" w:author="姚亮" w:date="2025-03-04T11:04:00Z">
              <w:r w:rsidRPr="001633D5">
                <w:rPr>
                  <w:spacing w:val="-10"/>
                </w:rPr>
                <w:t>工装管理</w:t>
              </w:r>
            </w:ins>
          </w:p>
          <w:p w:rsidR="00694998" w:rsidRPr="00197665" w:rsidRDefault="003B09B4" w:rsidP="003B09B4">
            <w:pPr>
              <w:spacing w:before="240" w:line="240" w:lineRule="exact"/>
              <w:jc w:val="center"/>
              <w:rPr>
                <w:ins w:id="297" w:author="姚亮" w:date="2025-03-04T10:44:00Z"/>
                <w:sz w:val="24"/>
              </w:rPr>
            </w:pPr>
            <w:ins w:id="298" w:author="姚亮" w:date="2025-03-04T11:04:00Z">
              <w:r w:rsidRPr="001633D5">
                <w:rPr>
                  <w:spacing w:val="-10"/>
                </w:rPr>
                <w:t>Tooling Manage</w:t>
              </w:r>
            </w:ins>
          </w:p>
        </w:tc>
        <w:tc>
          <w:tcPr>
            <w:tcW w:w="128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94998" w:rsidRPr="005F52E6" w:rsidRDefault="00694998" w:rsidP="00797D05">
            <w:pPr>
              <w:spacing w:before="240" w:line="240" w:lineRule="exact"/>
              <w:jc w:val="center"/>
              <w:rPr>
                <w:ins w:id="299" w:author="姚亮" w:date="2025-03-04T10:44:00Z"/>
                <w:rFonts w:hAnsi="宋体"/>
                <w:i/>
                <w:color w:val="4F81BD" w:themeColor="accent1"/>
                <w:sz w:val="18"/>
                <w:szCs w:val="18"/>
              </w:rPr>
            </w:pPr>
            <w:ins w:id="300" w:author="姚亮" w:date="2025-03-04T10:44:00Z">
              <w:r w:rsidRPr="005F52E6">
                <w:rPr>
                  <w:rFonts w:hAnsi="宋体"/>
                  <w:i/>
                  <w:color w:val="4F81BD" w:themeColor="accent1"/>
                  <w:sz w:val="18"/>
                  <w:szCs w:val="18"/>
                </w:rPr>
                <w:t>(26)</w:t>
              </w:r>
            </w:ins>
          </w:p>
        </w:tc>
      </w:tr>
    </w:tbl>
    <w:p w:rsidR="00C05468" w:rsidRDefault="00C05468" w:rsidP="00B34700">
      <w:pPr>
        <w:ind w:right="525"/>
      </w:pPr>
    </w:p>
    <w:p w:rsidR="00C05468" w:rsidRDefault="00C05468" w:rsidP="00B34700">
      <w:pPr>
        <w:ind w:right="525"/>
      </w:pPr>
    </w:p>
    <w:p w:rsidR="00433280" w:rsidRDefault="00433280" w:rsidP="00B34700">
      <w:pPr>
        <w:ind w:right="525"/>
        <w:sectPr w:rsidR="00433280" w:rsidSect="00CF6641">
          <w:pgSz w:w="16840" w:h="11907" w:orient="landscape" w:code="9"/>
          <w:pgMar w:top="567" w:right="851" w:bottom="567" w:left="851" w:header="567" w:footer="567" w:gutter="0"/>
          <w:pgNumType w:start="14"/>
          <w:cols w:space="720"/>
          <w:docGrid w:linePitch="286"/>
        </w:sectPr>
      </w:pPr>
    </w:p>
    <w:p w:rsidR="00C05468" w:rsidRDefault="00C05468" w:rsidP="00C05468">
      <w:pPr>
        <w:spacing w:line="440" w:lineRule="exact"/>
        <w:rPr>
          <w:rFonts w:ascii="黑体" w:eastAsia="黑体" w:hAnsi="宋体"/>
          <w:sz w:val="28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lastRenderedPageBreak/>
        <w:t>填写说明</w:t>
      </w:r>
      <w:r w:rsidRPr="00FE06EF">
        <w:rPr>
          <w:rFonts w:eastAsia="黑体"/>
          <w:b/>
          <w:sz w:val="28"/>
          <w:szCs w:val="28"/>
        </w:rPr>
        <w:t>Instructions for Filling</w:t>
      </w:r>
      <w:r>
        <w:rPr>
          <w:rFonts w:ascii="黑体" w:eastAsia="黑体" w:hAnsi="宋体" w:hint="eastAsia"/>
          <w:sz w:val="28"/>
          <w:szCs w:val="28"/>
        </w:rPr>
        <w:t>：</w:t>
      </w:r>
    </w:p>
    <w:p w:rsidR="00C05468" w:rsidRPr="009A6754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rFonts w:hAnsi="宋体"/>
          <w:sz w:val="28"/>
          <w:szCs w:val="28"/>
        </w:rPr>
      </w:pPr>
      <w:r w:rsidRPr="009A6754">
        <w:rPr>
          <w:rFonts w:hAnsi="宋体" w:hint="eastAsia"/>
          <w:sz w:val="28"/>
          <w:szCs w:val="28"/>
        </w:rPr>
        <w:t>填写产品</w:t>
      </w:r>
      <w:r w:rsidR="00644413">
        <w:rPr>
          <w:rFonts w:hAnsi="宋体" w:hint="eastAsia"/>
          <w:sz w:val="28"/>
          <w:szCs w:val="28"/>
        </w:rPr>
        <w:t>项目</w:t>
      </w:r>
      <w:del w:id="301" w:author="姚亮" w:date="2025-03-25T11:39:00Z">
        <w:r w:rsidRPr="009A6754" w:rsidDel="008E57BD">
          <w:rPr>
            <w:rFonts w:hAnsi="宋体" w:hint="eastAsia"/>
            <w:sz w:val="28"/>
            <w:szCs w:val="28"/>
          </w:rPr>
          <w:delText>代</w:delText>
        </w:r>
      </w:del>
      <w:r w:rsidRPr="009A6754">
        <w:rPr>
          <w:rFonts w:hAnsi="宋体" w:hint="eastAsia"/>
          <w:sz w:val="28"/>
          <w:szCs w:val="28"/>
        </w:rPr>
        <w:t>号，如，</w:t>
      </w:r>
      <w:r w:rsidRPr="009A6754">
        <w:rPr>
          <w:sz w:val="28"/>
          <w:szCs w:val="28"/>
        </w:rPr>
        <w:t>S5A</w:t>
      </w:r>
      <w:r w:rsidRPr="009A6754">
        <w:rPr>
          <w:rFonts w:hAnsi="宋体" w:hint="eastAsia"/>
          <w:sz w:val="28"/>
          <w:szCs w:val="28"/>
        </w:rPr>
        <w:t>、</w:t>
      </w:r>
      <w:r w:rsidRPr="009A6754">
        <w:rPr>
          <w:sz w:val="28"/>
          <w:szCs w:val="28"/>
        </w:rPr>
        <w:t xml:space="preserve"> S3B</w:t>
      </w:r>
      <w:r w:rsidRPr="009A6754">
        <w:rPr>
          <w:rFonts w:hAnsi="宋体" w:hint="eastAsia"/>
          <w:sz w:val="28"/>
          <w:szCs w:val="28"/>
        </w:rPr>
        <w:t>。</w:t>
      </w:r>
      <w:del w:id="302" w:author="姚亮" w:date="2025-03-04T10:44:00Z">
        <w:r w:rsidR="00644413" w:rsidRPr="0088310F" w:rsidDel="00694998">
          <w:rPr>
            <w:rFonts w:hint="eastAsia"/>
            <w:color w:val="FF0000"/>
            <w:sz w:val="28"/>
            <w:szCs w:val="28"/>
          </w:rPr>
          <w:delText>（结构</w:delText>
        </w:r>
        <w:r w:rsidR="00644413" w:rsidRPr="0088310F" w:rsidDel="00694998">
          <w:rPr>
            <w:color w:val="FF0000"/>
            <w:sz w:val="28"/>
            <w:szCs w:val="28"/>
          </w:rPr>
          <w:delText>化下拉</w:delText>
        </w:r>
        <w:r w:rsidR="00644413" w:rsidRPr="0088310F" w:rsidDel="00694998">
          <w:rPr>
            <w:rFonts w:hint="eastAsia"/>
            <w:color w:val="FF0000"/>
            <w:sz w:val="28"/>
            <w:szCs w:val="28"/>
          </w:rPr>
          <w:delText>）</w:delText>
        </w:r>
      </w:del>
    </w:p>
    <w:p w:rsidR="00433280" w:rsidRPr="009A6754" w:rsidRDefault="00433280" w:rsidP="009A6754">
      <w:pPr>
        <w:spacing w:line="440" w:lineRule="exact"/>
        <w:ind w:left="560"/>
        <w:rPr>
          <w:sz w:val="28"/>
          <w:szCs w:val="28"/>
        </w:rPr>
      </w:pPr>
      <w:r w:rsidRPr="00B20A79">
        <w:rPr>
          <w:sz w:val="24"/>
          <w:szCs w:val="24"/>
        </w:rPr>
        <w:t>Fill in the product model code, such as S5A and S3B.</w:t>
      </w:r>
    </w:p>
    <w:p w:rsidR="00694998" w:rsidRPr="00694998" w:rsidRDefault="00694998" w:rsidP="0078742D">
      <w:pPr>
        <w:pStyle w:val="a7"/>
        <w:numPr>
          <w:ilvl w:val="0"/>
          <w:numId w:val="1"/>
        </w:numPr>
        <w:spacing w:line="440" w:lineRule="exact"/>
        <w:ind w:firstLineChars="0"/>
        <w:rPr>
          <w:ins w:id="303" w:author="姚亮" w:date="2025-03-04T10:45:00Z"/>
          <w:sz w:val="28"/>
          <w:szCs w:val="28"/>
        </w:rPr>
      </w:pPr>
      <w:ins w:id="304" w:author="姚亮" w:date="2025-03-04T10:45:00Z">
        <w:r w:rsidRPr="00694998">
          <w:rPr>
            <w:sz w:val="28"/>
            <w:szCs w:val="28"/>
          </w:rPr>
          <w:t>填写</w:t>
        </w:r>
        <w:r w:rsidRPr="00694998">
          <w:rPr>
            <w:rFonts w:hint="eastAsia"/>
            <w:sz w:val="28"/>
            <w:szCs w:val="28"/>
          </w:rPr>
          <w:t>工作包</w:t>
        </w:r>
      </w:ins>
      <w:ins w:id="305" w:author="姚亮" w:date="2025-03-25T11:39:00Z">
        <w:r w:rsidR="0078742D" w:rsidRPr="0078742D">
          <w:rPr>
            <w:rFonts w:hint="eastAsia"/>
            <w:sz w:val="28"/>
            <w:szCs w:val="28"/>
          </w:rPr>
          <w:t>名称</w:t>
        </w:r>
      </w:ins>
      <w:ins w:id="306" w:author="姚亮" w:date="2025-03-04T10:45:00Z">
        <w:r w:rsidRPr="00694998">
          <w:rPr>
            <w:sz w:val="28"/>
            <w:szCs w:val="28"/>
          </w:rPr>
          <w:t>，如</w:t>
        </w:r>
        <w:r w:rsidRPr="00694998">
          <w:rPr>
            <w:sz w:val="28"/>
            <w:szCs w:val="28"/>
          </w:rPr>
          <w:t>A220</w:t>
        </w:r>
        <w:r w:rsidRPr="00694998">
          <w:rPr>
            <w:rFonts w:hint="eastAsia"/>
            <w:sz w:val="28"/>
            <w:szCs w:val="28"/>
          </w:rPr>
          <w:t>尾锥</w:t>
        </w:r>
        <w:r w:rsidRPr="00694998">
          <w:rPr>
            <w:sz w:val="28"/>
            <w:szCs w:val="28"/>
          </w:rPr>
          <w:t>。</w:t>
        </w:r>
      </w:ins>
    </w:p>
    <w:p w:rsidR="00694998" w:rsidRPr="00694998" w:rsidRDefault="00694998">
      <w:pPr>
        <w:spacing w:line="240" w:lineRule="exact"/>
        <w:ind w:left="560"/>
        <w:rPr>
          <w:ins w:id="307" w:author="姚亮" w:date="2025-03-04T10:45:00Z"/>
          <w:sz w:val="24"/>
          <w:szCs w:val="24"/>
          <w:rPrChange w:id="308" w:author="姚亮" w:date="2025-03-04T10:45:00Z">
            <w:rPr>
              <w:ins w:id="309" w:author="姚亮" w:date="2025-03-04T10:45:00Z"/>
            </w:rPr>
          </w:rPrChange>
        </w:rPr>
        <w:pPrChange w:id="310" w:author="姚亮" w:date="2025-03-04T10:45:00Z">
          <w:pPr>
            <w:pStyle w:val="a7"/>
            <w:numPr>
              <w:numId w:val="1"/>
            </w:numPr>
            <w:spacing w:line="240" w:lineRule="exact"/>
            <w:ind w:left="1280" w:firstLineChars="0" w:hanging="720"/>
          </w:pPr>
        </w:pPrChange>
      </w:pPr>
      <w:ins w:id="311" w:author="姚亮" w:date="2025-03-04T10:45:00Z">
        <w:r w:rsidRPr="00694998">
          <w:rPr>
            <w:sz w:val="24"/>
            <w:szCs w:val="24"/>
            <w:rPrChange w:id="312" w:author="姚亮" w:date="2025-03-04T10:45:00Z">
              <w:rPr/>
            </w:rPrChange>
          </w:rPr>
          <w:t xml:space="preserve">Fill in the unit, such as </w:t>
        </w:r>
        <w:r w:rsidRPr="00694998">
          <w:rPr>
            <w:sz w:val="28"/>
            <w:szCs w:val="28"/>
          </w:rPr>
          <w:t>A220 TC</w:t>
        </w:r>
        <w:r w:rsidRPr="00694998">
          <w:rPr>
            <w:sz w:val="24"/>
            <w:szCs w:val="24"/>
            <w:rPrChange w:id="313" w:author="姚亮" w:date="2025-03-04T10:45:00Z">
              <w:rPr/>
            </w:rPrChange>
          </w:rPr>
          <w:t>.</w:t>
        </w:r>
      </w:ins>
    </w:p>
    <w:p w:rsidR="00C05468" w:rsidRPr="009A6754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rFonts w:hAnsi="宋体"/>
          <w:sz w:val="28"/>
          <w:szCs w:val="28"/>
        </w:rPr>
      </w:pPr>
      <w:r w:rsidRPr="009A6754">
        <w:rPr>
          <w:rFonts w:hAnsi="宋体" w:hint="eastAsia"/>
          <w:sz w:val="28"/>
          <w:szCs w:val="28"/>
        </w:rPr>
        <w:t>填写使用单位名称，如</w:t>
      </w:r>
      <w:r w:rsidRPr="009A6754">
        <w:rPr>
          <w:sz w:val="28"/>
          <w:szCs w:val="28"/>
        </w:rPr>
        <w:t>35</w:t>
      </w:r>
      <w:r w:rsidRPr="009A6754">
        <w:rPr>
          <w:rFonts w:hAnsi="宋体" w:hint="eastAsia"/>
          <w:sz w:val="28"/>
          <w:szCs w:val="28"/>
        </w:rPr>
        <w:t>厂，</w:t>
      </w:r>
      <w:r w:rsidRPr="009A6754">
        <w:rPr>
          <w:sz w:val="28"/>
          <w:szCs w:val="28"/>
        </w:rPr>
        <w:t>39</w:t>
      </w:r>
      <w:r w:rsidRPr="009A6754">
        <w:rPr>
          <w:rFonts w:hAnsi="宋体" w:hint="eastAsia"/>
          <w:sz w:val="28"/>
          <w:szCs w:val="28"/>
        </w:rPr>
        <w:t>厂。</w:t>
      </w:r>
      <w:del w:id="314" w:author="姚亮" w:date="2025-03-04T10:45:00Z">
        <w:r w:rsidR="00644413" w:rsidRPr="0088310F" w:rsidDel="00694998">
          <w:rPr>
            <w:rFonts w:hint="eastAsia"/>
            <w:color w:val="FF0000"/>
            <w:sz w:val="28"/>
            <w:szCs w:val="28"/>
          </w:rPr>
          <w:delText>（结构</w:delText>
        </w:r>
        <w:r w:rsidR="00644413" w:rsidRPr="0088310F" w:rsidDel="00694998">
          <w:rPr>
            <w:color w:val="FF0000"/>
            <w:sz w:val="28"/>
            <w:szCs w:val="28"/>
          </w:rPr>
          <w:delText>化下拉</w:delText>
        </w:r>
        <w:r w:rsidR="00644413" w:rsidRPr="0088310F" w:rsidDel="00694998">
          <w:rPr>
            <w:rFonts w:hint="eastAsia"/>
            <w:color w:val="FF0000"/>
            <w:sz w:val="28"/>
            <w:szCs w:val="28"/>
          </w:rPr>
          <w:delText>）</w:delText>
        </w:r>
      </w:del>
    </w:p>
    <w:p w:rsidR="00433280" w:rsidRPr="009A6754" w:rsidRDefault="00433280" w:rsidP="009A6754">
      <w:pPr>
        <w:spacing w:line="440" w:lineRule="exact"/>
        <w:ind w:left="560"/>
        <w:rPr>
          <w:sz w:val="28"/>
          <w:szCs w:val="28"/>
        </w:rPr>
      </w:pPr>
      <w:r w:rsidRPr="00B20A79">
        <w:rPr>
          <w:sz w:val="24"/>
          <w:szCs w:val="24"/>
        </w:rPr>
        <w:t>Fill in the name of the user, such as 35 factories and 39 factories.</w:t>
      </w:r>
    </w:p>
    <w:p w:rsidR="00694998" w:rsidRPr="00644413" w:rsidRDefault="00694998" w:rsidP="00694998">
      <w:pPr>
        <w:pStyle w:val="a7"/>
        <w:numPr>
          <w:ilvl w:val="0"/>
          <w:numId w:val="1"/>
        </w:numPr>
        <w:spacing w:line="440" w:lineRule="exact"/>
        <w:ind w:firstLineChars="0"/>
        <w:rPr>
          <w:ins w:id="315" w:author="姚亮" w:date="2025-03-04T10:46:00Z"/>
          <w:sz w:val="28"/>
          <w:szCs w:val="28"/>
        </w:rPr>
      </w:pPr>
      <w:ins w:id="316" w:author="姚亮" w:date="2025-03-04T10:46:00Z">
        <w:r w:rsidRPr="00644413">
          <w:rPr>
            <w:rFonts w:hAnsi="宋体" w:hint="eastAsia"/>
            <w:sz w:val="28"/>
            <w:szCs w:val="28"/>
          </w:rPr>
          <w:t>填写品种表更改单类别，和要更改的品种表类别一致。</w:t>
        </w:r>
        <w:r w:rsidRPr="00644413">
          <w:rPr>
            <w:sz w:val="28"/>
            <w:szCs w:val="28"/>
          </w:rPr>
          <w:t>标准工装、装配工装、</w:t>
        </w:r>
        <w:r w:rsidRPr="00644413">
          <w:rPr>
            <w:rFonts w:hint="eastAsia"/>
            <w:sz w:val="28"/>
            <w:szCs w:val="28"/>
          </w:rPr>
          <w:t>零件</w:t>
        </w:r>
        <w:r w:rsidRPr="00644413">
          <w:rPr>
            <w:sz w:val="28"/>
            <w:szCs w:val="28"/>
          </w:rPr>
          <w:t>工装、地面设备、样板品种表</w:t>
        </w:r>
      </w:ins>
    </w:p>
    <w:p w:rsidR="00694998" w:rsidRPr="009A6754" w:rsidRDefault="00694998" w:rsidP="00694998">
      <w:pPr>
        <w:pStyle w:val="a7"/>
        <w:spacing w:line="440" w:lineRule="exact"/>
        <w:ind w:left="560" w:firstLineChars="0" w:firstLine="0"/>
        <w:rPr>
          <w:ins w:id="317" w:author="姚亮" w:date="2025-03-04T10:46:00Z"/>
          <w:sz w:val="28"/>
          <w:szCs w:val="28"/>
        </w:rPr>
      </w:pPr>
      <w:ins w:id="318" w:author="姚亮" w:date="2025-03-04T10:46:00Z">
        <w:r w:rsidRPr="00644413">
          <w:rPr>
            <w:sz w:val="24"/>
            <w:szCs w:val="24"/>
          </w:rPr>
          <w:t>Fill in the variety table change order category, which is consistent with the variety table category to be changed. For example, standard tooling, assembly tooling and sample variety table.</w:t>
        </w:r>
      </w:ins>
    </w:p>
    <w:p w:rsidR="00694998" w:rsidRPr="00694998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ins w:id="319" w:author="姚亮" w:date="2025-03-04T10:46:00Z"/>
          <w:rFonts w:hAnsi="宋体"/>
          <w:sz w:val="28"/>
          <w:szCs w:val="28"/>
          <w:rPrChange w:id="320" w:author="姚亮" w:date="2025-03-04T10:46:00Z">
            <w:rPr>
              <w:ins w:id="321" w:author="姚亮" w:date="2025-03-04T10:46:00Z"/>
              <w:color w:val="FF0000"/>
              <w:sz w:val="28"/>
              <w:szCs w:val="28"/>
            </w:rPr>
          </w:rPrChange>
        </w:rPr>
      </w:pPr>
      <w:r w:rsidRPr="009A6754">
        <w:rPr>
          <w:rFonts w:hAnsi="宋体" w:hint="eastAsia"/>
          <w:sz w:val="28"/>
          <w:szCs w:val="28"/>
        </w:rPr>
        <w:t>填写要更改的品种表</w:t>
      </w:r>
      <w:ins w:id="322" w:author="姚亮" w:date="2025-03-25T11:45:00Z">
        <w:r w:rsidR="00DB46FC">
          <w:rPr>
            <w:rFonts w:hAnsi="宋体" w:hint="eastAsia"/>
            <w:sz w:val="28"/>
            <w:szCs w:val="28"/>
          </w:rPr>
          <w:t>编</w:t>
        </w:r>
      </w:ins>
      <w:r w:rsidRPr="009A6754">
        <w:rPr>
          <w:rFonts w:hAnsi="宋体" w:hint="eastAsia"/>
          <w:sz w:val="28"/>
          <w:szCs w:val="28"/>
        </w:rPr>
        <w:t>号。</w:t>
      </w:r>
      <w:del w:id="323" w:author="姚亮" w:date="2025-03-04T10:46:00Z">
        <w:r w:rsidR="00644413" w:rsidRPr="0088310F" w:rsidDel="00694998">
          <w:rPr>
            <w:rFonts w:hint="eastAsia"/>
            <w:color w:val="FF0000"/>
            <w:sz w:val="28"/>
            <w:szCs w:val="28"/>
          </w:rPr>
          <w:delText>（</w:delText>
        </w:r>
        <w:r w:rsidR="00644413" w:rsidDel="00694998">
          <w:rPr>
            <w:rFonts w:hint="eastAsia"/>
            <w:color w:val="FF0000"/>
            <w:sz w:val="28"/>
            <w:szCs w:val="28"/>
          </w:rPr>
          <w:delText>关联品种</w:delText>
        </w:r>
        <w:r w:rsidR="00644413" w:rsidDel="00694998">
          <w:rPr>
            <w:color w:val="FF0000"/>
            <w:sz w:val="28"/>
            <w:szCs w:val="28"/>
          </w:rPr>
          <w:delText>表列表，选择编号，可以原品种表</w:delText>
        </w:r>
      </w:del>
    </w:p>
    <w:p w:rsidR="00C05468" w:rsidRPr="00694998" w:rsidDel="00694998" w:rsidRDefault="00644413">
      <w:pPr>
        <w:spacing w:line="440" w:lineRule="exact"/>
        <w:rPr>
          <w:del w:id="324" w:author="姚亮" w:date="2025-03-04T10:46:00Z"/>
          <w:rFonts w:hAnsi="宋体"/>
          <w:sz w:val="28"/>
          <w:szCs w:val="28"/>
          <w:rPrChange w:id="325" w:author="姚亮" w:date="2025-03-04T10:46:00Z">
            <w:rPr>
              <w:del w:id="326" w:author="姚亮" w:date="2025-03-04T10:46:00Z"/>
              <w:rFonts w:hAnsi="宋体"/>
            </w:rPr>
          </w:rPrChange>
        </w:rPr>
        <w:pPrChange w:id="327" w:author="姚亮" w:date="2025-03-04T10:46:00Z">
          <w:pPr>
            <w:pStyle w:val="a7"/>
            <w:numPr>
              <w:numId w:val="1"/>
            </w:numPr>
            <w:spacing w:line="440" w:lineRule="exact"/>
            <w:ind w:left="1280" w:firstLineChars="0" w:hanging="720"/>
          </w:pPr>
        </w:pPrChange>
      </w:pPr>
      <w:del w:id="328" w:author="姚亮" w:date="2025-03-04T10:46:00Z">
        <w:r w:rsidRPr="00694998" w:rsidDel="00694998">
          <w:rPr>
            <w:rFonts w:hint="eastAsia"/>
            <w:color w:val="FF0000"/>
            <w:sz w:val="28"/>
            <w:szCs w:val="28"/>
            <w:rPrChange w:id="329" w:author="姚亮" w:date="2025-03-04T10:46:00Z">
              <w:rPr>
                <w:rFonts w:hint="eastAsia"/>
              </w:rPr>
            </w:rPrChange>
          </w:rPr>
          <w:delText>）</w:delText>
        </w:r>
      </w:del>
    </w:p>
    <w:p w:rsidR="00433280" w:rsidRPr="009A6754" w:rsidRDefault="00433280">
      <w:pPr>
        <w:spacing w:line="440" w:lineRule="exact"/>
        <w:ind w:firstLineChars="200" w:firstLine="480"/>
        <w:rPr>
          <w:sz w:val="28"/>
          <w:szCs w:val="28"/>
        </w:rPr>
        <w:pPrChange w:id="330" w:author="姚亮" w:date="2025-03-04T10:46:00Z">
          <w:pPr>
            <w:spacing w:line="440" w:lineRule="exact"/>
            <w:ind w:left="560"/>
          </w:pPr>
        </w:pPrChange>
      </w:pPr>
      <w:r w:rsidRPr="00B20A79">
        <w:rPr>
          <w:sz w:val="24"/>
          <w:szCs w:val="24"/>
        </w:rPr>
        <w:t>Fill in the variety table number to be changed.</w:t>
      </w:r>
    </w:p>
    <w:p w:rsidR="00644413" w:rsidRPr="00644413" w:rsidDel="00694998" w:rsidRDefault="00644413" w:rsidP="00644413">
      <w:pPr>
        <w:pStyle w:val="a7"/>
        <w:numPr>
          <w:ilvl w:val="0"/>
          <w:numId w:val="1"/>
        </w:numPr>
        <w:spacing w:line="440" w:lineRule="exact"/>
        <w:ind w:firstLineChars="0"/>
        <w:rPr>
          <w:del w:id="331" w:author="姚亮" w:date="2025-03-04T10:46:00Z"/>
          <w:sz w:val="28"/>
          <w:szCs w:val="28"/>
        </w:rPr>
      </w:pPr>
      <w:del w:id="332" w:author="姚亮" w:date="2025-03-04T10:46:00Z">
        <w:r w:rsidRPr="00644413" w:rsidDel="00694998">
          <w:rPr>
            <w:rFonts w:hAnsi="宋体" w:hint="eastAsia"/>
            <w:sz w:val="28"/>
            <w:szCs w:val="28"/>
          </w:rPr>
          <w:delText>填写品种表更改单类别，和要更改的品种表类别一致。</w:delText>
        </w:r>
        <w:r w:rsidRPr="00644413" w:rsidDel="00694998">
          <w:rPr>
            <w:sz w:val="28"/>
            <w:szCs w:val="28"/>
          </w:rPr>
          <w:delText>标准工装、装配工装、</w:delText>
        </w:r>
        <w:r w:rsidRPr="00644413" w:rsidDel="00694998">
          <w:rPr>
            <w:rFonts w:hint="eastAsia"/>
            <w:sz w:val="28"/>
            <w:szCs w:val="28"/>
          </w:rPr>
          <w:delText>零件</w:delText>
        </w:r>
        <w:r w:rsidRPr="00644413" w:rsidDel="00694998">
          <w:rPr>
            <w:sz w:val="28"/>
            <w:szCs w:val="28"/>
          </w:rPr>
          <w:delText>工装、地面设备、样板品种表</w:delText>
        </w:r>
        <w:r w:rsidRPr="00644413" w:rsidDel="00694998">
          <w:rPr>
            <w:rFonts w:hint="eastAsia"/>
            <w:color w:val="FF0000"/>
            <w:sz w:val="28"/>
            <w:szCs w:val="28"/>
          </w:rPr>
          <w:delText>（结构</w:delText>
        </w:r>
        <w:r w:rsidRPr="00644413" w:rsidDel="00694998">
          <w:rPr>
            <w:color w:val="FF0000"/>
            <w:sz w:val="28"/>
            <w:szCs w:val="28"/>
          </w:rPr>
          <w:delText>化下拉</w:delText>
        </w:r>
        <w:r w:rsidRPr="00644413" w:rsidDel="00694998">
          <w:rPr>
            <w:rFonts w:hint="eastAsia"/>
            <w:color w:val="FF0000"/>
            <w:sz w:val="28"/>
            <w:szCs w:val="28"/>
          </w:rPr>
          <w:delText>）</w:delText>
        </w:r>
      </w:del>
    </w:p>
    <w:p w:rsidR="00433280" w:rsidRPr="009A6754" w:rsidDel="00694998" w:rsidRDefault="00433280" w:rsidP="009A6754">
      <w:pPr>
        <w:pStyle w:val="a7"/>
        <w:spacing w:line="440" w:lineRule="exact"/>
        <w:ind w:left="560" w:firstLineChars="0" w:firstLine="0"/>
        <w:rPr>
          <w:del w:id="333" w:author="姚亮" w:date="2025-03-04T10:46:00Z"/>
          <w:sz w:val="28"/>
          <w:szCs w:val="28"/>
        </w:rPr>
      </w:pPr>
      <w:del w:id="334" w:author="姚亮" w:date="2025-03-04T10:46:00Z">
        <w:r w:rsidRPr="00644413" w:rsidDel="00694998">
          <w:rPr>
            <w:sz w:val="24"/>
            <w:szCs w:val="24"/>
          </w:rPr>
          <w:delText>Fill in the variety table change order category, which is consistent with the variety table category to be changed. For example, standard tooling, assembly tooling and sample variety table.</w:delText>
        </w:r>
      </w:del>
    </w:p>
    <w:p w:rsidR="00C05468" w:rsidRPr="009A6754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sz w:val="28"/>
          <w:szCs w:val="28"/>
        </w:rPr>
      </w:pPr>
      <w:r w:rsidRPr="009A6754">
        <w:rPr>
          <w:rFonts w:hint="eastAsia"/>
          <w:sz w:val="28"/>
          <w:szCs w:val="28"/>
        </w:rPr>
        <w:t>填写品种表更改单编号</w:t>
      </w:r>
      <w:del w:id="335" w:author="姚亮" w:date="2025-03-04T10:46:00Z">
        <w:r w:rsidR="00644413" w:rsidRPr="0088310F" w:rsidDel="00694998">
          <w:rPr>
            <w:rFonts w:hint="eastAsia"/>
            <w:color w:val="FF0000"/>
            <w:sz w:val="28"/>
            <w:szCs w:val="28"/>
          </w:rPr>
          <w:delText>（结构</w:delText>
        </w:r>
        <w:r w:rsidR="00644413" w:rsidRPr="0088310F" w:rsidDel="00694998">
          <w:rPr>
            <w:color w:val="FF0000"/>
            <w:sz w:val="28"/>
            <w:szCs w:val="28"/>
          </w:rPr>
          <w:delText>化</w:delText>
        </w:r>
        <w:r w:rsidR="00644413" w:rsidDel="00694998">
          <w:rPr>
            <w:rFonts w:hint="eastAsia"/>
            <w:color w:val="FF0000"/>
            <w:sz w:val="28"/>
            <w:szCs w:val="28"/>
          </w:rPr>
          <w:delText>自动生成</w:delText>
        </w:r>
        <w:r w:rsidR="00644413" w:rsidDel="00694998">
          <w:rPr>
            <w:color w:val="FF0000"/>
            <w:sz w:val="28"/>
            <w:szCs w:val="28"/>
          </w:rPr>
          <w:delText>，</w:delText>
        </w:r>
        <w:r w:rsidR="00644413" w:rsidRPr="007A6660" w:rsidDel="00694998">
          <w:rPr>
            <w:color w:val="FF0000"/>
            <w:spacing w:val="22"/>
            <w:sz w:val="28"/>
          </w:rPr>
          <w:delText>项目代号</w:delText>
        </w:r>
        <w:r w:rsidR="00644413" w:rsidRPr="007A6660" w:rsidDel="00694998">
          <w:rPr>
            <w:color w:val="FF0000"/>
            <w:sz w:val="28"/>
            <w:szCs w:val="28"/>
          </w:rPr>
          <w:delText>－</w:delText>
        </w:r>
        <w:r w:rsidR="00644413" w:rsidDel="00694998">
          <w:rPr>
            <w:color w:val="FF0000"/>
            <w:sz w:val="28"/>
            <w:szCs w:val="28"/>
          </w:rPr>
          <w:delText>G</w:delText>
        </w:r>
        <w:r w:rsidR="00644413" w:rsidRPr="007A6660" w:rsidDel="00694998">
          <w:rPr>
            <w:rFonts w:hint="eastAsia"/>
            <w:color w:val="FF0000"/>
            <w:sz w:val="28"/>
            <w:szCs w:val="28"/>
            <w:u w:val="single"/>
          </w:rPr>
          <w:delText>车间代码</w:delText>
        </w:r>
        <w:r w:rsidR="00644413" w:rsidRPr="007A6660" w:rsidDel="00694998">
          <w:rPr>
            <w:color w:val="FF0000"/>
            <w:sz w:val="28"/>
            <w:szCs w:val="28"/>
          </w:rPr>
          <w:delText>－</w:delText>
        </w:r>
        <w:r w:rsidR="00644413" w:rsidRPr="007A6660" w:rsidDel="00694998">
          <w:rPr>
            <w:rFonts w:hint="eastAsia"/>
            <w:color w:val="FF0000"/>
            <w:sz w:val="28"/>
            <w:szCs w:val="28"/>
            <w:u w:val="single"/>
          </w:rPr>
          <w:delText>顺序号</w:delText>
        </w:r>
        <w:r w:rsidR="00644413" w:rsidRPr="0088310F" w:rsidDel="00694998">
          <w:rPr>
            <w:rFonts w:hint="eastAsia"/>
            <w:color w:val="FF0000"/>
            <w:sz w:val="28"/>
            <w:szCs w:val="28"/>
          </w:rPr>
          <w:delText>）</w:delText>
        </w:r>
      </w:del>
    </w:p>
    <w:p w:rsidR="00433280" w:rsidRPr="009A6754" w:rsidRDefault="00433280" w:rsidP="009A6754">
      <w:pPr>
        <w:spacing w:line="440" w:lineRule="exact"/>
        <w:ind w:left="560"/>
        <w:rPr>
          <w:sz w:val="28"/>
          <w:szCs w:val="28"/>
        </w:rPr>
      </w:pPr>
      <w:r w:rsidRPr="00B20A79">
        <w:rPr>
          <w:sz w:val="24"/>
          <w:szCs w:val="24"/>
        </w:rPr>
        <w:t>Fill in the variety table change order number</w:t>
      </w:r>
    </w:p>
    <w:p w:rsidR="00C05468" w:rsidRDefault="00C05468" w:rsidP="00C05468">
      <w:pPr>
        <w:spacing w:line="440" w:lineRule="exact"/>
        <w:ind w:firstLineChars="200" w:firstLine="560"/>
        <w:rPr>
          <w:sz w:val="28"/>
          <w:szCs w:val="28"/>
          <w:u w:val="single"/>
        </w:rPr>
      </w:pPr>
      <w:r w:rsidRPr="00D42B1F">
        <w:rPr>
          <w:rFonts w:hAnsi="宋体"/>
          <w:sz w:val="28"/>
          <w:szCs w:val="28"/>
        </w:rPr>
        <w:t>项目代号－</w:t>
      </w:r>
      <w:r w:rsidRPr="00D42B1F">
        <w:rPr>
          <w:sz w:val="28"/>
          <w:szCs w:val="28"/>
        </w:rPr>
        <w:t>G</w:t>
      </w:r>
      <w:r w:rsidRPr="00D42B1F">
        <w:rPr>
          <w:sz w:val="28"/>
          <w:szCs w:val="28"/>
          <w:u w:val="single"/>
        </w:rPr>
        <w:t>×××××</w:t>
      </w:r>
      <w:r w:rsidRPr="00D42B1F">
        <w:rPr>
          <w:rFonts w:hAnsi="宋体"/>
          <w:sz w:val="28"/>
          <w:szCs w:val="28"/>
        </w:rPr>
        <w:t>－</w:t>
      </w:r>
      <w:r w:rsidRPr="00D42B1F">
        <w:rPr>
          <w:sz w:val="28"/>
          <w:szCs w:val="28"/>
          <w:u w:val="single"/>
        </w:rPr>
        <w:t>×××</w:t>
      </w:r>
    </w:p>
    <w:p w:rsidR="00433280" w:rsidRPr="00433280" w:rsidRDefault="00433280" w:rsidP="00C05468">
      <w:pPr>
        <w:spacing w:line="440" w:lineRule="exact"/>
        <w:ind w:firstLineChars="200" w:firstLine="480"/>
        <w:rPr>
          <w:sz w:val="28"/>
          <w:szCs w:val="28"/>
        </w:rPr>
      </w:pPr>
      <w:r w:rsidRPr="00B20A79">
        <w:rPr>
          <w:sz w:val="24"/>
          <w:szCs w:val="24"/>
        </w:rPr>
        <w:t>Project code</w:t>
      </w:r>
      <w:r w:rsidRPr="00D42B1F">
        <w:rPr>
          <w:rFonts w:hAnsi="宋体"/>
          <w:sz w:val="28"/>
          <w:szCs w:val="28"/>
        </w:rPr>
        <w:t>－</w:t>
      </w:r>
      <w:r w:rsidRPr="00D42B1F">
        <w:rPr>
          <w:sz w:val="28"/>
          <w:szCs w:val="28"/>
        </w:rPr>
        <w:t>G</w:t>
      </w:r>
      <w:r w:rsidRPr="00D42B1F">
        <w:rPr>
          <w:sz w:val="28"/>
          <w:szCs w:val="28"/>
          <w:u w:val="single"/>
        </w:rPr>
        <w:t>×××××</w:t>
      </w:r>
      <w:r w:rsidRPr="00D42B1F">
        <w:rPr>
          <w:rFonts w:hAnsi="宋体"/>
          <w:sz w:val="28"/>
          <w:szCs w:val="28"/>
        </w:rPr>
        <w:t>－</w:t>
      </w:r>
      <w:r w:rsidRPr="00D42B1F">
        <w:rPr>
          <w:sz w:val="28"/>
          <w:szCs w:val="28"/>
          <w:u w:val="single"/>
        </w:rPr>
        <w:t>×××</w:t>
      </w:r>
    </w:p>
    <w:p w:rsidR="00433280" w:rsidRDefault="00C05468" w:rsidP="00C05468">
      <w:pPr>
        <w:spacing w:line="440" w:lineRule="exact"/>
        <w:ind w:firstLineChars="200" w:firstLine="648"/>
        <w:rPr>
          <w:rFonts w:hAnsi="宋体"/>
          <w:spacing w:val="22"/>
          <w:sz w:val="28"/>
        </w:rPr>
      </w:pPr>
      <w:r w:rsidRPr="00D42B1F">
        <w:rPr>
          <w:rFonts w:hAnsi="宋体"/>
          <w:spacing w:val="22"/>
          <w:sz w:val="28"/>
        </w:rPr>
        <w:t>编号规则</w:t>
      </w:r>
      <w:r w:rsidRPr="00D42B1F">
        <w:rPr>
          <w:spacing w:val="22"/>
          <w:sz w:val="28"/>
        </w:rPr>
        <w:t>见</w:t>
      </w:r>
      <w:r w:rsidRPr="00D42B1F">
        <w:rPr>
          <w:spacing w:val="22"/>
          <w:sz w:val="28"/>
        </w:rPr>
        <w:t>MPG 040-02</w:t>
      </w:r>
      <w:r w:rsidRPr="00D42B1F">
        <w:rPr>
          <w:rFonts w:hAnsi="宋体"/>
          <w:spacing w:val="22"/>
          <w:sz w:val="28"/>
        </w:rPr>
        <w:t>。</w:t>
      </w:r>
    </w:p>
    <w:p w:rsidR="00C05468" w:rsidRPr="00D42B1F" w:rsidRDefault="00433280" w:rsidP="00C05468">
      <w:pPr>
        <w:spacing w:line="440" w:lineRule="exact"/>
        <w:ind w:firstLineChars="200" w:firstLine="480"/>
        <w:rPr>
          <w:spacing w:val="22"/>
          <w:sz w:val="28"/>
        </w:rPr>
      </w:pPr>
      <w:r w:rsidRPr="00B20A79">
        <w:rPr>
          <w:sz w:val="24"/>
          <w:szCs w:val="24"/>
        </w:rPr>
        <w:t>See MPG 040-02 for numbering rules.</w:t>
      </w:r>
      <w:r w:rsidR="00C05468" w:rsidRPr="00D42B1F">
        <w:rPr>
          <w:spacing w:val="22"/>
          <w:sz w:val="28"/>
        </w:rPr>
        <w:t xml:space="preserve"> </w:t>
      </w:r>
    </w:p>
    <w:p w:rsidR="00C05468" w:rsidRPr="009A6754" w:rsidDel="00694998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del w:id="336" w:author="姚亮" w:date="2025-03-04T10:47:00Z"/>
          <w:rFonts w:hAnsi="宋体"/>
          <w:sz w:val="28"/>
          <w:szCs w:val="28"/>
        </w:rPr>
      </w:pPr>
      <w:del w:id="337" w:author="姚亮" w:date="2025-03-04T10:47:00Z">
        <w:r w:rsidRPr="009A6754" w:rsidDel="00694998">
          <w:rPr>
            <w:rFonts w:hAnsi="宋体" w:hint="eastAsia"/>
            <w:sz w:val="28"/>
            <w:szCs w:val="28"/>
          </w:rPr>
          <w:delText>填写品种表更改单总页次。</w:delText>
        </w:r>
      </w:del>
    </w:p>
    <w:p w:rsidR="00433280" w:rsidRPr="009A6754" w:rsidDel="00694998" w:rsidRDefault="00433280" w:rsidP="009A6754">
      <w:pPr>
        <w:spacing w:line="440" w:lineRule="exact"/>
        <w:ind w:left="560"/>
        <w:rPr>
          <w:del w:id="338" w:author="姚亮" w:date="2025-03-04T10:47:00Z"/>
          <w:sz w:val="28"/>
          <w:szCs w:val="28"/>
        </w:rPr>
      </w:pPr>
      <w:del w:id="339" w:author="姚亮" w:date="2025-03-04T10:47:00Z">
        <w:r w:rsidDel="00694998">
          <w:rPr>
            <w:sz w:val="24"/>
            <w:szCs w:val="24"/>
          </w:rPr>
          <w:delText>)</w:delText>
        </w:r>
        <w:r w:rsidRPr="00B20A79" w:rsidDel="00694998">
          <w:rPr>
            <w:sz w:val="24"/>
            <w:szCs w:val="24"/>
          </w:rPr>
          <w:delText>Fill in the total number of pages of the variety table change sheet.</w:delText>
        </w:r>
      </w:del>
    </w:p>
    <w:p w:rsidR="00C05468" w:rsidRPr="009A6754" w:rsidDel="00694998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del w:id="340" w:author="姚亮" w:date="2025-03-04T10:47:00Z"/>
          <w:rFonts w:hAnsi="宋体"/>
          <w:sz w:val="28"/>
          <w:szCs w:val="28"/>
        </w:rPr>
      </w:pPr>
      <w:del w:id="341" w:author="姚亮" w:date="2025-03-04T10:47:00Z">
        <w:r w:rsidRPr="009A6754" w:rsidDel="00694998">
          <w:rPr>
            <w:rFonts w:hAnsi="宋体" w:hint="eastAsia"/>
            <w:sz w:val="28"/>
            <w:szCs w:val="28"/>
          </w:rPr>
          <w:delText>填写品种表更改单当前页次。</w:delText>
        </w:r>
      </w:del>
    </w:p>
    <w:p w:rsidR="00433280" w:rsidRPr="009A6754" w:rsidRDefault="00433280" w:rsidP="009A6754">
      <w:pPr>
        <w:spacing w:line="440" w:lineRule="exact"/>
        <w:ind w:left="560"/>
        <w:rPr>
          <w:sz w:val="28"/>
          <w:szCs w:val="28"/>
        </w:rPr>
      </w:pPr>
      <w:r w:rsidRPr="00B20A79">
        <w:rPr>
          <w:sz w:val="24"/>
          <w:szCs w:val="24"/>
        </w:rPr>
        <w:t>Fill in the current page of the variety table change sheet.</w:t>
      </w:r>
    </w:p>
    <w:p w:rsidR="00C05468" w:rsidRPr="009A6754" w:rsidDel="00694998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del w:id="342" w:author="姚亮" w:date="2025-03-04T10:47:00Z"/>
          <w:rFonts w:hAnsi="宋体"/>
          <w:sz w:val="28"/>
          <w:szCs w:val="28"/>
        </w:rPr>
      </w:pPr>
      <w:del w:id="343" w:author="姚亮" w:date="2025-03-04T10:47:00Z">
        <w:r w:rsidRPr="009A6754" w:rsidDel="00694998">
          <w:rPr>
            <w:rFonts w:hAnsi="宋体" w:hint="eastAsia"/>
            <w:sz w:val="28"/>
            <w:szCs w:val="28"/>
          </w:rPr>
          <w:delText>填写分发单位</w:delText>
        </w:r>
        <w:r w:rsidR="00644413" w:rsidRPr="00644413" w:rsidDel="00694998">
          <w:rPr>
            <w:rFonts w:hint="eastAsia"/>
            <w:color w:val="FF0000"/>
            <w:sz w:val="28"/>
            <w:szCs w:val="28"/>
          </w:rPr>
          <w:delText>（结构</w:delText>
        </w:r>
        <w:r w:rsidR="00644413" w:rsidRPr="00644413" w:rsidDel="00694998">
          <w:rPr>
            <w:color w:val="FF0000"/>
            <w:sz w:val="28"/>
            <w:szCs w:val="28"/>
          </w:rPr>
          <w:delText>化下拉</w:delText>
        </w:r>
        <w:r w:rsidR="00644413" w:rsidRPr="00644413" w:rsidDel="00694998">
          <w:rPr>
            <w:rFonts w:hint="eastAsia"/>
            <w:color w:val="FF0000"/>
            <w:sz w:val="28"/>
            <w:szCs w:val="28"/>
          </w:rPr>
          <w:delText>）</w:delText>
        </w:r>
      </w:del>
    </w:p>
    <w:p w:rsidR="00433280" w:rsidRPr="009A6754" w:rsidDel="00694998" w:rsidRDefault="00433280" w:rsidP="009A6754">
      <w:pPr>
        <w:spacing w:line="440" w:lineRule="exact"/>
        <w:ind w:left="560"/>
        <w:rPr>
          <w:del w:id="344" w:author="姚亮" w:date="2025-03-04T10:47:00Z"/>
          <w:sz w:val="28"/>
          <w:szCs w:val="28"/>
        </w:rPr>
      </w:pPr>
      <w:del w:id="345" w:author="姚亮" w:date="2025-03-04T10:47:00Z">
        <w:r w:rsidRPr="00B20A79" w:rsidDel="00694998">
          <w:rPr>
            <w:sz w:val="24"/>
            <w:szCs w:val="24"/>
          </w:rPr>
          <w:delText>Fill in the distribution unit and number of copies</w:delText>
        </w:r>
      </w:del>
    </w:p>
    <w:p w:rsidR="00C05468" w:rsidRPr="009A6754" w:rsidDel="00694998" w:rsidRDefault="00C05468">
      <w:pPr>
        <w:pStyle w:val="a7"/>
        <w:numPr>
          <w:ilvl w:val="0"/>
          <w:numId w:val="1"/>
        </w:numPr>
        <w:spacing w:line="440" w:lineRule="exact"/>
        <w:ind w:left="560" w:firstLineChars="0"/>
        <w:rPr>
          <w:del w:id="346" w:author="姚亮" w:date="2025-03-04T10:48:00Z"/>
          <w:rFonts w:hAnsi="宋体"/>
          <w:sz w:val="28"/>
          <w:szCs w:val="28"/>
        </w:rPr>
        <w:pPrChange w:id="347" w:author="姚亮" w:date="2025-03-04T10:48:00Z">
          <w:pPr>
            <w:pStyle w:val="a7"/>
            <w:numPr>
              <w:numId w:val="1"/>
            </w:numPr>
            <w:spacing w:line="440" w:lineRule="exact"/>
            <w:ind w:left="1280" w:firstLineChars="0" w:hanging="720"/>
          </w:pPr>
        </w:pPrChange>
      </w:pPr>
      <w:r w:rsidRPr="00694998">
        <w:rPr>
          <w:rFonts w:hAnsi="宋体" w:hint="eastAsia"/>
          <w:sz w:val="28"/>
          <w:szCs w:val="28"/>
        </w:rPr>
        <w:t>填写序号，如，①、②、③</w:t>
      </w:r>
      <w:r w:rsidRPr="00694998">
        <w:rPr>
          <w:sz w:val="28"/>
          <w:szCs w:val="28"/>
        </w:rPr>
        <w:t>……</w:t>
      </w:r>
      <w:r w:rsidRPr="00694998">
        <w:rPr>
          <w:rFonts w:hAnsi="宋体" w:hint="eastAsia"/>
          <w:sz w:val="28"/>
          <w:szCs w:val="28"/>
        </w:rPr>
        <w:t>。同时，在要更改的品种表（</w:t>
      </w:r>
      <w:r w:rsidR="00644413" w:rsidRPr="00694998">
        <w:rPr>
          <w:rFonts w:hAnsi="宋体"/>
          <w:sz w:val="28"/>
          <w:szCs w:val="28"/>
        </w:rPr>
        <w:t>2</w:t>
      </w:r>
      <w:r w:rsidRPr="00694998">
        <w:rPr>
          <w:sz w:val="28"/>
          <w:szCs w:val="28"/>
        </w:rPr>
        <w:t>7</w:t>
      </w:r>
      <w:r w:rsidRPr="00694998">
        <w:rPr>
          <w:rFonts w:hAnsi="宋体" w:hint="eastAsia"/>
          <w:sz w:val="28"/>
          <w:szCs w:val="28"/>
        </w:rPr>
        <w:t>）栏前和（</w:t>
      </w:r>
      <w:r w:rsidRPr="00694998">
        <w:rPr>
          <w:sz w:val="28"/>
          <w:szCs w:val="28"/>
        </w:rPr>
        <w:t>28</w:t>
      </w:r>
      <w:r w:rsidRPr="00694998">
        <w:rPr>
          <w:rFonts w:hAnsi="宋体" w:hint="eastAsia"/>
          <w:sz w:val="28"/>
          <w:szCs w:val="28"/>
        </w:rPr>
        <w:t>）栏中，标出此序号。</w:t>
      </w:r>
      <w:del w:id="348" w:author="姚亮" w:date="2025-03-04T10:48:00Z">
        <w:r w:rsidR="00644413" w:rsidRPr="00644413" w:rsidDel="00694998">
          <w:rPr>
            <w:rFonts w:hint="eastAsia"/>
            <w:color w:val="FF0000"/>
            <w:sz w:val="28"/>
            <w:szCs w:val="28"/>
          </w:rPr>
          <w:delText>（</w:delText>
        </w:r>
        <w:r w:rsidR="00644413" w:rsidDel="00694998">
          <w:rPr>
            <w:rFonts w:hint="eastAsia"/>
            <w:color w:val="FF0000"/>
            <w:sz w:val="28"/>
            <w:szCs w:val="28"/>
          </w:rPr>
          <w:delText>在对应</w:delText>
        </w:r>
        <w:r w:rsidR="00644413" w:rsidDel="00694998">
          <w:rPr>
            <w:color w:val="FF0000"/>
            <w:sz w:val="28"/>
            <w:szCs w:val="28"/>
          </w:rPr>
          <w:delText>品种表中选择序号，对应序号的信息出现在更改前</w:delText>
        </w:r>
        <w:r w:rsidR="00644413" w:rsidDel="00694998">
          <w:rPr>
            <w:rFonts w:hint="eastAsia"/>
            <w:color w:val="FF0000"/>
            <w:sz w:val="28"/>
            <w:szCs w:val="28"/>
          </w:rPr>
          <w:delText>栏目里</w:delText>
        </w:r>
        <w:r w:rsidR="00644413" w:rsidRPr="00644413" w:rsidDel="00694998">
          <w:rPr>
            <w:rFonts w:hint="eastAsia"/>
            <w:color w:val="FF0000"/>
            <w:sz w:val="28"/>
            <w:szCs w:val="28"/>
          </w:rPr>
          <w:delText>）</w:delText>
        </w:r>
      </w:del>
    </w:p>
    <w:p w:rsidR="00694998" w:rsidRPr="00694998" w:rsidRDefault="00694998">
      <w:pPr>
        <w:pStyle w:val="a7"/>
        <w:numPr>
          <w:ilvl w:val="0"/>
          <w:numId w:val="1"/>
        </w:numPr>
        <w:spacing w:line="440" w:lineRule="exact"/>
        <w:ind w:left="560" w:firstLineChars="0"/>
        <w:rPr>
          <w:ins w:id="349" w:author="姚亮" w:date="2025-03-04T10:49:00Z"/>
          <w:sz w:val="28"/>
          <w:szCs w:val="28"/>
          <w:rPrChange w:id="350" w:author="姚亮" w:date="2025-03-04T10:49:00Z">
            <w:rPr>
              <w:ins w:id="351" w:author="姚亮" w:date="2025-03-04T10:49:00Z"/>
              <w:sz w:val="24"/>
              <w:szCs w:val="24"/>
            </w:rPr>
          </w:rPrChange>
        </w:rPr>
        <w:pPrChange w:id="352" w:author="姚亮" w:date="2025-03-04T10:48:00Z">
          <w:pPr>
            <w:spacing w:line="440" w:lineRule="exact"/>
            <w:ind w:firstLine="480"/>
          </w:pPr>
        </w:pPrChange>
      </w:pPr>
    </w:p>
    <w:p w:rsidR="00433280" w:rsidRPr="00694998" w:rsidRDefault="00433280">
      <w:pPr>
        <w:pStyle w:val="a7"/>
        <w:spacing w:line="440" w:lineRule="exact"/>
        <w:ind w:left="560" w:firstLineChars="0" w:firstLine="0"/>
        <w:rPr>
          <w:sz w:val="28"/>
          <w:szCs w:val="28"/>
        </w:rPr>
        <w:pPrChange w:id="353" w:author="姚亮" w:date="2025-03-04T10:49:00Z">
          <w:pPr>
            <w:spacing w:line="440" w:lineRule="exact"/>
            <w:ind w:firstLine="480"/>
          </w:pPr>
        </w:pPrChange>
      </w:pPr>
      <w:r w:rsidRPr="00694998">
        <w:rPr>
          <w:sz w:val="24"/>
          <w:szCs w:val="24"/>
        </w:rPr>
        <w:t xml:space="preserve">Fill in the serial number, such as </w:t>
      </w:r>
      <w:r w:rsidRPr="00694998">
        <w:rPr>
          <w:rFonts w:ascii="宋体" w:hAnsi="宋体" w:cs="宋体" w:hint="eastAsia"/>
          <w:sz w:val="24"/>
          <w:szCs w:val="24"/>
        </w:rPr>
        <w:t>①</w:t>
      </w:r>
      <w:r w:rsidRPr="00694998">
        <w:rPr>
          <w:sz w:val="24"/>
          <w:szCs w:val="24"/>
        </w:rPr>
        <w:t xml:space="preserve">, </w:t>
      </w:r>
      <w:r w:rsidRPr="00694998">
        <w:rPr>
          <w:rFonts w:ascii="宋体" w:hAnsi="宋体" w:cs="宋体" w:hint="eastAsia"/>
          <w:sz w:val="24"/>
          <w:szCs w:val="24"/>
        </w:rPr>
        <w:t>②</w:t>
      </w:r>
      <w:r w:rsidRPr="00694998">
        <w:rPr>
          <w:sz w:val="24"/>
          <w:szCs w:val="24"/>
        </w:rPr>
        <w:t xml:space="preserve">, </w:t>
      </w:r>
      <w:r w:rsidRPr="00694998">
        <w:rPr>
          <w:rFonts w:ascii="宋体" w:hAnsi="宋体" w:cs="宋体" w:hint="eastAsia"/>
          <w:sz w:val="24"/>
          <w:szCs w:val="24"/>
        </w:rPr>
        <w:t>③</w:t>
      </w:r>
      <w:r w:rsidRPr="00694998">
        <w:rPr>
          <w:sz w:val="24"/>
          <w:szCs w:val="24"/>
        </w:rPr>
        <w:t>. At the same time, mark the serial number in front of column (7) and column (28) of the variety table to be changed.</w:t>
      </w:r>
    </w:p>
    <w:p w:rsidR="00C05468" w:rsidRPr="009A6754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rFonts w:hAnsi="宋体"/>
          <w:sz w:val="28"/>
          <w:szCs w:val="28"/>
        </w:rPr>
      </w:pPr>
      <w:r w:rsidRPr="009A6754">
        <w:rPr>
          <w:rFonts w:hAnsi="宋体" w:hint="eastAsia"/>
          <w:sz w:val="28"/>
          <w:szCs w:val="28"/>
        </w:rPr>
        <w:t>填写更改项在要更改的品种表中的页次。</w:t>
      </w:r>
    </w:p>
    <w:p w:rsidR="00433280" w:rsidRPr="009A6754" w:rsidRDefault="00433280" w:rsidP="009A6754">
      <w:pPr>
        <w:spacing w:line="440" w:lineRule="exact"/>
        <w:ind w:left="560"/>
        <w:rPr>
          <w:sz w:val="28"/>
          <w:szCs w:val="28"/>
        </w:rPr>
      </w:pPr>
      <w:r w:rsidRPr="00B20A79">
        <w:rPr>
          <w:sz w:val="24"/>
          <w:szCs w:val="24"/>
        </w:rPr>
        <w:t>Fill in the page number of the changed item in the variety table to be changed.</w:t>
      </w:r>
    </w:p>
    <w:p w:rsidR="00C05468" w:rsidRPr="009A6754" w:rsidDel="00694998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del w:id="354" w:author="姚亮" w:date="2025-03-04T10:47:00Z"/>
          <w:rFonts w:hAnsi="宋体"/>
          <w:strike/>
          <w:sz w:val="28"/>
          <w:szCs w:val="28"/>
        </w:rPr>
      </w:pPr>
      <w:del w:id="355" w:author="姚亮" w:date="2025-03-04T10:47:00Z">
        <w:r w:rsidRPr="009A6754" w:rsidDel="00694998">
          <w:rPr>
            <w:rFonts w:hAnsi="宋体" w:hint="eastAsia"/>
            <w:strike/>
            <w:sz w:val="28"/>
            <w:szCs w:val="28"/>
          </w:rPr>
          <w:delText>填写更改项在要更改的品种表中的序号。</w:delText>
        </w:r>
      </w:del>
    </w:p>
    <w:p w:rsidR="00433280" w:rsidRPr="009A6754" w:rsidDel="00694998" w:rsidRDefault="00433280" w:rsidP="009A6754">
      <w:pPr>
        <w:spacing w:line="440" w:lineRule="exact"/>
        <w:ind w:left="560"/>
        <w:rPr>
          <w:del w:id="356" w:author="姚亮" w:date="2025-03-04T10:47:00Z"/>
          <w:strike/>
          <w:sz w:val="28"/>
          <w:szCs w:val="28"/>
        </w:rPr>
      </w:pPr>
      <w:del w:id="357" w:author="姚亮" w:date="2025-03-04T10:47:00Z">
        <w:r w:rsidRPr="009A6754" w:rsidDel="00694998">
          <w:rPr>
            <w:strike/>
            <w:sz w:val="24"/>
            <w:szCs w:val="24"/>
          </w:rPr>
          <w:delText>Fill in the serial number of the changed item in the variety table to be changed.</w:delText>
        </w:r>
      </w:del>
    </w:p>
    <w:p w:rsidR="00C05468" w:rsidRPr="009A6754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rFonts w:hAnsi="宋体"/>
          <w:sz w:val="28"/>
          <w:szCs w:val="28"/>
        </w:rPr>
      </w:pPr>
      <w:r w:rsidRPr="009A6754">
        <w:rPr>
          <w:rFonts w:hAnsi="宋体" w:hint="eastAsia"/>
          <w:sz w:val="28"/>
          <w:szCs w:val="28"/>
        </w:rPr>
        <w:t>填写工装名称。</w:t>
      </w:r>
    </w:p>
    <w:p w:rsidR="00433280" w:rsidRPr="009A6754" w:rsidRDefault="00433280" w:rsidP="009A6754">
      <w:pPr>
        <w:spacing w:line="440" w:lineRule="exact"/>
        <w:ind w:left="560"/>
        <w:rPr>
          <w:sz w:val="28"/>
          <w:szCs w:val="28"/>
        </w:rPr>
      </w:pPr>
      <w:r w:rsidRPr="00B20A79">
        <w:rPr>
          <w:sz w:val="24"/>
          <w:szCs w:val="24"/>
        </w:rPr>
        <w:t>Fill in the name of tooling.</w:t>
      </w:r>
    </w:p>
    <w:p w:rsidR="00C05468" w:rsidRPr="009A6754" w:rsidRDefault="00C05468" w:rsidP="009A6754">
      <w:pPr>
        <w:pStyle w:val="a7"/>
        <w:numPr>
          <w:ilvl w:val="0"/>
          <w:numId w:val="1"/>
        </w:numPr>
        <w:spacing w:line="440" w:lineRule="exact"/>
        <w:ind w:firstLineChars="0"/>
        <w:rPr>
          <w:rFonts w:hAnsi="宋体"/>
          <w:sz w:val="28"/>
          <w:szCs w:val="28"/>
        </w:rPr>
      </w:pPr>
      <w:r w:rsidRPr="009A6754">
        <w:rPr>
          <w:rFonts w:hAnsi="宋体" w:hint="eastAsia"/>
          <w:sz w:val="28"/>
          <w:szCs w:val="28"/>
        </w:rPr>
        <w:t>填写工装图号。</w:t>
      </w:r>
    </w:p>
    <w:p w:rsidR="00433280" w:rsidRPr="009A6754" w:rsidRDefault="00433280" w:rsidP="009A6754">
      <w:pPr>
        <w:spacing w:line="440" w:lineRule="exact"/>
        <w:ind w:left="560"/>
        <w:rPr>
          <w:sz w:val="28"/>
          <w:szCs w:val="28"/>
        </w:rPr>
      </w:pPr>
      <w:r w:rsidRPr="00B20A79">
        <w:rPr>
          <w:sz w:val="24"/>
          <w:szCs w:val="24"/>
        </w:rPr>
        <w:t>Fill in the tooling drawing number.</w:t>
      </w:r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del w:id="358" w:author="姚亮" w:date="2025-03-04T10:49:00Z">
        <w:r w:rsidRPr="00D42B1F" w:rsidDel="00694998">
          <w:rPr>
            <w:sz w:val="28"/>
            <w:szCs w:val="28"/>
          </w:rPr>
          <w:delText>1</w:delText>
        </w:r>
        <w:r w:rsidR="00430929" w:rsidDel="00694998">
          <w:rPr>
            <w:sz w:val="28"/>
            <w:szCs w:val="28"/>
          </w:rPr>
          <w:delText>5</w:delText>
        </w:r>
      </w:del>
      <w:ins w:id="359" w:author="姚亮" w:date="2025-03-04T10:49:00Z">
        <w:r w:rsidR="00694998" w:rsidRPr="00D42B1F">
          <w:rPr>
            <w:sz w:val="28"/>
            <w:szCs w:val="28"/>
          </w:rPr>
          <w:t>1</w:t>
        </w:r>
        <w:r w:rsidR="00694998">
          <w:rPr>
            <w:sz w:val="28"/>
            <w:szCs w:val="28"/>
          </w:rPr>
          <w:t>1</w:t>
        </w:r>
      </w:ins>
      <w:r w:rsidRPr="00D42B1F">
        <w:rPr>
          <w:rFonts w:hAnsi="宋体"/>
          <w:sz w:val="28"/>
          <w:szCs w:val="28"/>
        </w:rPr>
        <w:t>）（</w:t>
      </w:r>
      <w:del w:id="360" w:author="姚亮" w:date="2025-03-04T10:49:00Z">
        <w:r w:rsidRPr="00D42B1F" w:rsidDel="00694998">
          <w:rPr>
            <w:sz w:val="28"/>
            <w:szCs w:val="28"/>
          </w:rPr>
          <w:delText>1</w:delText>
        </w:r>
        <w:r w:rsidDel="00694998">
          <w:rPr>
            <w:rFonts w:hint="eastAsia"/>
            <w:sz w:val="28"/>
            <w:szCs w:val="28"/>
          </w:rPr>
          <w:delText>5</w:delText>
        </w:r>
      </w:del>
      <w:ins w:id="361" w:author="姚亮" w:date="2025-03-04T10:49:00Z">
        <w:r w:rsidR="00694998" w:rsidRPr="00D42B1F">
          <w:rPr>
            <w:sz w:val="28"/>
            <w:szCs w:val="28"/>
          </w:rPr>
          <w:t>1</w:t>
        </w:r>
        <w:r w:rsidR="00694998">
          <w:rPr>
            <w:sz w:val="28"/>
            <w:szCs w:val="28"/>
          </w:rPr>
          <w:t>2</w:t>
        </w:r>
      </w:ins>
      <w:r w:rsidRPr="00D42B1F">
        <w:rPr>
          <w:rFonts w:hAnsi="宋体"/>
          <w:sz w:val="28"/>
          <w:szCs w:val="28"/>
        </w:rPr>
        <w:t>）（</w:t>
      </w:r>
      <w:del w:id="362" w:author="姚亮" w:date="2025-03-04T10:49:00Z">
        <w:r w:rsidRPr="00D42B1F" w:rsidDel="00694998">
          <w:rPr>
            <w:sz w:val="28"/>
            <w:szCs w:val="28"/>
          </w:rPr>
          <w:delText>1</w:delText>
        </w:r>
        <w:r w:rsidDel="00694998">
          <w:rPr>
            <w:rFonts w:hint="eastAsia"/>
            <w:sz w:val="28"/>
            <w:szCs w:val="28"/>
          </w:rPr>
          <w:delText>6</w:delText>
        </w:r>
      </w:del>
      <w:ins w:id="363" w:author="姚亮" w:date="2025-03-04T10:49:00Z">
        <w:r w:rsidR="00694998" w:rsidRPr="00D42B1F">
          <w:rPr>
            <w:sz w:val="28"/>
            <w:szCs w:val="28"/>
          </w:rPr>
          <w:t>1</w:t>
        </w:r>
        <w:r w:rsidR="00694998">
          <w:rPr>
            <w:sz w:val="28"/>
            <w:szCs w:val="28"/>
          </w:rPr>
          <w:t>3</w:t>
        </w:r>
      </w:ins>
      <w:r w:rsidRPr="00D42B1F">
        <w:rPr>
          <w:rFonts w:hAnsi="宋体"/>
          <w:sz w:val="28"/>
          <w:szCs w:val="28"/>
        </w:rPr>
        <w:t>）（</w:t>
      </w:r>
      <w:del w:id="364" w:author="姚亮" w:date="2025-03-04T10:49:00Z">
        <w:r w:rsidRPr="00D42B1F" w:rsidDel="00694998">
          <w:rPr>
            <w:sz w:val="28"/>
            <w:szCs w:val="28"/>
          </w:rPr>
          <w:delText>1</w:delText>
        </w:r>
        <w:r w:rsidR="00430929" w:rsidDel="00694998">
          <w:rPr>
            <w:sz w:val="28"/>
            <w:szCs w:val="28"/>
          </w:rPr>
          <w:delText>8</w:delText>
        </w:r>
      </w:del>
      <w:ins w:id="365" w:author="姚亮" w:date="2025-03-04T10:49:00Z">
        <w:r w:rsidR="00694998" w:rsidRPr="00D42B1F">
          <w:rPr>
            <w:sz w:val="28"/>
            <w:szCs w:val="28"/>
          </w:rPr>
          <w:t>1</w:t>
        </w:r>
        <w:r w:rsidR="00694998">
          <w:rPr>
            <w:sz w:val="28"/>
            <w:szCs w:val="28"/>
          </w:rPr>
          <w:t>4</w:t>
        </w:r>
      </w:ins>
      <w:r w:rsidRPr="00D42B1F">
        <w:rPr>
          <w:rFonts w:hAnsi="宋体"/>
          <w:sz w:val="28"/>
          <w:szCs w:val="28"/>
        </w:rPr>
        <w:t>）按工装分批，填写工装数量。</w:t>
      </w:r>
    </w:p>
    <w:p w:rsidR="00433280" w:rsidRPr="00B20A79" w:rsidRDefault="00433280" w:rsidP="00433280">
      <w:pPr>
        <w:ind w:right="525" w:firstLineChars="200" w:firstLine="480"/>
        <w:rPr>
          <w:sz w:val="24"/>
          <w:szCs w:val="24"/>
        </w:rPr>
      </w:pPr>
      <w:r w:rsidRPr="00B20A79">
        <w:rPr>
          <w:sz w:val="24"/>
          <w:szCs w:val="24"/>
        </w:rPr>
        <w:t>Fill in the number of tooling in batches according to tooling.</w:t>
      </w:r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del w:id="366" w:author="姚亮" w:date="2025-03-04T10:49:00Z">
        <w:r w:rsidRPr="00D42B1F" w:rsidDel="00694998">
          <w:rPr>
            <w:sz w:val="28"/>
            <w:szCs w:val="28"/>
          </w:rPr>
          <w:delText>1</w:delText>
        </w:r>
        <w:r w:rsidR="00430929" w:rsidDel="00694998">
          <w:rPr>
            <w:sz w:val="28"/>
            <w:szCs w:val="28"/>
          </w:rPr>
          <w:delText>9</w:delText>
        </w:r>
      </w:del>
      <w:ins w:id="367" w:author="姚亮" w:date="2025-03-04T10:49:00Z">
        <w:r w:rsidR="00694998" w:rsidRPr="00D42B1F">
          <w:rPr>
            <w:sz w:val="28"/>
            <w:szCs w:val="28"/>
          </w:rPr>
          <w:t>1</w:t>
        </w:r>
        <w:r w:rsidR="00694998">
          <w:rPr>
            <w:sz w:val="28"/>
            <w:szCs w:val="28"/>
          </w:rPr>
          <w:t>5</w:t>
        </w:r>
      </w:ins>
      <w:r w:rsidRPr="00D42B1F">
        <w:rPr>
          <w:rFonts w:hAnsi="宋体"/>
          <w:sz w:val="28"/>
          <w:szCs w:val="28"/>
        </w:rPr>
        <w:t>）</w:t>
      </w:r>
      <w:r w:rsidR="00430929" w:rsidRPr="001633D5">
        <w:rPr>
          <w:sz w:val="28"/>
          <w:szCs w:val="28"/>
        </w:rPr>
        <w:t>填写工装、样板</w:t>
      </w:r>
      <w:r w:rsidR="00430929" w:rsidRPr="0088310F">
        <w:rPr>
          <w:rFonts w:hint="eastAsia"/>
          <w:sz w:val="28"/>
          <w:szCs w:val="28"/>
        </w:rPr>
        <w:t>是否为关键、重要工装</w:t>
      </w:r>
      <w:r w:rsidR="00430929" w:rsidRPr="001633D5">
        <w:rPr>
          <w:sz w:val="28"/>
          <w:szCs w:val="28"/>
        </w:rPr>
        <w:t>。</w:t>
      </w:r>
      <w:del w:id="368" w:author="姚亮" w:date="2025-03-04T10:49:00Z">
        <w:r w:rsidR="00430929" w:rsidDel="00694998">
          <w:rPr>
            <w:rFonts w:hint="eastAsia"/>
            <w:sz w:val="28"/>
            <w:szCs w:val="28"/>
          </w:rPr>
          <w:delText>（</w:delText>
        </w:r>
        <w:r w:rsidR="00430929" w:rsidRPr="0088310F" w:rsidDel="00694998">
          <w:rPr>
            <w:rFonts w:hint="eastAsia"/>
            <w:color w:val="FF0000"/>
            <w:sz w:val="28"/>
            <w:szCs w:val="28"/>
          </w:rPr>
          <w:delText>结构</w:delText>
        </w:r>
        <w:r w:rsidR="00430929" w:rsidRPr="0088310F" w:rsidDel="00694998">
          <w:rPr>
            <w:color w:val="FF0000"/>
            <w:sz w:val="28"/>
            <w:szCs w:val="28"/>
          </w:rPr>
          <w:delText>化</w:delText>
        </w:r>
        <w:r w:rsidR="00430929" w:rsidDel="00694998">
          <w:rPr>
            <w:rFonts w:hint="eastAsia"/>
            <w:color w:val="FF0000"/>
            <w:sz w:val="28"/>
            <w:szCs w:val="28"/>
          </w:rPr>
          <w:delText>下拉</w:delText>
        </w:r>
        <w:r w:rsidR="00430929" w:rsidDel="00694998">
          <w:rPr>
            <w:color w:val="FF0000"/>
            <w:sz w:val="28"/>
            <w:szCs w:val="28"/>
          </w:rPr>
          <w:delText>，</w:delText>
        </w:r>
        <w:r w:rsidR="00430929" w:rsidDel="00694998">
          <w:rPr>
            <w:rFonts w:hint="eastAsia"/>
            <w:color w:val="FF0000"/>
            <w:sz w:val="28"/>
            <w:szCs w:val="28"/>
          </w:rPr>
          <w:delText>空白</w:delText>
        </w:r>
        <w:r w:rsidR="00430929" w:rsidDel="00694998">
          <w:rPr>
            <w:color w:val="FF0000"/>
            <w:sz w:val="28"/>
            <w:szCs w:val="28"/>
          </w:rPr>
          <w:delText>、关键工装、重要工装、关键重要工装</w:delText>
        </w:r>
        <w:r w:rsidR="00430929" w:rsidDel="00694998">
          <w:rPr>
            <w:rFonts w:hint="eastAsia"/>
            <w:sz w:val="28"/>
            <w:szCs w:val="28"/>
          </w:rPr>
          <w:delText>）</w:delText>
        </w:r>
      </w:del>
    </w:p>
    <w:p w:rsidR="00433280" w:rsidRPr="00433280" w:rsidRDefault="0046261A" w:rsidP="00C05468">
      <w:pPr>
        <w:spacing w:line="440" w:lineRule="exact"/>
        <w:ind w:firstLineChars="200" w:firstLine="480"/>
        <w:rPr>
          <w:sz w:val="28"/>
          <w:szCs w:val="28"/>
        </w:rPr>
      </w:pPr>
      <w:ins w:id="369" w:author="姚亮" w:date="2025-03-04T10:55:00Z">
        <w:r w:rsidRPr="0046261A">
          <w:rPr>
            <w:sz w:val="24"/>
            <w:szCs w:val="24"/>
          </w:rPr>
          <w:t>Fill in whether the tooling and sample are critical or important tooling.</w:t>
        </w:r>
      </w:ins>
      <w:del w:id="370" w:author="姚亮" w:date="2025-03-04T10:50:00Z">
        <w:r w:rsidR="00433280" w:rsidRPr="00B20A79" w:rsidDel="00694998">
          <w:rPr>
            <w:sz w:val="24"/>
            <w:szCs w:val="24"/>
          </w:rPr>
          <w:delText>Fill in the tooling design unit, such as the process equipment room.</w:delText>
        </w:r>
      </w:del>
    </w:p>
    <w:p w:rsidR="00430929" w:rsidRDefault="00C05468" w:rsidP="00430929">
      <w:pPr>
        <w:spacing w:line="440" w:lineRule="exact"/>
        <w:ind w:firstLineChars="200" w:firstLine="560"/>
        <w:rPr>
          <w:ins w:id="371" w:author="姚亮" w:date="2025-03-04T10:55:00Z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del w:id="372" w:author="姚亮" w:date="2025-03-04T10:49:00Z">
        <w:r w:rsidR="00430929" w:rsidDel="00694998">
          <w:rPr>
            <w:sz w:val="28"/>
            <w:szCs w:val="28"/>
          </w:rPr>
          <w:delText>20</w:delText>
        </w:r>
      </w:del>
      <w:ins w:id="373" w:author="姚亮" w:date="2025-03-04T10:49:00Z">
        <w:r w:rsidR="00694998">
          <w:rPr>
            <w:sz w:val="28"/>
            <w:szCs w:val="28"/>
          </w:rPr>
          <w:t>16</w:t>
        </w:r>
      </w:ins>
      <w:r w:rsidRPr="00D42B1F">
        <w:rPr>
          <w:rFonts w:hAnsi="宋体"/>
          <w:sz w:val="28"/>
          <w:szCs w:val="28"/>
        </w:rPr>
        <w:t>）</w:t>
      </w:r>
      <w:r w:rsidR="00430929" w:rsidRPr="001633D5">
        <w:rPr>
          <w:sz w:val="28"/>
          <w:szCs w:val="28"/>
        </w:rPr>
        <w:t>填写</w:t>
      </w:r>
      <w:r w:rsidR="00430929">
        <w:rPr>
          <w:rFonts w:hint="eastAsia"/>
          <w:sz w:val="28"/>
          <w:szCs w:val="28"/>
        </w:rPr>
        <w:t>工装</w:t>
      </w:r>
      <w:r w:rsidR="00430929" w:rsidRPr="00C07B17">
        <w:rPr>
          <w:rFonts w:hint="eastAsia"/>
          <w:sz w:val="28"/>
          <w:szCs w:val="28"/>
        </w:rPr>
        <w:t>是否为客供工装</w:t>
      </w:r>
      <w:r w:rsidR="00430929" w:rsidRPr="001633D5">
        <w:rPr>
          <w:sz w:val="28"/>
          <w:szCs w:val="28"/>
        </w:rPr>
        <w:t>。</w:t>
      </w:r>
    </w:p>
    <w:p w:rsidR="0046261A" w:rsidRDefault="0046261A" w:rsidP="00430929">
      <w:pPr>
        <w:spacing w:line="440" w:lineRule="exact"/>
        <w:ind w:firstLineChars="200" w:firstLine="560"/>
        <w:rPr>
          <w:sz w:val="28"/>
          <w:szCs w:val="28"/>
        </w:rPr>
      </w:pPr>
      <w:ins w:id="374" w:author="姚亮" w:date="2025-03-04T10:55:00Z">
        <w:r w:rsidRPr="0046261A">
          <w:rPr>
            <w:sz w:val="28"/>
            <w:szCs w:val="28"/>
          </w:rPr>
          <w:t>Fill in whether the tooling is provided by the customer.</w:t>
        </w:r>
      </w:ins>
    </w:p>
    <w:p w:rsidR="00694998" w:rsidRDefault="00430929" w:rsidP="00694998">
      <w:pPr>
        <w:spacing w:line="440" w:lineRule="exact"/>
        <w:ind w:firstLineChars="200" w:firstLine="480"/>
        <w:rPr>
          <w:ins w:id="375" w:author="姚亮" w:date="2025-03-04T10:51:00Z"/>
          <w:sz w:val="28"/>
          <w:szCs w:val="28"/>
        </w:rPr>
      </w:pPr>
      <w:del w:id="376" w:author="姚亮" w:date="2025-03-04T10:50:00Z">
        <w:r w:rsidRPr="00F13E6E" w:rsidDel="00694998">
          <w:rPr>
            <w:sz w:val="24"/>
            <w:szCs w:val="24"/>
          </w:rPr>
          <w:delText>Fill in the tooling manufacturing unit, such as the process equipment room.</w:delText>
        </w:r>
      </w:del>
      <w:ins w:id="377" w:author="姚亮" w:date="2025-03-04T10:50:00Z">
        <w:r w:rsidR="00694998" w:rsidRPr="00D42B1F">
          <w:rPr>
            <w:rFonts w:hAnsi="宋体"/>
            <w:sz w:val="28"/>
            <w:szCs w:val="28"/>
          </w:rPr>
          <w:t>（</w:t>
        </w:r>
        <w:r w:rsidR="00694998">
          <w:rPr>
            <w:sz w:val="28"/>
            <w:szCs w:val="28"/>
          </w:rPr>
          <w:t>18</w:t>
        </w:r>
        <w:r w:rsidR="00694998" w:rsidRPr="00D42B1F">
          <w:rPr>
            <w:rFonts w:hAnsi="宋体"/>
            <w:sz w:val="28"/>
            <w:szCs w:val="28"/>
          </w:rPr>
          <w:t>）</w:t>
        </w:r>
      </w:ins>
      <w:ins w:id="378" w:author="姚亮" w:date="2025-03-04T10:51:00Z">
        <w:r w:rsidR="00694998" w:rsidRPr="001633D5">
          <w:rPr>
            <w:sz w:val="28"/>
            <w:szCs w:val="28"/>
          </w:rPr>
          <w:t>填写工装</w:t>
        </w:r>
        <w:r w:rsidR="00694998" w:rsidRPr="001633D5">
          <w:rPr>
            <w:sz w:val="28"/>
            <w:szCs w:val="28"/>
          </w:rPr>
          <w:t>/</w:t>
        </w:r>
        <w:r w:rsidR="00694998" w:rsidRPr="001633D5">
          <w:rPr>
            <w:sz w:val="28"/>
            <w:szCs w:val="28"/>
          </w:rPr>
          <w:t>样板</w:t>
        </w:r>
        <w:r w:rsidR="00694998">
          <w:rPr>
            <w:rFonts w:hint="eastAsia"/>
            <w:sz w:val="28"/>
            <w:szCs w:val="28"/>
          </w:rPr>
          <w:t>备注</w:t>
        </w:r>
        <w:r w:rsidR="00694998" w:rsidRPr="001633D5">
          <w:rPr>
            <w:sz w:val="28"/>
            <w:szCs w:val="28"/>
          </w:rPr>
          <w:t>信息，如具体技术要求等。</w:t>
        </w:r>
      </w:ins>
    </w:p>
    <w:p w:rsidR="00694998" w:rsidRPr="001633D5" w:rsidRDefault="00694998" w:rsidP="00694998">
      <w:pPr>
        <w:spacing w:line="440" w:lineRule="exact"/>
        <w:ind w:firstLineChars="200" w:firstLine="480"/>
        <w:rPr>
          <w:ins w:id="379" w:author="姚亮" w:date="2025-03-04T10:51:00Z"/>
          <w:sz w:val="28"/>
          <w:szCs w:val="28"/>
        </w:rPr>
      </w:pPr>
      <w:ins w:id="380" w:author="姚亮" w:date="2025-03-04T10:51:00Z">
        <w:r w:rsidRPr="00F13E6E">
          <w:rPr>
            <w:sz w:val="24"/>
            <w:szCs w:val="24"/>
          </w:rPr>
          <w:t>Fill in tooling/sample information, such as specific technical requirements.</w:t>
        </w:r>
      </w:ins>
    </w:p>
    <w:p w:rsidR="00694998" w:rsidRPr="00694998" w:rsidDel="00694998" w:rsidRDefault="00694998" w:rsidP="00694998">
      <w:pPr>
        <w:spacing w:line="440" w:lineRule="exact"/>
        <w:ind w:firstLineChars="200" w:firstLine="560"/>
        <w:rPr>
          <w:del w:id="381" w:author="姚亮" w:date="2025-03-04T10:51:00Z"/>
          <w:sz w:val="28"/>
          <w:szCs w:val="28"/>
        </w:rPr>
      </w:pPr>
    </w:p>
    <w:p w:rsidR="00C05468" w:rsidRDefault="00C05468" w:rsidP="0069499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r w:rsidRPr="00D42B1F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1</w:t>
      </w:r>
      <w:r w:rsidRPr="00D42B1F">
        <w:rPr>
          <w:rFonts w:hAnsi="宋体"/>
          <w:sz w:val="28"/>
          <w:szCs w:val="28"/>
        </w:rPr>
        <w:t>）当工装是标准工装时，技术</w:t>
      </w:r>
      <w:r>
        <w:rPr>
          <w:rFonts w:hAnsi="宋体" w:hint="eastAsia"/>
          <w:sz w:val="28"/>
          <w:szCs w:val="28"/>
        </w:rPr>
        <w:t>办公室</w:t>
      </w:r>
      <w:r w:rsidRPr="00D42B1F">
        <w:rPr>
          <w:rFonts w:hAnsi="宋体"/>
          <w:sz w:val="28"/>
          <w:szCs w:val="28"/>
        </w:rPr>
        <w:t>工艺员签字；其他工装，工装使用单位工艺员签字。</w:t>
      </w:r>
    </w:p>
    <w:p w:rsidR="00433280" w:rsidRPr="00B20A79" w:rsidRDefault="00433280" w:rsidP="00433280">
      <w:pPr>
        <w:ind w:right="525" w:firstLineChars="200" w:firstLine="480"/>
        <w:rPr>
          <w:sz w:val="24"/>
          <w:szCs w:val="24"/>
        </w:rPr>
      </w:pPr>
      <w:r w:rsidRPr="00B20A79">
        <w:rPr>
          <w:sz w:val="24"/>
          <w:szCs w:val="24"/>
        </w:rPr>
        <w:t>When the tooling is standard tooling, the technician of the technical office shall sign; Other tooling shall be signed by the technologist of the tooling user.</w:t>
      </w:r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r w:rsidRPr="00D42B1F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2</w:t>
      </w:r>
      <w:r w:rsidRPr="00D42B1F">
        <w:rPr>
          <w:rFonts w:hAnsi="宋体"/>
          <w:sz w:val="28"/>
          <w:szCs w:val="28"/>
        </w:rPr>
        <w:t>）当工装是标准工装时，技术</w:t>
      </w:r>
      <w:r>
        <w:rPr>
          <w:rFonts w:hAnsi="宋体" w:hint="eastAsia"/>
          <w:sz w:val="28"/>
          <w:szCs w:val="28"/>
        </w:rPr>
        <w:t>办公室工艺员</w:t>
      </w:r>
      <w:r w:rsidRPr="00D42B1F">
        <w:rPr>
          <w:rFonts w:hAnsi="宋体"/>
          <w:sz w:val="28"/>
          <w:szCs w:val="28"/>
        </w:rPr>
        <w:t>签字；其他工装，工装使用单位</w:t>
      </w:r>
      <w:r>
        <w:rPr>
          <w:rFonts w:hAnsi="宋体" w:hint="eastAsia"/>
          <w:sz w:val="28"/>
          <w:szCs w:val="28"/>
        </w:rPr>
        <w:t>技术</w:t>
      </w:r>
      <w:r w:rsidRPr="00D42B1F">
        <w:rPr>
          <w:rFonts w:hAnsi="宋体"/>
          <w:sz w:val="28"/>
          <w:szCs w:val="28"/>
        </w:rPr>
        <w:t>室主任签字。</w:t>
      </w:r>
    </w:p>
    <w:p w:rsidR="00433280" w:rsidRPr="00433280" w:rsidRDefault="00433280" w:rsidP="00C05468">
      <w:pPr>
        <w:spacing w:line="440" w:lineRule="exact"/>
        <w:ind w:firstLineChars="200" w:firstLine="480"/>
        <w:rPr>
          <w:sz w:val="28"/>
          <w:szCs w:val="28"/>
        </w:rPr>
      </w:pPr>
      <w:r w:rsidRPr="00B20A79">
        <w:rPr>
          <w:sz w:val="24"/>
          <w:szCs w:val="24"/>
        </w:rPr>
        <w:t>When the tooling is standard tooling, the technician of the technical office shall sign; Other toolings shall be signed by the director of the technical office of the tool-using unit.</w:t>
      </w:r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r w:rsidRPr="00D42B1F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3</w:t>
      </w:r>
      <w:r w:rsidRPr="00D42B1F">
        <w:rPr>
          <w:rFonts w:hAnsi="宋体"/>
          <w:sz w:val="28"/>
          <w:szCs w:val="28"/>
        </w:rPr>
        <w:t>）</w:t>
      </w:r>
      <w:r w:rsidRPr="00264AE1">
        <w:rPr>
          <w:rFonts w:hAnsi="宋体"/>
          <w:sz w:val="28"/>
          <w:szCs w:val="28"/>
        </w:rPr>
        <w:t>当工装是标准工装时，技术</w:t>
      </w:r>
      <w:r>
        <w:rPr>
          <w:rFonts w:hAnsi="宋体" w:hint="eastAsia"/>
          <w:sz w:val="28"/>
          <w:szCs w:val="28"/>
        </w:rPr>
        <w:t>办公室副总工艺师</w:t>
      </w:r>
      <w:r w:rsidRPr="00264AE1">
        <w:rPr>
          <w:rFonts w:hAnsi="宋体"/>
          <w:sz w:val="28"/>
          <w:szCs w:val="28"/>
        </w:rPr>
        <w:t>签字；其他工装，工装使用单位技术</w:t>
      </w:r>
      <w:r>
        <w:rPr>
          <w:rFonts w:hAnsi="宋体" w:hint="eastAsia"/>
          <w:sz w:val="28"/>
          <w:szCs w:val="28"/>
        </w:rPr>
        <w:t>副</w:t>
      </w:r>
      <w:r w:rsidRPr="00264AE1">
        <w:rPr>
          <w:rFonts w:hAnsi="宋体"/>
          <w:sz w:val="28"/>
          <w:szCs w:val="28"/>
        </w:rPr>
        <w:t>厂长签字。</w:t>
      </w:r>
    </w:p>
    <w:p w:rsidR="00433280" w:rsidRPr="00D42B1F" w:rsidRDefault="00433280" w:rsidP="00C05468">
      <w:pPr>
        <w:spacing w:line="440" w:lineRule="exact"/>
        <w:ind w:firstLineChars="200" w:firstLine="480"/>
        <w:rPr>
          <w:sz w:val="28"/>
          <w:szCs w:val="28"/>
        </w:rPr>
      </w:pPr>
      <w:r w:rsidRPr="00B20A79">
        <w:rPr>
          <w:sz w:val="24"/>
          <w:szCs w:val="24"/>
        </w:rPr>
        <w:t>When the tooling is standard tooling, the deputy chief technologist of the technical office shall sign; Other toolings shall be signed by the technical deputy director of the tool-using unit.</w:t>
      </w:r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r w:rsidRPr="00D42B1F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4</w:t>
      </w:r>
      <w:r w:rsidRPr="00D42B1F">
        <w:rPr>
          <w:rFonts w:hAnsi="宋体"/>
          <w:sz w:val="28"/>
          <w:szCs w:val="28"/>
        </w:rPr>
        <w:t>）</w:t>
      </w:r>
      <w:r w:rsidRPr="00264AE1">
        <w:rPr>
          <w:rFonts w:hAnsi="宋体"/>
          <w:sz w:val="28"/>
          <w:szCs w:val="28"/>
        </w:rPr>
        <w:t>当工装是标准工装时，不填；其他工装，技术</w:t>
      </w:r>
      <w:r>
        <w:rPr>
          <w:rFonts w:hAnsi="宋体" w:hint="eastAsia"/>
          <w:sz w:val="28"/>
          <w:szCs w:val="28"/>
        </w:rPr>
        <w:t>办公室</w:t>
      </w:r>
      <w:r w:rsidRPr="00264AE1">
        <w:rPr>
          <w:rFonts w:hAnsi="宋体"/>
          <w:sz w:val="28"/>
          <w:szCs w:val="28"/>
        </w:rPr>
        <w:t>工艺员</w:t>
      </w:r>
      <w:r w:rsidRPr="00C47E60">
        <w:rPr>
          <w:rFonts w:hAnsi="宋体" w:hint="eastAsia"/>
          <w:sz w:val="28"/>
          <w:szCs w:val="28"/>
        </w:rPr>
        <w:t>依据工艺总方案和制造依据审查</w:t>
      </w:r>
      <w:r>
        <w:rPr>
          <w:rFonts w:hAnsi="宋体" w:hint="eastAsia"/>
          <w:sz w:val="28"/>
          <w:szCs w:val="28"/>
        </w:rPr>
        <w:t>其</w:t>
      </w:r>
      <w:r w:rsidRPr="00C47E60">
        <w:rPr>
          <w:rFonts w:hAnsi="宋体" w:hint="eastAsia"/>
          <w:sz w:val="28"/>
          <w:szCs w:val="28"/>
        </w:rPr>
        <w:t>符合性</w:t>
      </w:r>
      <w:r>
        <w:rPr>
          <w:rFonts w:hAnsi="宋体" w:hint="eastAsia"/>
          <w:sz w:val="28"/>
          <w:szCs w:val="28"/>
        </w:rPr>
        <w:t>后</w:t>
      </w:r>
      <w:r w:rsidRPr="00264AE1">
        <w:rPr>
          <w:rFonts w:hAnsi="宋体"/>
          <w:sz w:val="28"/>
          <w:szCs w:val="28"/>
        </w:rPr>
        <w:t>签字。</w:t>
      </w:r>
    </w:p>
    <w:p w:rsidR="00433280" w:rsidRPr="00D42B1F" w:rsidRDefault="00433280" w:rsidP="00C05468">
      <w:pPr>
        <w:spacing w:line="440" w:lineRule="exact"/>
        <w:ind w:firstLineChars="200" w:firstLine="480"/>
        <w:rPr>
          <w:sz w:val="28"/>
          <w:szCs w:val="28"/>
        </w:rPr>
      </w:pPr>
      <w:r w:rsidRPr="00B20A79">
        <w:rPr>
          <w:sz w:val="24"/>
          <w:szCs w:val="24"/>
        </w:rPr>
        <w:t>When the tooling is standard tooling, do not fill in; For other tooling, the technologist of the technical office shall sign after reviewing the conformity according to the general process plan and manufacturing basis.</w:t>
      </w:r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r w:rsidRPr="00D42B1F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5</w:t>
      </w:r>
      <w:r w:rsidRPr="00D42B1F">
        <w:rPr>
          <w:rFonts w:hAnsi="宋体"/>
          <w:sz w:val="28"/>
          <w:szCs w:val="28"/>
        </w:rPr>
        <w:t>）</w:t>
      </w:r>
      <w:r w:rsidRPr="00264AE1">
        <w:rPr>
          <w:rFonts w:hAnsi="宋体"/>
          <w:sz w:val="28"/>
          <w:szCs w:val="28"/>
        </w:rPr>
        <w:t>当工装是标准工装时，不填；其它工装，工艺装备</w:t>
      </w:r>
      <w:r>
        <w:rPr>
          <w:rFonts w:hAnsi="宋体" w:hint="eastAsia"/>
          <w:sz w:val="28"/>
          <w:szCs w:val="28"/>
        </w:rPr>
        <w:t>室技术员</w:t>
      </w:r>
      <w:r w:rsidRPr="00C47E60">
        <w:rPr>
          <w:rFonts w:hAnsi="宋体" w:hint="eastAsia"/>
          <w:sz w:val="28"/>
          <w:szCs w:val="28"/>
        </w:rPr>
        <w:t>审查适用性和工艺性</w:t>
      </w:r>
      <w:r>
        <w:rPr>
          <w:rFonts w:hAnsi="宋体" w:hint="eastAsia"/>
          <w:sz w:val="28"/>
          <w:szCs w:val="28"/>
        </w:rPr>
        <w:t>后</w:t>
      </w:r>
      <w:r w:rsidRPr="00264AE1">
        <w:rPr>
          <w:rFonts w:hAnsi="宋体"/>
          <w:sz w:val="28"/>
          <w:szCs w:val="28"/>
        </w:rPr>
        <w:t>签字。</w:t>
      </w:r>
    </w:p>
    <w:p w:rsidR="00433280" w:rsidRDefault="00433280" w:rsidP="00C05468">
      <w:pPr>
        <w:spacing w:line="440" w:lineRule="exact"/>
        <w:ind w:firstLineChars="200" w:firstLine="480"/>
        <w:rPr>
          <w:rFonts w:hAnsi="宋体"/>
          <w:sz w:val="28"/>
          <w:szCs w:val="28"/>
        </w:rPr>
      </w:pPr>
      <w:r w:rsidRPr="00B20A79">
        <w:rPr>
          <w:sz w:val="24"/>
          <w:szCs w:val="24"/>
        </w:rPr>
        <w:t>When the tooling is standard tooling, do not fill in; For other tooling, the technician of the process equipment room shall sign after reviewing the applicability and processability.</w:t>
      </w:r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r w:rsidRPr="00D42B1F"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6</w:t>
      </w:r>
      <w:r w:rsidRPr="00D42B1F">
        <w:rPr>
          <w:rFonts w:hAnsi="宋体"/>
          <w:sz w:val="28"/>
          <w:szCs w:val="28"/>
        </w:rPr>
        <w:t>）</w:t>
      </w:r>
      <w:r w:rsidRPr="00264AE1">
        <w:rPr>
          <w:rFonts w:hAnsi="宋体"/>
          <w:sz w:val="28"/>
          <w:szCs w:val="28"/>
        </w:rPr>
        <w:t>所有工装，工艺装备</w:t>
      </w:r>
      <w:r>
        <w:rPr>
          <w:rFonts w:hAnsi="宋体" w:hint="eastAsia"/>
          <w:sz w:val="28"/>
          <w:szCs w:val="28"/>
        </w:rPr>
        <w:t>室</w:t>
      </w:r>
      <w:r w:rsidRPr="00264AE1">
        <w:rPr>
          <w:rFonts w:hAnsi="宋体"/>
          <w:sz w:val="28"/>
          <w:szCs w:val="28"/>
        </w:rPr>
        <w:t>主管</w:t>
      </w:r>
      <w:r>
        <w:rPr>
          <w:rFonts w:hAnsi="宋体" w:hint="eastAsia"/>
          <w:sz w:val="28"/>
          <w:szCs w:val="28"/>
        </w:rPr>
        <w:t>工程师</w:t>
      </w:r>
      <w:r w:rsidRPr="00264AE1">
        <w:rPr>
          <w:rFonts w:hAnsi="宋体"/>
          <w:sz w:val="28"/>
          <w:szCs w:val="28"/>
        </w:rPr>
        <w:t>签字。</w:t>
      </w:r>
    </w:p>
    <w:p w:rsidR="00433280" w:rsidRPr="00D42B1F" w:rsidRDefault="00433280" w:rsidP="00C05468">
      <w:pPr>
        <w:spacing w:line="440" w:lineRule="exact"/>
        <w:ind w:firstLineChars="200" w:firstLine="480"/>
        <w:rPr>
          <w:sz w:val="28"/>
          <w:szCs w:val="28"/>
        </w:rPr>
      </w:pPr>
      <w:r w:rsidRPr="00B20A79">
        <w:rPr>
          <w:sz w:val="24"/>
          <w:szCs w:val="24"/>
        </w:rPr>
        <w:t>All tooling and the signature of the engineer in charge of the process equipment room.</w:t>
      </w:r>
    </w:p>
    <w:p w:rsidR="00000CC1" w:rsidRDefault="00D13CC0" w:rsidP="00000CC1">
      <w:pPr>
        <w:spacing w:line="440" w:lineRule="exact"/>
        <w:ind w:firstLineChars="200" w:firstLine="560"/>
        <w:rPr>
          <w:ins w:id="382" w:author="姚亮" w:date="2025-03-04T11:07:00Z"/>
          <w:sz w:val="28"/>
          <w:szCs w:val="28"/>
        </w:rPr>
      </w:pPr>
      <w:ins w:id="383" w:author="姚亮" w:date="2025-03-04T11:06:00Z">
        <w:r w:rsidRPr="00D42B1F">
          <w:rPr>
            <w:rFonts w:hAnsi="宋体"/>
            <w:sz w:val="28"/>
            <w:szCs w:val="28"/>
          </w:rPr>
          <w:t>（</w:t>
        </w:r>
        <w:r w:rsidRPr="00D42B1F">
          <w:rPr>
            <w:sz w:val="28"/>
            <w:szCs w:val="28"/>
          </w:rPr>
          <w:t>2</w:t>
        </w:r>
        <w:r>
          <w:rPr>
            <w:rFonts w:hint="eastAsia"/>
            <w:sz w:val="28"/>
            <w:szCs w:val="28"/>
          </w:rPr>
          <w:t>7</w:t>
        </w:r>
        <w:r w:rsidRPr="00D42B1F">
          <w:rPr>
            <w:rFonts w:hAnsi="宋体"/>
            <w:sz w:val="28"/>
            <w:szCs w:val="28"/>
          </w:rPr>
          <w:t>）</w:t>
        </w:r>
      </w:ins>
      <w:ins w:id="384" w:author="姚亮" w:date="2025-03-04T11:07:00Z">
        <w:r w:rsidR="00000CC1" w:rsidRPr="001633D5">
          <w:rPr>
            <w:sz w:val="28"/>
            <w:szCs w:val="28"/>
          </w:rPr>
          <w:t>当工装是标准工装时，技术办公室总工艺师签字；其他工装</w:t>
        </w:r>
        <w:r w:rsidR="00000CC1" w:rsidRPr="001633D5">
          <w:rPr>
            <w:sz w:val="28"/>
            <w:szCs w:val="28"/>
          </w:rPr>
          <w:t>/</w:t>
        </w:r>
        <w:r w:rsidR="00000CC1" w:rsidRPr="001633D5">
          <w:rPr>
            <w:sz w:val="28"/>
            <w:szCs w:val="28"/>
          </w:rPr>
          <w:t>样板，技术办公室副总工艺师签字</w:t>
        </w:r>
        <w:r w:rsidR="00000CC1">
          <w:rPr>
            <w:rFonts w:hint="eastAsia"/>
            <w:sz w:val="28"/>
            <w:szCs w:val="28"/>
          </w:rPr>
          <w:t>。</w:t>
        </w:r>
      </w:ins>
    </w:p>
    <w:p w:rsidR="00D13CC0" w:rsidRPr="00000CC1" w:rsidRDefault="00000CC1">
      <w:pPr>
        <w:spacing w:line="440" w:lineRule="exact"/>
        <w:ind w:firstLineChars="200" w:firstLine="480"/>
        <w:rPr>
          <w:ins w:id="385" w:author="姚亮" w:date="2025-03-04T11:06:00Z"/>
        </w:rPr>
        <w:pPrChange w:id="386" w:author="姚亮" w:date="2025-03-04T11:07:00Z">
          <w:pPr>
            <w:ind w:right="525" w:firstLineChars="300" w:firstLine="720"/>
          </w:pPr>
        </w:pPrChange>
      </w:pPr>
      <w:ins w:id="387" w:author="姚亮" w:date="2025-03-04T11:07:00Z">
        <w:r w:rsidRPr="00F13E6E">
          <w:rPr>
            <w:sz w:val="24"/>
            <w:szCs w:val="24"/>
          </w:rPr>
          <w:t xml:space="preserve">When the tooling is standard tooling, the chief technologist of the technical office shall sign; Other toolings/templates shall be signed by the deputy chief technologist of the technical office. </w:t>
        </w:r>
      </w:ins>
    </w:p>
    <w:p w:rsidR="00C05468" w:rsidRDefault="00C05468" w:rsidP="00C05468">
      <w:pPr>
        <w:spacing w:line="440" w:lineRule="exact"/>
        <w:ind w:firstLineChars="200" w:firstLine="560"/>
        <w:rPr>
          <w:rFonts w:hAnsi="宋体"/>
          <w:sz w:val="28"/>
          <w:szCs w:val="28"/>
        </w:rPr>
      </w:pPr>
      <w:r w:rsidRPr="00D42B1F">
        <w:rPr>
          <w:rFonts w:hAnsi="宋体"/>
          <w:sz w:val="28"/>
          <w:szCs w:val="28"/>
        </w:rPr>
        <w:t>（</w:t>
      </w:r>
      <w:del w:id="388" w:author="姚亮" w:date="2025-03-04T11:06:00Z">
        <w:r w:rsidRPr="00D42B1F" w:rsidDel="00D13CC0">
          <w:rPr>
            <w:sz w:val="28"/>
            <w:szCs w:val="28"/>
          </w:rPr>
          <w:delText>2</w:delText>
        </w:r>
        <w:r w:rsidDel="00D13CC0">
          <w:rPr>
            <w:rFonts w:hint="eastAsia"/>
            <w:sz w:val="28"/>
            <w:szCs w:val="28"/>
          </w:rPr>
          <w:delText>7</w:delText>
        </w:r>
      </w:del>
      <w:ins w:id="389" w:author="姚亮" w:date="2025-03-04T11:06:00Z">
        <w:r w:rsidR="00D13CC0" w:rsidRPr="00D42B1F">
          <w:rPr>
            <w:sz w:val="28"/>
            <w:szCs w:val="28"/>
          </w:rPr>
          <w:t>2</w:t>
        </w:r>
        <w:r w:rsidR="00D13CC0">
          <w:rPr>
            <w:sz w:val="28"/>
            <w:szCs w:val="28"/>
          </w:rPr>
          <w:t>8</w:t>
        </w:r>
      </w:ins>
      <w:r w:rsidRPr="00D42B1F">
        <w:rPr>
          <w:rFonts w:hAnsi="宋体"/>
          <w:sz w:val="28"/>
          <w:szCs w:val="28"/>
        </w:rPr>
        <w:t>）</w:t>
      </w:r>
      <w:ins w:id="390" w:author="姚亮" w:date="2025-03-04T11:07:00Z">
        <w:r w:rsidR="002A0A26">
          <w:rPr>
            <w:rFonts w:hAnsi="宋体" w:hint="eastAsia"/>
            <w:sz w:val="28"/>
            <w:szCs w:val="28"/>
          </w:rPr>
          <w:t>如需</w:t>
        </w:r>
      </w:ins>
      <w:r w:rsidRPr="00D42B1F">
        <w:rPr>
          <w:rFonts w:hAnsi="宋体"/>
          <w:sz w:val="28"/>
          <w:szCs w:val="28"/>
        </w:rPr>
        <w:t>会签</w:t>
      </w:r>
      <w:del w:id="391" w:author="姚亮" w:date="2025-03-04T11:07:00Z">
        <w:r w:rsidRPr="00D42B1F" w:rsidDel="002A0A26">
          <w:rPr>
            <w:rFonts w:hAnsi="宋体"/>
            <w:sz w:val="28"/>
            <w:szCs w:val="28"/>
          </w:rPr>
          <w:delText>单位</w:delText>
        </w:r>
        <w:r w:rsidDel="002A0A26">
          <w:rPr>
            <w:rFonts w:hAnsi="宋体" w:hint="eastAsia"/>
            <w:sz w:val="28"/>
            <w:szCs w:val="28"/>
          </w:rPr>
          <w:delText>责任人</w:delText>
        </w:r>
      </w:del>
      <w:ins w:id="392" w:author="姚亮" w:date="2025-03-04T11:07:00Z">
        <w:r w:rsidR="002A0A26">
          <w:rPr>
            <w:rFonts w:hAnsi="宋体" w:hint="eastAsia"/>
            <w:sz w:val="28"/>
            <w:szCs w:val="28"/>
          </w:rPr>
          <w:t>项目</w:t>
        </w:r>
      </w:ins>
      <w:r w:rsidRPr="00D42B1F">
        <w:rPr>
          <w:rFonts w:hAnsi="宋体"/>
          <w:sz w:val="28"/>
          <w:szCs w:val="28"/>
        </w:rPr>
        <w:t>签字。</w:t>
      </w:r>
    </w:p>
    <w:p w:rsidR="00E71AAD" w:rsidRDefault="00002D24">
      <w:pPr>
        <w:ind w:right="525" w:firstLineChars="300" w:firstLine="720"/>
        <w:rPr>
          <w:ins w:id="393" w:author="姚亮" w:date="2025-06-05T17:23:00Z"/>
          <w:sz w:val="24"/>
        </w:rPr>
        <w:pPrChange w:id="394" w:author="姚亮" w:date="2025-03-04T10:52:00Z">
          <w:pPr>
            <w:ind w:right="525" w:firstLineChars="200" w:firstLine="480"/>
          </w:pPr>
        </w:pPrChange>
      </w:pPr>
      <w:ins w:id="395" w:author="姚亮" w:date="2025-03-04T11:08:00Z">
        <w:r w:rsidRPr="00002D24">
          <w:rPr>
            <w:sz w:val="24"/>
          </w:rPr>
          <w:t>If a project signature is required for co signing.</w:t>
        </w:r>
      </w:ins>
    </w:p>
    <w:p w:rsidR="00EC370A" w:rsidRDefault="00EC370A" w:rsidP="00E71AAD">
      <w:pPr>
        <w:ind w:right="525" w:firstLineChars="200" w:firstLine="560"/>
        <w:rPr>
          <w:ins w:id="396" w:author="姚亮" w:date="2025-06-05T17:24:00Z"/>
          <w:rFonts w:hAnsi="宋体"/>
          <w:sz w:val="28"/>
          <w:szCs w:val="28"/>
        </w:rPr>
        <w:pPrChange w:id="397" w:author="姚亮" w:date="2025-06-05T17:23:00Z">
          <w:pPr>
            <w:ind w:right="525" w:firstLineChars="200" w:firstLine="560"/>
          </w:pPr>
        </w:pPrChange>
      </w:pPr>
      <w:r>
        <w:rPr>
          <w:rFonts w:ascii="黑体" w:eastAsia="黑体" w:hAnsi="宋体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30.75pt;margin-top:91.95pt;width:123.95pt;height:0;z-index:251661312" o:connectortype="straight" strokeweight="1.5pt"/>
        </w:pict>
      </w:r>
      <w:ins w:id="398" w:author="姚亮" w:date="2025-06-05T17:23:00Z">
        <w:r w:rsidR="00E71AAD" w:rsidRPr="00D42B1F">
          <w:rPr>
            <w:rFonts w:hAnsi="宋体"/>
            <w:sz w:val="28"/>
            <w:szCs w:val="28"/>
          </w:rPr>
          <w:t>（</w:t>
        </w:r>
        <w:r w:rsidR="00E71AAD" w:rsidRPr="00D42B1F">
          <w:rPr>
            <w:sz w:val="28"/>
            <w:szCs w:val="28"/>
          </w:rPr>
          <w:t>2</w:t>
        </w:r>
        <w:r w:rsidR="00E71AAD">
          <w:rPr>
            <w:sz w:val="28"/>
            <w:szCs w:val="28"/>
          </w:rPr>
          <w:t>9</w:t>
        </w:r>
        <w:r w:rsidR="00E71AAD" w:rsidRPr="00D42B1F">
          <w:rPr>
            <w:rFonts w:hAnsi="宋体"/>
            <w:sz w:val="28"/>
            <w:szCs w:val="28"/>
          </w:rPr>
          <w:t>）</w:t>
        </w:r>
        <w:r w:rsidR="00E71AAD">
          <w:rPr>
            <w:rFonts w:hAnsi="宋体" w:hint="eastAsia"/>
            <w:sz w:val="28"/>
            <w:szCs w:val="28"/>
          </w:rPr>
          <w:t>填写本次</w:t>
        </w:r>
        <w:r w:rsidR="00E71AAD">
          <w:rPr>
            <w:rFonts w:hAnsi="宋体"/>
            <w:sz w:val="28"/>
            <w:szCs w:val="28"/>
          </w:rPr>
          <w:t>更改数量</w:t>
        </w:r>
        <w:r w:rsidR="00E71AAD" w:rsidRPr="00D42B1F">
          <w:rPr>
            <w:rFonts w:hAnsi="宋体"/>
            <w:sz w:val="28"/>
            <w:szCs w:val="28"/>
          </w:rPr>
          <w:t>。</w:t>
        </w:r>
      </w:ins>
    </w:p>
    <w:p w:rsidR="00B76543" w:rsidDel="00694998" w:rsidRDefault="00EC370A" w:rsidP="00E71AAD">
      <w:pPr>
        <w:spacing w:line="440" w:lineRule="exact"/>
        <w:ind w:firstLineChars="200" w:firstLine="480"/>
        <w:rPr>
          <w:del w:id="399" w:author="姚亮" w:date="2025-03-04T10:51:00Z"/>
          <w:rFonts w:hAnsi="宋体"/>
          <w:sz w:val="28"/>
          <w:szCs w:val="28"/>
        </w:rPr>
        <w:pPrChange w:id="400" w:author="姚亮" w:date="2025-06-05T17:23:00Z">
          <w:pPr>
            <w:spacing w:line="440" w:lineRule="exact"/>
            <w:ind w:firstLineChars="200" w:firstLine="480"/>
          </w:pPr>
        </w:pPrChange>
      </w:pPr>
      <w:ins w:id="401" w:author="姚亮" w:date="2025-06-05T17:24:00Z">
        <w:r w:rsidRPr="00694998">
          <w:rPr>
            <w:sz w:val="24"/>
            <w:szCs w:val="24"/>
          </w:rPr>
          <w:t>Fill in the</w:t>
        </w:r>
        <w:r>
          <w:rPr>
            <w:sz w:val="24"/>
            <w:szCs w:val="24"/>
          </w:rPr>
          <w:t xml:space="preserve"> </w:t>
        </w:r>
        <w:r>
          <w:t>Change</w:t>
        </w:r>
        <w:r w:rsidRPr="00694998">
          <w:rPr>
            <w:sz w:val="24"/>
            <w:szCs w:val="24"/>
          </w:rPr>
          <w:t xml:space="preserve"> number</w:t>
        </w:r>
      </w:ins>
      <w:del w:id="402" w:author="姚亮" w:date="2025-03-04T10:51:00Z">
        <w:r w:rsidR="00B76543" w:rsidRPr="00D42B1F" w:rsidDel="00694998">
          <w:rPr>
            <w:rFonts w:hAnsi="宋体"/>
            <w:sz w:val="28"/>
            <w:szCs w:val="28"/>
          </w:rPr>
          <w:delText>（</w:delText>
        </w:r>
        <w:r w:rsidR="00B76543" w:rsidDel="00694998">
          <w:rPr>
            <w:rFonts w:hint="eastAsia"/>
            <w:sz w:val="28"/>
            <w:szCs w:val="28"/>
          </w:rPr>
          <w:delText>2</w:delText>
        </w:r>
        <w:r w:rsidR="00B76543" w:rsidDel="00694998">
          <w:rPr>
            <w:sz w:val="28"/>
            <w:szCs w:val="28"/>
          </w:rPr>
          <w:delText>8</w:delText>
        </w:r>
        <w:r w:rsidR="00B76543" w:rsidRPr="00D42B1F" w:rsidDel="00694998">
          <w:rPr>
            <w:rFonts w:hAnsi="宋体"/>
            <w:sz w:val="28"/>
            <w:szCs w:val="28"/>
          </w:rPr>
          <w:delText>）</w:delText>
        </w:r>
        <w:r w:rsidR="00B76543" w:rsidRPr="001633D5" w:rsidDel="00694998">
          <w:rPr>
            <w:sz w:val="28"/>
            <w:szCs w:val="28"/>
          </w:rPr>
          <w:delText>填写工装系列号。</w:delText>
        </w:r>
        <w:r w:rsidR="00B76543" w:rsidRPr="0088310F" w:rsidDel="00694998">
          <w:rPr>
            <w:rFonts w:hint="eastAsia"/>
            <w:color w:val="FF0000"/>
            <w:sz w:val="28"/>
            <w:szCs w:val="28"/>
          </w:rPr>
          <w:delText>（结构</w:delText>
        </w:r>
        <w:r w:rsidR="00B76543" w:rsidRPr="0088310F" w:rsidDel="00694998">
          <w:rPr>
            <w:color w:val="FF0000"/>
            <w:sz w:val="28"/>
            <w:szCs w:val="28"/>
          </w:rPr>
          <w:delText>化</w:delText>
        </w:r>
        <w:r w:rsidR="00B76543" w:rsidDel="00694998">
          <w:rPr>
            <w:rFonts w:hint="eastAsia"/>
            <w:color w:val="FF0000"/>
            <w:sz w:val="28"/>
            <w:szCs w:val="28"/>
          </w:rPr>
          <w:delText>自动生成</w:delText>
        </w:r>
        <w:r w:rsidR="00B76543" w:rsidDel="00694998">
          <w:rPr>
            <w:color w:val="FF0000"/>
            <w:sz w:val="28"/>
            <w:szCs w:val="28"/>
          </w:rPr>
          <w:delText>，</w:delText>
        </w:r>
        <w:r w:rsidR="00B76543" w:rsidRPr="007A6660" w:rsidDel="00694998">
          <w:rPr>
            <w:rFonts w:hint="eastAsia"/>
            <w:color w:val="FF0000"/>
            <w:spacing w:val="22"/>
            <w:sz w:val="28"/>
            <w:highlight w:val="yellow"/>
          </w:rPr>
          <w:delText>原则</w:delText>
        </w:r>
        <w:r w:rsidR="00B76543" w:rsidRPr="0088310F" w:rsidDel="00694998">
          <w:rPr>
            <w:rFonts w:hint="eastAsia"/>
            <w:color w:val="FF0000"/>
            <w:sz w:val="28"/>
            <w:szCs w:val="28"/>
          </w:rPr>
          <w:delText>）</w:delText>
        </w:r>
      </w:del>
    </w:p>
    <w:p w:rsidR="00B76543" w:rsidRPr="00D42B1F" w:rsidDel="00694998" w:rsidRDefault="00B76543" w:rsidP="00E71AAD">
      <w:pPr>
        <w:spacing w:line="440" w:lineRule="exact"/>
        <w:ind w:firstLineChars="200" w:firstLine="480"/>
        <w:rPr>
          <w:del w:id="403" w:author="姚亮" w:date="2025-03-04T10:51:00Z"/>
          <w:sz w:val="28"/>
          <w:szCs w:val="28"/>
        </w:rPr>
        <w:pPrChange w:id="404" w:author="姚亮" w:date="2025-06-05T17:23:00Z">
          <w:pPr>
            <w:spacing w:line="440" w:lineRule="exact"/>
            <w:ind w:firstLineChars="200" w:firstLine="480"/>
          </w:pPr>
        </w:pPrChange>
      </w:pPr>
      <w:del w:id="405" w:author="姚亮" w:date="2025-03-04T10:51:00Z">
        <w:r w:rsidRPr="00B20A79" w:rsidDel="00694998">
          <w:rPr>
            <w:sz w:val="24"/>
            <w:szCs w:val="24"/>
          </w:rPr>
          <w:delText>Fill in tooling information. Such as the addition or deletion of tooling.</w:delText>
        </w:r>
      </w:del>
    </w:p>
    <w:p w:rsidR="00433280" w:rsidRPr="00D42B1F" w:rsidDel="00694998" w:rsidRDefault="00433280" w:rsidP="00E71AAD">
      <w:pPr>
        <w:spacing w:line="440" w:lineRule="exact"/>
        <w:ind w:firstLineChars="200" w:firstLine="480"/>
        <w:rPr>
          <w:del w:id="406" w:author="姚亮" w:date="2025-03-04T10:51:00Z"/>
          <w:sz w:val="28"/>
          <w:szCs w:val="28"/>
        </w:rPr>
        <w:pPrChange w:id="407" w:author="姚亮" w:date="2025-06-05T17:23:00Z">
          <w:pPr>
            <w:spacing w:line="440" w:lineRule="exact"/>
            <w:ind w:firstLineChars="200" w:firstLine="480"/>
          </w:pPr>
        </w:pPrChange>
      </w:pPr>
      <w:del w:id="408" w:author="姚亮" w:date="2025-03-04T10:51:00Z">
        <w:r w:rsidRPr="00B20A79" w:rsidDel="00694998">
          <w:rPr>
            <w:sz w:val="24"/>
            <w:szCs w:val="24"/>
          </w:rPr>
          <w:delText>Signature of the person in charge of the countersignature unit.</w:delText>
        </w:r>
      </w:del>
    </w:p>
    <w:p w:rsidR="00D30D88" w:rsidDel="00694998" w:rsidRDefault="00C05468" w:rsidP="00E71AAD">
      <w:pPr>
        <w:ind w:right="525" w:firstLineChars="200" w:firstLine="560"/>
        <w:rPr>
          <w:del w:id="409" w:author="姚亮" w:date="2025-03-04T10:51:00Z"/>
          <w:sz w:val="28"/>
          <w:szCs w:val="28"/>
        </w:rPr>
        <w:pPrChange w:id="410" w:author="姚亮" w:date="2025-06-05T17:23:00Z">
          <w:pPr>
            <w:ind w:right="525" w:firstLineChars="200" w:firstLine="560"/>
          </w:pPr>
        </w:pPrChange>
      </w:pPr>
      <w:del w:id="411" w:author="姚亮" w:date="2025-03-04T10:51:00Z">
        <w:r w:rsidRPr="00D42B1F" w:rsidDel="00694998">
          <w:rPr>
            <w:rFonts w:hAnsi="宋体"/>
            <w:sz w:val="28"/>
            <w:szCs w:val="28"/>
          </w:rPr>
          <w:delText>（</w:delText>
        </w:r>
        <w:r w:rsidRPr="00D42B1F" w:rsidDel="00694998">
          <w:rPr>
            <w:sz w:val="28"/>
            <w:szCs w:val="28"/>
          </w:rPr>
          <w:delText>1</w:delText>
        </w:r>
        <w:r w:rsidRPr="00D42B1F" w:rsidDel="00694998">
          <w:rPr>
            <w:rFonts w:hAnsi="宋体"/>
            <w:sz w:val="28"/>
            <w:szCs w:val="28"/>
          </w:rPr>
          <w:delText>）</w:delText>
        </w:r>
        <w:r w:rsidDel="00694998">
          <w:rPr>
            <w:rFonts w:hint="eastAsia"/>
            <w:sz w:val="28"/>
            <w:szCs w:val="28"/>
          </w:rPr>
          <w:delText>—</w:delText>
        </w:r>
        <w:r w:rsidRPr="00D42B1F" w:rsidDel="00694998">
          <w:rPr>
            <w:rFonts w:hAnsi="宋体"/>
            <w:sz w:val="28"/>
            <w:szCs w:val="28"/>
          </w:rPr>
          <w:delText>（</w:delText>
        </w:r>
        <w:r w:rsidDel="00694998">
          <w:rPr>
            <w:rFonts w:hint="eastAsia"/>
            <w:sz w:val="28"/>
            <w:szCs w:val="28"/>
          </w:rPr>
          <w:delText>20</w:delText>
        </w:r>
        <w:r w:rsidRPr="00D42B1F" w:rsidDel="00694998">
          <w:rPr>
            <w:rFonts w:hAnsi="宋体"/>
            <w:sz w:val="28"/>
            <w:szCs w:val="28"/>
          </w:rPr>
          <w:delText>）</w:delText>
        </w:r>
        <w:r w:rsidDel="00694998">
          <w:rPr>
            <w:rFonts w:hint="eastAsia"/>
            <w:sz w:val="28"/>
            <w:szCs w:val="28"/>
          </w:rPr>
          <w:delText>编制工艺员填写品种表更改信息。</w:delText>
        </w:r>
      </w:del>
    </w:p>
    <w:p w:rsidR="00433280" w:rsidDel="00694998" w:rsidRDefault="00433280" w:rsidP="00E71AAD">
      <w:pPr>
        <w:ind w:right="525" w:firstLineChars="200" w:firstLine="480"/>
        <w:rPr>
          <w:del w:id="412" w:author="姚亮" w:date="2025-03-04T10:51:00Z"/>
        </w:rPr>
        <w:pPrChange w:id="413" w:author="姚亮" w:date="2025-06-05T17:23:00Z">
          <w:pPr>
            <w:ind w:right="525" w:firstLineChars="200" w:firstLine="480"/>
          </w:pPr>
        </w:pPrChange>
      </w:pPr>
      <w:del w:id="414" w:author="姚亮" w:date="2025-03-04T10:51:00Z">
        <w:r w:rsidRPr="00B20A79" w:rsidDel="00694998">
          <w:rPr>
            <w:sz w:val="24"/>
            <w:szCs w:val="24"/>
          </w:rPr>
          <w:delText>The preparation technician fills in the variety table change information.</w:delText>
        </w:r>
      </w:del>
    </w:p>
    <w:p w:rsidR="00D129AC" w:rsidRPr="001D2F3B" w:rsidRDefault="00D129AC" w:rsidP="00E71AAD">
      <w:pPr>
        <w:ind w:right="525" w:firstLineChars="200" w:firstLine="420"/>
        <w:pPrChange w:id="415" w:author="姚亮" w:date="2025-06-05T17:23:00Z">
          <w:pPr>
            <w:ind w:right="525" w:firstLineChars="200" w:firstLine="420"/>
          </w:pPr>
        </w:pPrChange>
      </w:pPr>
    </w:p>
    <w:sectPr w:rsidR="00D129AC" w:rsidRPr="001D2F3B" w:rsidSect="009A6754">
      <w:pgSz w:w="11907" w:h="16840" w:code="9"/>
      <w:pgMar w:top="851" w:right="567" w:bottom="851" w:left="567" w:header="567" w:footer="567" w:gutter="0"/>
      <w:pgNumType w:start="14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5098" w:rsidRDefault="00405098" w:rsidP="008A4053">
      <w:pPr>
        <w:spacing w:line="240" w:lineRule="auto"/>
      </w:pPr>
      <w:r>
        <w:separator/>
      </w:r>
    </w:p>
  </w:endnote>
  <w:endnote w:type="continuationSeparator" w:id="0">
    <w:p w:rsidR="00405098" w:rsidRDefault="00405098" w:rsidP="008A40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5098" w:rsidRDefault="00405098" w:rsidP="008A4053">
      <w:pPr>
        <w:spacing w:line="240" w:lineRule="auto"/>
      </w:pPr>
      <w:r>
        <w:separator/>
      </w:r>
    </w:p>
  </w:footnote>
  <w:footnote w:type="continuationSeparator" w:id="0">
    <w:p w:rsidR="00405098" w:rsidRDefault="00405098" w:rsidP="008A40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1466F2"/>
    <w:multiLevelType w:val="hybridMultilevel"/>
    <w:tmpl w:val="C4C667B4"/>
    <w:lvl w:ilvl="0" w:tplc="9A2C0BBE">
      <w:start w:val="1"/>
      <w:numFmt w:val="decimal"/>
      <w:lvlText w:val="（%1）"/>
      <w:lvlJc w:val="left"/>
      <w:pPr>
        <w:ind w:left="1280" w:hanging="720"/>
      </w:pPr>
      <w:rPr>
        <w:rFonts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姚亮">
    <w15:presenceInfo w15:providerId="AD" w15:userId="S-1-5-21-214702293-1457767491-2008116276-34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A4053"/>
    <w:rsid w:val="00000CC1"/>
    <w:rsid w:val="00002D24"/>
    <w:rsid w:val="00027C5C"/>
    <w:rsid w:val="000D6317"/>
    <w:rsid w:val="000E0751"/>
    <w:rsid w:val="00111E2D"/>
    <w:rsid w:val="001760F5"/>
    <w:rsid w:val="001B363E"/>
    <w:rsid w:val="001D2F3B"/>
    <w:rsid w:val="0026084A"/>
    <w:rsid w:val="002A0A26"/>
    <w:rsid w:val="002A764C"/>
    <w:rsid w:val="002C24F7"/>
    <w:rsid w:val="002D3496"/>
    <w:rsid w:val="002F5AC4"/>
    <w:rsid w:val="003B09B4"/>
    <w:rsid w:val="003F1B16"/>
    <w:rsid w:val="00405098"/>
    <w:rsid w:val="00415147"/>
    <w:rsid w:val="00430929"/>
    <w:rsid w:val="00433280"/>
    <w:rsid w:val="0046261A"/>
    <w:rsid w:val="0048598B"/>
    <w:rsid w:val="004E4839"/>
    <w:rsid w:val="004E5B8F"/>
    <w:rsid w:val="00501B39"/>
    <w:rsid w:val="00542BB8"/>
    <w:rsid w:val="005750CA"/>
    <w:rsid w:val="005B0BBB"/>
    <w:rsid w:val="0063183D"/>
    <w:rsid w:val="00644413"/>
    <w:rsid w:val="00654315"/>
    <w:rsid w:val="00694998"/>
    <w:rsid w:val="006E4C6B"/>
    <w:rsid w:val="0071504E"/>
    <w:rsid w:val="00730B82"/>
    <w:rsid w:val="00741DF0"/>
    <w:rsid w:val="0078742D"/>
    <w:rsid w:val="00790705"/>
    <w:rsid w:val="00807C91"/>
    <w:rsid w:val="00875A37"/>
    <w:rsid w:val="00880709"/>
    <w:rsid w:val="008A4053"/>
    <w:rsid w:val="008E57BD"/>
    <w:rsid w:val="009021A7"/>
    <w:rsid w:val="00904077"/>
    <w:rsid w:val="009921D0"/>
    <w:rsid w:val="0099348E"/>
    <w:rsid w:val="009A6754"/>
    <w:rsid w:val="009C27C3"/>
    <w:rsid w:val="009C724B"/>
    <w:rsid w:val="00A41E7C"/>
    <w:rsid w:val="00A5243B"/>
    <w:rsid w:val="00A90C91"/>
    <w:rsid w:val="00AC6488"/>
    <w:rsid w:val="00B20CD0"/>
    <w:rsid w:val="00B34700"/>
    <w:rsid w:val="00B76543"/>
    <w:rsid w:val="00B772B6"/>
    <w:rsid w:val="00B83E86"/>
    <w:rsid w:val="00BC60FF"/>
    <w:rsid w:val="00BD3B40"/>
    <w:rsid w:val="00C05468"/>
    <w:rsid w:val="00C063BD"/>
    <w:rsid w:val="00C11956"/>
    <w:rsid w:val="00C15413"/>
    <w:rsid w:val="00C45870"/>
    <w:rsid w:val="00C6609D"/>
    <w:rsid w:val="00CB720B"/>
    <w:rsid w:val="00CB734D"/>
    <w:rsid w:val="00CD5855"/>
    <w:rsid w:val="00CF6641"/>
    <w:rsid w:val="00D129AC"/>
    <w:rsid w:val="00D13CC0"/>
    <w:rsid w:val="00D30D88"/>
    <w:rsid w:val="00D61C2C"/>
    <w:rsid w:val="00DB46FC"/>
    <w:rsid w:val="00DB60D2"/>
    <w:rsid w:val="00DC2766"/>
    <w:rsid w:val="00DF6F7F"/>
    <w:rsid w:val="00E71AAD"/>
    <w:rsid w:val="00E73238"/>
    <w:rsid w:val="00EC370A"/>
    <w:rsid w:val="00F66006"/>
    <w:rsid w:val="00F70339"/>
    <w:rsid w:val="00FD2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  <w15:docId w15:val="{B0DB5B33-6DE8-471A-B9B4-B69EBA50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053"/>
    <w:pPr>
      <w:widowControl w:val="0"/>
      <w:adjustRightInd w:val="0"/>
      <w:spacing w:line="312" w:lineRule="atLeast"/>
      <w:jc w:val="both"/>
      <w:textAlignment w:val="baseline"/>
    </w:pPr>
    <w:rPr>
      <w:rFonts w:ascii="Times New Roman" w:eastAsia="宋体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A4053"/>
    <w:pPr>
      <w:pBdr>
        <w:bottom w:val="single" w:sz="6" w:space="1" w:color="auto"/>
      </w:pBdr>
      <w:tabs>
        <w:tab w:val="center" w:pos="4153"/>
        <w:tab w:val="right" w:pos="8306"/>
      </w:tabs>
      <w:adjustRightInd/>
      <w:snapToGrid w:val="0"/>
      <w:spacing w:line="240" w:lineRule="auto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8A405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A4053"/>
    <w:pPr>
      <w:tabs>
        <w:tab w:val="center" w:pos="4153"/>
        <w:tab w:val="right" w:pos="8306"/>
      </w:tabs>
      <w:adjustRightInd/>
      <w:snapToGrid w:val="0"/>
      <w:spacing w:line="240" w:lineRule="auto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4053"/>
    <w:rPr>
      <w:sz w:val="18"/>
      <w:szCs w:val="18"/>
    </w:rPr>
  </w:style>
  <w:style w:type="paragraph" w:styleId="a5">
    <w:name w:val="Date"/>
    <w:basedOn w:val="a"/>
    <w:next w:val="a"/>
    <w:link w:val="Char1"/>
    <w:rsid w:val="008A4053"/>
    <w:rPr>
      <w:rFonts w:ascii="黑体" w:eastAsia="黑体"/>
      <w:b/>
      <w:spacing w:val="22"/>
      <w:kern w:val="2"/>
      <w:sz w:val="28"/>
    </w:rPr>
  </w:style>
  <w:style w:type="character" w:customStyle="1" w:styleId="Char1">
    <w:name w:val="日期 Char"/>
    <w:basedOn w:val="a0"/>
    <w:link w:val="a5"/>
    <w:rsid w:val="008A4053"/>
    <w:rPr>
      <w:rFonts w:ascii="黑体" w:eastAsia="黑体" w:hAnsi="Times New Roman" w:cs="Times New Roman"/>
      <w:b/>
      <w:spacing w:val="22"/>
      <w:sz w:val="28"/>
      <w:szCs w:val="20"/>
    </w:rPr>
  </w:style>
  <w:style w:type="paragraph" w:customStyle="1" w:styleId="1">
    <w:name w:val="样式1"/>
    <w:link w:val="1Char"/>
    <w:qFormat/>
    <w:rsid w:val="008A4053"/>
    <w:pPr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customStyle="1" w:styleId="1Char">
    <w:name w:val="样式1 Char"/>
    <w:basedOn w:val="a0"/>
    <w:link w:val="1"/>
    <w:rsid w:val="008A4053"/>
    <w:rPr>
      <w:rFonts w:ascii="Times New Roman" w:eastAsia="宋体" w:hAnsi="Times New Roman" w:cs="Times New Roman"/>
      <w:kern w:val="0"/>
      <w:sz w:val="18"/>
      <w:szCs w:val="20"/>
    </w:rPr>
  </w:style>
  <w:style w:type="paragraph" w:styleId="a6">
    <w:name w:val="Balloon Text"/>
    <w:basedOn w:val="a"/>
    <w:link w:val="Char2"/>
    <w:uiPriority w:val="99"/>
    <w:semiHidden/>
    <w:unhideWhenUsed/>
    <w:rsid w:val="00B34700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B34700"/>
    <w:rPr>
      <w:rFonts w:ascii="Times New Roman" w:eastAsia="宋体" w:hAnsi="Times New Roman" w:cs="Times New Roman"/>
      <w:kern w:val="0"/>
      <w:sz w:val="18"/>
      <w:szCs w:val="18"/>
    </w:rPr>
  </w:style>
  <w:style w:type="paragraph" w:styleId="a7">
    <w:name w:val="List Paragraph"/>
    <w:basedOn w:val="a"/>
    <w:uiPriority w:val="34"/>
    <w:qFormat/>
    <w:rsid w:val="0043328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B151CF-E0D8-40CA-B9AA-E8E86AE9E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738</Words>
  <Characters>4212</Characters>
  <Application>Microsoft Office Word</Application>
  <DocSecurity>0</DocSecurity>
  <Lines>35</Lines>
  <Paragraphs>9</Paragraphs>
  <ScaleCrop>false</ScaleCrop>
  <Company>Sacc</Company>
  <LinksUpToDate>false</LinksUpToDate>
  <CharactersWithSpaces>4941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陈薇薇</dc:creator>
  <cp:keywords/>
  <dc:description/>
  <cp:lastModifiedBy>姚亮</cp:lastModifiedBy>
  <cp:revision>43</cp:revision>
  <dcterms:created xsi:type="dcterms:W3CDTF">2019-07-08T07:21:00Z</dcterms:created>
  <dcterms:modified xsi:type="dcterms:W3CDTF">2025-06-05T09:24:00Z</dcterms:modified>
</cp:coreProperties>
</file>