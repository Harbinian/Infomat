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C0C" w:rsidRDefault="00BC633D">
      <w:pPr>
        <w:jc w:val="right"/>
        <w:rPr>
          <w:sz w:val="21"/>
          <w:szCs w:val="21"/>
        </w:rPr>
      </w:pPr>
      <w:r>
        <w:rPr>
          <w:rFonts w:ascii="Times New Roman"/>
          <w:sz w:val="24"/>
          <w:szCs w:val="24"/>
        </w:rPr>
        <w:t>FM 1</w:t>
      </w:r>
      <w:r>
        <w:rPr>
          <w:rFonts w:ascii="Times New Roman" w:hint="eastAsia"/>
          <w:sz w:val="24"/>
          <w:szCs w:val="24"/>
        </w:rPr>
        <w:t>40</w:t>
      </w:r>
      <w:del w:id="0" w:author="赵世鹏" w:date="2025-12-10T09:43:00Z">
        <w:r w:rsidDel="00BC633D">
          <w:rPr>
            <w:rFonts w:ascii="Times New Roman" w:hint="eastAsia"/>
            <w:sz w:val="24"/>
            <w:szCs w:val="24"/>
          </w:rPr>
          <w:delText>5</w:delText>
        </w:r>
      </w:del>
      <w:ins w:id="1" w:author="赵世鹏" w:date="2025-12-10T09:43:00Z">
        <w:r>
          <w:rPr>
            <w:rFonts w:ascii="Times New Roman" w:hint="eastAsia"/>
            <w:sz w:val="24"/>
            <w:szCs w:val="24"/>
          </w:rPr>
          <w:t>7</w:t>
        </w:r>
      </w:ins>
      <w:r>
        <w:rPr>
          <w:rFonts w:ascii="Times New Roman"/>
          <w:sz w:val="24"/>
          <w:szCs w:val="24"/>
        </w:rPr>
        <w:t>-51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36"/>
        <w:gridCol w:w="3402"/>
        <w:gridCol w:w="3827"/>
      </w:tblGrid>
      <w:tr w:rsidR="00A55C0C">
        <w:trPr>
          <w:trHeight w:val="737"/>
        </w:trPr>
        <w:tc>
          <w:tcPr>
            <w:tcW w:w="10065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工艺装备检查请求单</w:t>
            </w:r>
          </w:p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Times New Roman"/>
                <w:b/>
              </w:rPr>
              <w:t>Tooling inspection application form</w:t>
            </w:r>
          </w:p>
        </w:tc>
      </w:tr>
      <w:tr w:rsidR="00A55C0C">
        <w:trPr>
          <w:trHeight w:val="454"/>
        </w:trPr>
        <w:tc>
          <w:tcPr>
            <w:tcW w:w="2836" w:type="dxa"/>
            <w:tcBorders>
              <w:left w:val="single" w:sz="12" w:space="0" w:color="auto"/>
            </w:tcBorders>
            <w:vAlign w:val="center"/>
          </w:tcPr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编号</w:t>
            </w:r>
            <w:r>
              <w:rPr>
                <w:rFonts w:ascii="Times New Roman"/>
                <w:sz w:val="21"/>
                <w:szCs w:val="18"/>
              </w:rPr>
              <w:t>No.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402" w:type="dxa"/>
            <w:vAlign w:val="center"/>
          </w:tcPr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提请单位</w:t>
            </w:r>
            <w:r>
              <w:rPr>
                <w:rFonts w:ascii="Times New Roman"/>
                <w:sz w:val="21"/>
              </w:rPr>
              <w:t>Apply Dept.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827" w:type="dxa"/>
            <w:tcBorders>
              <w:right w:val="single" w:sz="12" w:space="0" w:color="auto"/>
            </w:tcBorders>
            <w:vAlign w:val="center"/>
          </w:tcPr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收文单位</w:t>
            </w:r>
            <w:proofErr w:type="spellStart"/>
            <w:r>
              <w:rPr>
                <w:rFonts w:ascii="Times New Roman"/>
                <w:sz w:val="21"/>
              </w:rPr>
              <w:t>Receive</w:t>
            </w:r>
            <w:r>
              <w:rPr>
                <w:rFonts w:ascii="Times New Roman"/>
                <w:sz w:val="21"/>
              </w:rPr>
              <w:t>Dept</w:t>
            </w:r>
            <w:proofErr w:type="spellEnd"/>
            <w:r>
              <w:rPr>
                <w:rFonts w:ascii="Times New Roman"/>
                <w:sz w:val="21"/>
              </w:rPr>
              <w:t>.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</w:tc>
      </w:tr>
      <w:tr w:rsidR="00A55C0C">
        <w:trPr>
          <w:trHeight w:val="454"/>
        </w:trPr>
        <w:tc>
          <w:tcPr>
            <w:tcW w:w="2836" w:type="dxa"/>
            <w:tcBorders>
              <w:left w:val="single" w:sz="12" w:space="0" w:color="auto"/>
            </w:tcBorders>
            <w:vAlign w:val="center"/>
          </w:tcPr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产品图号</w:t>
            </w:r>
          </w:p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ascii="Times New Roman"/>
                <w:sz w:val="21"/>
                <w:szCs w:val="21"/>
              </w:rPr>
              <w:t xml:space="preserve">Product </w:t>
            </w:r>
            <w:proofErr w:type="spellStart"/>
            <w:r>
              <w:rPr>
                <w:rFonts w:ascii="Times New Roman"/>
                <w:sz w:val="21"/>
                <w:szCs w:val="21"/>
              </w:rPr>
              <w:t>Dwg</w:t>
            </w:r>
            <w:proofErr w:type="spellEnd"/>
            <w:r>
              <w:rPr>
                <w:rFonts w:ascii="Times New Roman"/>
                <w:sz w:val="21"/>
                <w:szCs w:val="21"/>
              </w:rPr>
              <w:t>. No.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</w:tc>
        <w:tc>
          <w:tcPr>
            <w:tcW w:w="3402" w:type="dxa"/>
            <w:vAlign w:val="center"/>
          </w:tcPr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工装图号</w:t>
            </w:r>
          </w:p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ascii="Times New Roman"/>
                <w:sz w:val="21"/>
                <w:szCs w:val="21"/>
              </w:rPr>
              <w:t xml:space="preserve">Tooling </w:t>
            </w:r>
            <w:proofErr w:type="spellStart"/>
            <w:r>
              <w:rPr>
                <w:rFonts w:ascii="Times New Roman"/>
                <w:sz w:val="21"/>
                <w:szCs w:val="21"/>
              </w:rPr>
              <w:t>Dwg</w:t>
            </w:r>
            <w:proofErr w:type="spellEnd"/>
            <w:r>
              <w:rPr>
                <w:rFonts w:ascii="Times New Roman"/>
                <w:sz w:val="21"/>
                <w:szCs w:val="21"/>
              </w:rPr>
              <w:t>. No.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</w:tc>
        <w:tc>
          <w:tcPr>
            <w:tcW w:w="3827" w:type="dxa"/>
            <w:tcBorders>
              <w:right w:val="single" w:sz="12" w:space="0" w:color="auto"/>
            </w:tcBorders>
            <w:vAlign w:val="center"/>
          </w:tcPr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工装名称</w:t>
            </w:r>
          </w:p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ascii="Times New Roman"/>
                <w:sz w:val="21"/>
                <w:szCs w:val="21"/>
              </w:rPr>
              <w:t>Tooling Name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</w:tc>
      </w:tr>
      <w:tr w:rsidR="00A55C0C">
        <w:trPr>
          <w:trHeight w:val="7344"/>
        </w:trPr>
        <w:tc>
          <w:tcPr>
            <w:tcW w:w="10065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一、使用中存在的不协调问题，需着重检查的部位及需求时间：</w:t>
            </w:r>
          </w:p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ascii="Times New Roman"/>
                <w:sz w:val="21"/>
                <w:szCs w:val="21"/>
              </w:rPr>
              <w:t>The problem of non-coordination in use, the area of inspection and the time of demand</w:t>
            </w: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bookmarkStart w:id="2" w:name="_GoBack"/>
            <w:bookmarkEnd w:id="2"/>
          </w:p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编制</w:t>
            </w:r>
            <w:r>
              <w:rPr>
                <w:rFonts w:ascii="Times New Roman"/>
                <w:sz w:val="21"/>
                <w:szCs w:val="21"/>
              </w:rPr>
              <w:t>Developed by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 xml:space="preserve">             </w:t>
            </w:r>
            <w:r>
              <w:rPr>
                <w:rFonts w:hint="eastAsia"/>
                <w:sz w:val="24"/>
                <w:szCs w:val="24"/>
              </w:rPr>
              <w:t>室主任</w:t>
            </w:r>
            <w:r>
              <w:rPr>
                <w:rFonts w:ascii="Times New Roman" w:hint="eastAsia"/>
                <w:sz w:val="21"/>
                <w:szCs w:val="21"/>
              </w:rPr>
              <w:t>Supervisor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 xml:space="preserve">                               </w:t>
            </w:r>
          </w:p>
          <w:p w:rsidR="00A55C0C" w:rsidRDefault="00A55C0C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</w:p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技术副厂长</w:t>
            </w:r>
            <w:r>
              <w:rPr>
                <w:rFonts w:ascii="Times New Roman"/>
                <w:sz w:val="21"/>
                <w:szCs w:val="21"/>
              </w:rPr>
              <w:t>Engineering Director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 xml:space="preserve">       </w:t>
            </w:r>
            <w:r>
              <w:rPr>
                <w:rFonts w:hint="eastAsia"/>
                <w:sz w:val="24"/>
                <w:szCs w:val="24"/>
              </w:rPr>
              <w:t>工装主管</w:t>
            </w:r>
            <w:r>
              <w:rPr>
                <w:rFonts w:ascii="Times New Roman" w:hint="eastAsia"/>
                <w:sz w:val="21"/>
                <w:szCs w:val="21"/>
              </w:rPr>
              <w:t xml:space="preserve">Tooling  Office Deputy Program Manager 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</w:tc>
      </w:tr>
      <w:tr w:rsidR="00A55C0C">
        <w:trPr>
          <w:trHeight w:val="2944"/>
        </w:trPr>
        <w:tc>
          <w:tcPr>
            <w:tcW w:w="10065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5C0C" w:rsidRDefault="00BC633D">
            <w:pPr>
              <w:tabs>
                <w:tab w:val="center" w:pos="4153"/>
                <w:tab w:val="right" w:pos="8306"/>
              </w:tabs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二、备注</w:t>
            </w:r>
            <w:r>
              <w:rPr>
                <w:rFonts w:ascii="Times New Roman"/>
                <w:sz w:val="21"/>
                <w:szCs w:val="21"/>
              </w:rPr>
              <w:t>R</w:t>
            </w:r>
            <w:r>
              <w:rPr>
                <w:rFonts w:ascii="Times New Roman"/>
                <w:sz w:val="21"/>
                <w:szCs w:val="21"/>
              </w:rPr>
              <w:t>emarks</w:t>
            </w:r>
          </w:p>
        </w:tc>
      </w:tr>
    </w:tbl>
    <w:p w:rsidR="00A55C0C" w:rsidRDefault="00A55C0C">
      <w:pPr>
        <w:spacing w:line="440" w:lineRule="exact"/>
        <w:rPr>
          <w:rFonts w:ascii="楷体_GB2312" w:eastAsia="楷体_GB2312"/>
          <w:sz w:val="28"/>
          <w:szCs w:val="28"/>
        </w:rPr>
      </w:pPr>
    </w:p>
    <w:p w:rsidR="00A55C0C" w:rsidRDefault="00A55C0C">
      <w:pPr>
        <w:ind w:leftChars="-1" w:left="-3"/>
      </w:pPr>
    </w:p>
    <w:sectPr w:rsidR="00A55C0C" w:rsidSect="00A55C0C">
      <w:pgSz w:w="11906" w:h="16838"/>
      <w:pgMar w:top="1418" w:right="991" w:bottom="1440" w:left="993" w:header="567" w:footer="567" w:gutter="0"/>
      <w:cols w:space="425"/>
      <w:docGrid w:type="lines" w:linePitch="46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04BC" w:rsidRDefault="00EC04BC" w:rsidP="00EC04BC">
      <w:r>
        <w:separator/>
      </w:r>
    </w:p>
  </w:endnote>
  <w:endnote w:type="continuationSeparator" w:id="0">
    <w:p w:rsidR="00EC04BC" w:rsidRDefault="00EC04BC" w:rsidP="00EC04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04BC" w:rsidRDefault="00EC04BC" w:rsidP="00EC04BC">
      <w:r>
        <w:separator/>
      </w:r>
    </w:p>
  </w:footnote>
  <w:footnote w:type="continuationSeparator" w:id="0">
    <w:p w:rsidR="00EC04BC" w:rsidRDefault="00EC04BC" w:rsidP="00EC04B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trackRevisions/>
  <w:documentProtection w:edit="forms" w:enforcement="0"/>
  <w:defaultTabStop w:val="420"/>
  <w:drawingGridHorizontalSpacing w:val="170"/>
  <w:drawingGridVerticalSpacing w:val="23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YzU1ODI0YmY0MDZmMjMwMzk0ZWRjNWNlZWNhY2E2MDkifQ=="/>
  </w:docVars>
  <w:rsids>
    <w:rsidRoot w:val="00DA20DD"/>
    <w:rsid w:val="000120E4"/>
    <w:rsid w:val="000134AE"/>
    <w:rsid w:val="000B52A2"/>
    <w:rsid w:val="000C60B3"/>
    <w:rsid w:val="001B3DA9"/>
    <w:rsid w:val="001C6DC7"/>
    <w:rsid w:val="002B4486"/>
    <w:rsid w:val="002C768E"/>
    <w:rsid w:val="003534AC"/>
    <w:rsid w:val="003A7406"/>
    <w:rsid w:val="003E4DEE"/>
    <w:rsid w:val="004351A6"/>
    <w:rsid w:val="0049244F"/>
    <w:rsid w:val="004A13C8"/>
    <w:rsid w:val="004C59D9"/>
    <w:rsid w:val="0051210C"/>
    <w:rsid w:val="005414ED"/>
    <w:rsid w:val="00705B96"/>
    <w:rsid w:val="00796477"/>
    <w:rsid w:val="00817574"/>
    <w:rsid w:val="00826D5B"/>
    <w:rsid w:val="00846E47"/>
    <w:rsid w:val="008E20EA"/>
    <w:rsid w:val="008F5D3A"/>
    <w:rsid w:val="00990604"/>
    <w:rsid w:val="009B5860"/>
    <w:rsid w:val="009F7EC5"/>
    <w:rsid w:val="00A32B72"/>
    <w:rsid w:val="00A55C0C"/>
    <w:rsid w:val="00A83784"/>
    <w:rsid w:val="00B40894"/>
    <w:rsid w:val="00B5493E"/>
    <w:rsid w:val="00B8565D"/>
    <w:rsid w:val="00BC633D"/>
    <w:rsid w:val="00C53159"/>
    <w:rsid w:val="00D5006B"/>
    <w:rsid w:val="00DA20DD"/>
    <w:rsid w:val="00DC64CA"/>
    <w:rsid w:val="00E43AC1"/>
    <w:rsid w:val="00E9138B"/>
    <w:rsid w:val="00E91FAF"/>
    <w:rsid w:val="00EC04BC"/>
    <w:rsid w:val="00EE1B4D"/>
    <w:rsid w:val="00EE2D53"/>
    <w:rsid w:val="00F90720"/>
    <w:rsid w:val="00F946BA"/>
    <w:rsid w:val="044227D6"/>
    <w:rsid w:val="6E5455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5C0C"/>
    <w:pPr>
      <w:widowControl w:val="0"/>
      <w:autoSpaceDE w:val="0"/>
      <w:autoSpaceDN w:val="0"/>
      <w:adjustRightInd w:val="0"/>
      <w:textAlignment w:val="baseline"/>
    </w:pPr>
    <w:rPr>
      <w:rFonts w:ascii="宋体" w:eastAsia="宋体" w:hAnsi="Times New Roman" w:cs="Times New Roman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55C0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55C0C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A55C0C"/>
    <w:pPr>
      <w:pBdr>
        <w:bottom w:val="single" w:sz="6" w:space="1" w:color="auto"/>
      </w:pBdr>
      <w:tabs>
        <w:tab w:val="center" w:pos="4153"/>
        <w:tab w:val="right" w:pos="8306"/>
      </w:tabs>
      <w:autoSpaceDE/>
      <w:autoSpaceDN/>
      <w:adjustRightInd/>
      <w:snapToGrid w:val="0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A55C0C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55C0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55C0C"/>
    <w:rPr>
      <w:rFonts w:ascii="宋体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>Sacc</Company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陈薇薇</dc:creator>
  <cp:lastModifiedBy>赵世鹏</cp:lastModifiedBy>
  <cp:revision>3</cp:revision>
  <dcterms:created xsi:type="dcterms:W3CDTF">2025-12-10T01:43:00Z</dcterms:created>
  <dcterms:modified xsi:type="dcterms:W3CDTF">2025-12-10T01:43:00Z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C0713E6BC01D4FABA855917DFC9202D0</vt:lpwstr>
  </property>
</Properties>
</file>