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F30" w:rsidRPr="009A1F30" w:rsidRDefault="009A1F30" w:rsidP="00B31792">
      <w:pPr>
        <w:tabs>
          <w:tab w:val="right" w:pos="13958"/>
        </w:tabs>
        <w:ind w:firstLineChars="50" w:firstLine="105"/>
      </w:pPr>
      <w:del w:id="0" w:author="null" w:date="2021-12-17T15:18:00Z">
        <w:r w:rsidRPr="009A1F30" w:rsidDel="000C789F">
          <w:rPr>
            <w:rFonts w:ascii="宋体" w:hAnsi="宋体"/>
          </w:rPr>
          <w:delText>FM1405-01-A</w:delText>
        </w:r>
      </w:del>
      <w:r>
        <w:rPr>
          <w:rFonts w:ascii="宋体" w:hAnsi="宋体"/>
        </w:rPr>
        <w:tab/>
      </w:r>
      <w:r w:rsidRPr="009A1F30">
        <w:rPr>
          <w:rFonts w:ascii="宋体" w:hAnsi="宋体" w:hint="eastAsia"/>
          <w:szCs w:val="21"/>
        </w:rPr>
        <w:t>FM140</w:t>
      </w:r>
      <w:r w:rsidR="00B31792">
        <w:rPr>
          <w:rFonts w:ascii="宋体" w:hAnsi="宋体"/>
          <w:szCs w:val="21"/>
        </w:rPr>
        <w:t>7</w:t>
      </w:r>
      <w:bookmarkStart w:id="1" w:name="_GoBack"/>
      <w:bookmarkEnd w:id="1"/>
      <w:r w:rsidRPr="009A1F30">
        <w:rPr>
          <w:rFonts w:ascii="宋体" w:hAnsi="宋体" w:hint="eastAsia"/>
          <w:szCs w:val="21"/>
        </w:rPr>
        <w:t>-01</w:t>
      </w:r>
      <w:del w:id="2" w:author="null" w:date="2021-12-17T15:29:00Z">
        <w:r w:rsidRPr="009A1F30" w:rsidDel="00975997">
          <w:rPr>
            <w:rFonts w:ascii="宋体" w:hAnsi="宋体" w:hint="eastAsia"/>
            <w:szCs w:val="21"/>
          </w:rPr>
          <w:delText>-</w:delText>
        </w:r>
      </w:del>
      <w:r w:rsidRPr="009A1F30">
        <w:rPr>
          <w:rFonts w:ascii="宋体" w:hAnsi="宋体" w:hint="eastAsia"/>
          <w:szCs w:val="21"/>
        </w:rPr>
        <w:t>A</w:t>
      </w:r>
    </w:p>
    <w:tbl>
      <w:tblPr>
        <w:tblpPr w:leftFromText="180" w:rightFromText="180" w:vertAnchor="page" w:horzAnchor="margin" w:tblpY="2146"/>
        <w:tblW w:w="145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  <w:gridCol w:w="1814"/>
        <w:gridCol w:w="1814"/>
        <w:gridCol w:w="1814"/>
      </w:tblGrid>
      <w:tr w:rsidR="009A1F30" w:rsidRPr="00A81468" w:rsidTr="00E855C9">
        <w:trPr>
          <w:trHeight w:val="1104"/>
        </w:trPr>
        <w:tc>
          <w:tcPr>
            <w:tcW w:w="145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A1F30" w:rsidRPr="00A81468" w:rsidRDefault="009A1F30" w:rsidP="009A1F30">
            <w:pPr>
              <w:jc w:val="center"/>
              <w:rPr>
                <w:rFonts w:ascii="Times New Roman" w:hAnsi="Times New Roman"/>
                <w:b/>
                <w:color w:val="000000"/>
                <w:kern w:val="0"/>
                <w:sz w:val="32"/>
                <w:szCs w:val="32"/>
              </w:rPr>
            </w:pPr>
            <w:r w:rsidRPr="00A81468">
              <w:rPr>
                <w:rFonts w:ascii="Times New Roman" w:hAnsi="宋体"/>
                <w:b/>
                <w:color w:val="000000"/>
                <w:kern w:val="0"/>
                <w:sz w:val="32"/>
                <w:szCs w:val="32"/>
              </w:rPr>
              <w:t>工装</w:t>
            </w:r>
            <w:r>
              <w:rPr>
                <w:rFonts w:ascii="Times New Roman" w:hAnsi="宋体" w:hint="eastAsia"/>
                <w:b/>
                <w:color w:val="000000"/>
                <w:kern w:val="0"/>
                <w:sz w:val="32"/>
                <w:szCs w:val="32"/>
              </w:rPr>
              <w:t>维护点</w:t>
            </w:r>
            <w:r w:rsidRPr="00A81468">
              <w:rPr>
                <w:rFonts w:ascii="Times New Roman" w:hAnsi="宋体"/>
                <w:b/>
                <w:color w:val="000000"/>
                <w:kern w:val="0"/>
                <w:sz w:val="32"/>
                <w:szCs w:val="32"/>
              </w:rPr>
              <w:t>检表</w:t>
            </w:r>
          </w:p>
          <w:p w:rsidR="009A1F30" w:rsidRPr="00A81468" w:rsidRDefault="009A1F30" w:rsidP="009A1F3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81468">
              <w:rPr>
                <w:rFonts w:ascii="Times New Roman" w:hAnsi="Times New Roman"/>
                <w:b/>
                <w:color w:val="000000"/>
                <w:kern w:val="0"/>
                <w:sz w:val="28"/>
                <w:szCs w:val="28"/>
              </w:rPr>
              <w:t>Tooling usage inspection record sheet</w:t>
            </w:r>
          </w:p>
        </w:tc>
      </w:tr>
      <w:tr w:rsidR="009A1F30" w:rsidRPr="00A81468" w:rsidTr="00E855C9">
        <w:trPr>
          <w:trHeight w:val="567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宋体"/>
              </w:rPr>
              <w:t>产品型号</w:t>
            </w:r>
          </w:p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Times New Roman"/>
              </w:rPr>
              <w:t>Product model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宋体"/>
              </w:rPr>
              <w:t>使用单位</w:t>
            </w:r>
          </w:p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Times New Roman"/>
              </w:rPr>
              <w:t>User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宋体"/>
              </w:rPr>
              <w:t>工装图号</w:t>
            </w:r>
          </w:p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Times New Roman"/>
              </w:rPr>
              <w:t>Tooling Dwg. No.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宋体"/>
              </w:rPr>
              <w:t>工装名称</w:t>
            </w:r>
          </w:p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Times New Roman"/>
              </w:rPr>
              <w:t>Tooling name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  <w:tr w:rsidR="009A1F30" w:rsidRPr="00A81468" w:rsidTr="00E855C9">
        <w:trPr>
          <w:trHeight w:val="567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single" w:sz="4" w:space="0" w:color="000000"/>
            </w:tcBorders>
          </w:tcPr>
          <w:p w:rsidR="009A1F30" w:rsidRPr="00A81468" w:rsidRDefault="009A1F30" w:rsidP="00443737">
            <w:pPr>
              <w:ind w:firstLineChars="350" w:firstLine="735"/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/>
              </w:rPr>
              <w:t>日期</w:t>
            </w:r>
            <w:r w:rsidRPr="00A81468">
              <w:rPr>
                <w:rFonts w:ascii="Times New Roman" w:hAnsi="Times New Roman"/>
              </w:rPr>
              <w:t>Date</w:t>
            </w:r>
          </w:p>
          <w:p w:rsidR="009A1F30" w:rsidRPr="00A81468" w:rsidRDefault="009A1F30" w:rsidP="00443737">
            <w:pPr>
              <w:jc w:val="left"/>
              <w:rPr>
                <w:rFonts w:ascii="Times New Roman" w:hAnsi="Times New Roman"/>
              </w:rPr>
            </w:pPr>
            <w:r w:rsidRPr="00A81468">
              <w:rPr>
                <w:rFonts w:ascii="Times New Roman"/>
              </w:rPr>
              <w:t>检查项</w:t>
            </w:r>
          </w:p>
          <w:p w:rsidR="009A1F30" w:rsidRPr="00A81468" w:rsidRDefault="009A1F30" w:rsidP="00443737">
            <w:pPr>
              <w:jc w:val="left"/>
              <w:rPr>
                <w:rFonts w:ascii="Times New Roman" w:hAnsi="Times New Roman"/>
              </w:rPr>
            </w:pPr>
            <w:r w:rsidRPr="00A81468">
              <w:rPr>
                <w:rFonts w:ascii="Times New Roman" w:hAnsi="Times New Roman"/>
              </w:rPr>
              <w:t>Inspection Item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  <w:tl2br w:val="nil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  <w:tr w:rsidR="009A1F30" w:rsidRPr="00A81468" w:rsidTr="00E855C9">
        <w:trPr>
          <w:trHeight w:val="551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tabs>
                <w:tab w:val="left" w:pos="14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int="eastAsia"/>
              </w:rPr>
              <w:t>001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  <w:tr w:rsidR="009A1F30" w:rsidRPr="00A81468" w:rsidTr="00E855C9">
        <w:trPr>
          <w:trHeight w:val="489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int="eastAsia"/>
              </w:rPr>
              <w:t>002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  <w:tr w:rsidR="009A1F30" w:rsidRPr="00A81468" w:rsidTr="00E855C9">
        <w:trPr>
          <w:trHeight w:val="497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int="eastAsia"/>
              </w:rPr>
              <w:t>003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  <w:tr w:rsidR="009A1F30" w:rsidRPr="00A81468" w:rsidTr="00E855C9">
        <w:trPr>
          <w:trHeight w:val="567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int="eastAsia"/>
              </w:rPr>
              <w:t>004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  <w:tr w:rsidR="009A1F30" w:rsidRPr="00A81468" w:rsidTr="00E855C9">
        <w:trPr>
          <w:trHeight w:val="567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int="eastAsia"/>
              </w:rPr>
              <w:t>005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  <w:tr w:rsidR="009A1F30" w:rsidRPr="00A81468" w:rsidTr="00E855C9">
        <w:trPr>
          <w:trHeight w:val="725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  <w:tr w:rsidR="009A1F30" w:rsidRPr="00A81468" w:rsidTr="00E855C9">
        <w:trPr>
          <w:trHeight w:val="567"/>
        </w:trPr>
        <w:tc>
          <w:tcPr>
            <w:tcW w:w="181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/>
              </w:rPr>
              <w:t>记录人</w:t>
            </w:r>
          </w:p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  <w:r w:rsidRPr="00A81468">
              <w:rPr>
                <w:rFonts w:ascii="Times New Roman" w:hAnsi="Times New Roman"/>
                <w:szCs w:val="21"/>
              </w:rPr>
              <w:t>Recorded by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A1F30" w:rsidRPr="00A81468" w:rsidRDefault="009A1F30" w:rsidP="00443737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9A1F30" w:rsidRDefault="009A1F30" w:rsidP="009A1F30">
      <w:pPr>
        <w:tabs>
          <w:tab w:val="right" w:pos="13958"/>
        </w:tabs>
      </w:pPr>
    </w:p>
    <w:p w:rsidR="00C70FEF" w:rsidRPr="009A1F30" w:rsidRDefault="00C70FEF" w:rsidP="009A1F30">
      <w:pPr>
        <w:tabs>
          <w:tab w:val="right" w:pos="13958"/>
        </w:tabs>
      </w:pPr>
    </w:p>
    <w:sectPr w:rsidR="00C70FEF" w:rsidRPr="009A1F30" w:rsidSect="009A1F3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0FB2" w:rsidRDefault="00EF0FB2" w:rsidP="009A1F30">
      <w:r>
        <w:separator/>
      </w:r>
    </w:p>
  </w:endnote>
  <w:endnote w:type="continuationSeparator" w:id="0">
    <w:p w:rsidR="00EF0FB2" w:rsidRDefault="00EF0FB2" w:rsidP="009A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0FB2" w:rsidRDefault="00EF0FB2" w:rsidP="009A1F30">
      <w:r>
        <w:separator/>
      </w:r>
    </w:p>
  </w:footnote>
  <w:footnote w:type="continuationSeparator" w:id="0">
    <w:p w:rsidR="00EF0FB2" w:rsidRDefault="00EF0FB2" w:rsidP="009A1F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A1F30"/>
    <w:rsid w:val="000C789F"/>
    <w:rsid w:val="00113606"/>
    <w:rsid w:val="002E49E2"/>
    <w:rsid w:val="00405825"/>
    <w:rsid w:val="00443737"/>
    <w:rsid w:val="00786EF2"/>
    <w:rsid w:val="0085556B"/>
    <w:rsid w:val="00975997"/>
    <w:rsid w:val="009A1F30"/>
    <w:rsid w:val="00A04AC4"/>
    <w:rsid w:val="00AD62B4"/>
    <w:rsid w:val="00B31792"/>
    <w:rsid w:val="00C70FEF"/>
    <w:rsid w:val="00CF3D9C"/>
    <w:rsid w:val="00E41C32"/>
    <w:rsid w:val="00E855C9"/>
    <w:rsid w:val="00EF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A95B97B-CE3B-4972-B631-D00CA772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A1F3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A1F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A1F3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A1F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A1F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赵兴</dc:creator>
  <cp:keywords/>
  <dc:description/>
  <cp:lastModifiedBy>姚亮</cp:lastModifiedBy>
  <cp:revision>5</cp:revision>
  <dcterms:created xsi:type="dcterms:W3CDTF">2021-12-17T02:08:00Z</dcterms:created>
  <dcterms:modified xsi:type="dcterms:W3CDTF">2025-11-28T02:50:00Z</dcterms:modified>
</cp:coreProperties>
</file>