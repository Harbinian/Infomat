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93"/>
        <w:tblW w:w="1027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569"/>
        <w:gridCol w:w="462"/>
        <w:gridCol w:w="2039"/>
        <w:gridCol w:w="68"/>
        <w:gridCol w:w="2569"/>
        <w:gridCol w:w="141"/>
        <w:gridCol w:w="2429"/>
      </w:tblGrid>
      <w:tr w:rsidR="001603C0" w:rsidRPr="00FE683B" w:rsidTr="00FF5BD2">
        <w:trPr>
          <w:trHeight w:val="682"/>
        </w:trPr>
        <w:tc>
          <w:tcPr>
            <w:tcW w:w="10277" w:type="dxa"/>
            <w:gridSpan w:val="7"/>
            <w:vAlign w:val="center"/>
          </w:tcPr>
          <w:p w:rsidR="001603C0" w:rsidRPr="003E3791" w:rsidRDefault="00FF5BD2" w:rsidP="00ED75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/>
                <w:bCs/>
                <w:color w:val="000000" w:themeColor="text1"/>
                <w:sz w:val="32"/>
                <w:szCs w:val="32"/>
              </w:rPr>
            </w:pPr>
            <w:r w:rsidRPr="00FE683B">
              <w:rPr>
                <w:rFonts w:ascii="黑体" w:eastAsia="黑体" w:hAnsi="宋体" w:hint="eastAsia"/>
                <w:color w:val="000000" w:themeColor="text1"/>
                <w:sz w:val="32"/>
                <w:szCs w:val="32"/>
              </w:rPr>
              <w:t>故障拒收</w:t>
            </w:r>
            <w:r w:rsidR="00F52724" w:rsidRPr="00FE683B">
              <w:rPr>
                <w:rFonts w:ascii="黑体" w:eastAsia="黑体" w:hAnsi="宋体" w:hint="eastAsia"/>
                <w:color w:val="000000" w:themeColor="text1"/>
                <w:sz w:val="32"/>
                <w:szCs w:val="32"/>
              </w:rPr>
              <w:t>处置报告</w:t>
            </w:r>
            <w:r w:rsidR="00591604">
              <w:rPr>
                <w:rFonts w:ascii="黑体" w:eastAsia="黑体" w:hAnsi="宋体" w:hint="eastAsia"/>
                <w:color w:val="000000" w:themeColor="text1"/>
                <w:sz w:val="32"/>
                <w:szCs w:val="32"/>
              </w:rPr>
              <w:t>（SACC)</w:t>
            </w:r>
            <w:r w:rsidR="003E3791">
              <w:rPr>
                <w:rFonts w:ascii="黑体" w:eastAsia="黑体" w:hAnsi="宋体" w:hint="eastAsia"/>
                <w:color w:val="000000" w:themeColor="text1"/>
                <w:sz w:val="32"/>
                <w:szCs w:val="32"/>
              </w:rPr>
              <w:t xml:space="preserve"> </w:t>
            </w:r>
          </w:p>
          <w:p w:rsidR="00032D76" w:rsidRDefault="00032D76" w:rsidP="008A21A6">
            <w:pPr>
              <w:spacing w:line="0" w:lineRule="atLeast"/>
              <w:rPr>
                <w:rFonts w:ascii="Times New Roman" w:eastAsia="黑体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b/>
                <w:color w:val="000000" w:themeColor="text1"/>
                <w:sz w:val="24"/>
                <w:szCs w:val="24"/>
              </w:rPr>
              <w:t xml:space="preserve">              </w:t>
            </w:r>
            <w:r w:rsidR="009D213C" w:rsidRPr="009D213C">
              <w:rPr>
                <w:rFonts w:ascii="Times New Roman" w:eastAsia="黑体" w:hAnsi="Times New Roman"/>
                <w:b/>
                <w:color w:val="000000" w:themeColor="text1"/>
                <w:sz w:val="24"/>
                <w:szCs w:val="24"/>
              </w:rPr>
              <w:t>D</w:t>
            </w:r>
            <w:r w:rsidR="009D213C">
              <w:rPr>
                <w:rFonts w:ascii="Times New Roman" w:eastAsia="黑体" w:hAnsi="Times New Roman" w:hint="eastAsia"/>
                <w:b/>
                <w:color w:val="000000" w:themeColor="text1"/>
                <w:sz w:val="24"/>
                <w:szCs w:val="24"/>
              </w:rPr>
              <w:t>ISPOSITION</w:t>
            </w:r>
            <w:r w:rsidR="009D213C" w:rsidRPr="009D213C">
              <w:rPr>
                <w:rFonts w:ascii="Times New Roman" w:eastAsia="黑体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E683B">
              <w:rPr>
                <w:rFonts w:ascii="Times New Roman" w:eastAsia="黑体" w:hAnsi="Times New Roman"/>
                <w:b/>
                <w:color w:val="000000" w:themeColor="text1"/>
                <w:sz w:val="24"/>
                <w:szCs w:val="24"/>
              </w:rPr>
              <w:t>REPORT</w:t>
            </w:r>
            <w:r>
              <w:rPr>
                <w:rFonts w:ascii="Times New Roman" w:eastAsia="黑体" w:hAnsi="Times New Roman" w:hint="eastAsia"/>
                <w:b/>
                <w:color w:val="000000" w:themeColor="text1"/>
                <w:sz w:val="24"/>
                <w:szCs w:val="24"/>
              </w:rPr>
              <w:t xml:space="preserve"> FOR FAILURE AND REJECTION</w:t>
            </w:r>
            <w:r w:rsidR="00BA6A88" w:rsidRPr="00FE683B">
              <w:rPr>
                <w:rFonts w:ascii="Times New Roman" w:eastAsia="黑体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91604">
              <w:rPr>
                <w:rFonts w:ascii="Times New Roman" w:eastAsia="黑体" w:hAnsi="Times New Roman" w:hint="eastAsia"/>
                <w:b/>
                <w:color w:val="000000" w:themeColor="text1"/>
                <w:sz w:val="24"/>
                <w:szCs w:val="24"/>
              </w:rPr>
              <w:t>（</w:t>
            </w:r>
            <w:r w:rsidR="00591604">
              <w:rPr>
                <w:rFonts w:ascii="Times New Roman" w:eastAsia="黑体" w:hAnsi="Times New Roman" w:hint="eastAsia"/>
                <w:b/>
                <w:color w:val="000000" w:themeColor="text1"/>
                <w:sz w:val="24"/>
                <w:szCs w:val="24"/>
              </w:rPr>
              <w:t>SACC)</w:t>
            </w:r>
          </w:p>
          <w:p w:rsidR="00963E7B" w:rsidRPr="00FE683B" w:rsidRDefault="001603C0" w:rsidP="00032D76">
            <w:pPr>
              <w:spacing w:line="0" w:lineRule="atLeast"/>
              <w:rPr>
                <w:sz w:val="18"/>
              </w:rPr>
            </w:pPr>
            <w:r w:rsidRPr="00FE683B">
              <w:rPr>
                <w:rFonts w:hint="eastAsia"/>
                <w:color w:val="000000" w:themeColor="text1"/>
              </w:rPr>
              <w:t>日期</w:t>
            </w:r>
            <w:r w:rsidRPr="00FE683B">
              <w:rPr>
                <w:rFonts w:hint="eastAsia"/>
                <w:color w:val="000000" w:themeColor="text1"/>
              </w:rPr>
              <w:t>/</w:t>
            </w:r>
            <w:r w:rsidR="00963E7B" w:rsidRPr="00FE683B">
              <w:rPr>
                <w:rFonts w:ascii="Times New Roman" w:hAnsi="Times New Roman"/>
                <w:color w:val="000000" w:themeColor="text1"/>
                <w:sz w:val="24"/>
              </w:rPr>
              <w:t>Date</w:t>
            </w:r>
            <w:r w:rsidRPr="00FE683B">
              <w:rPr>
                <w:rFonts w:hint="eastAsia"/>
                <w:color w:val="000000" w:themeColor="text1"/>
              </w:rPr>
              <w:t>：</w:t>
            </w:r>
            <w:r w:rsidR="008A21A6" w:rsidRPr="00FE683B">
              <w:rPr>
                <w:rFonts w:hint="eastAsia"/>
                <w:i/>
                <w:color w:val="00B0F0"/>
              </w:rPr>
              <w:t>（</w:t>
            </w:r>
            <w:r w:rsidR="008A21A6" w:rsidRPr="00FE683B">
              <w:rPr>
                <w:rFonts w:hint="eastAsia"/>
                <w:i/>
                <w:color w:val="00B0F0"/>
              </w:rPr>
              <w:t>1</w:t>
            </w:r>
            <w:r w:rsidR="008A21A6" w:rsidRPr="00FE683B">
              <w:rPr>
                <w:rFonts w:hint="eastAsia"/>
                <w:i/>
                <w:color w:val="00B0F0"/>
              </w:rPr>
              <w:t>）</w:t>
            </w:r>
            <w:r w:rsidR="00032D76">
              <w:rPr>
                <w:rFonts w:hint="eastAsia"/>
                <w:i/>
                <w:color w:val="00B0F0"/>
              </w:rPr>
              <w:t xml:space="preserve">                                                  </w:t>
            </w:r>
            <w:r w:rsidR="00FE683B" w:rsidRPr="00FE683B">
              <w:rPr>
                <w:rFonts w:hint="eastAsia"/>
                <w:color w:val="000000" w:themeColor="text1"/>
              </w:rPr>
              <w:t>编号：</w:t>
            </w:r>
            <w:r w:rsidR="00FE683B" w:rsidRPr="00FE683B">
              <w:rPr>
                <w:rFonts w:hint="eastAsia"/>
                <w:i/>
                <w:color w:val="00B0F0"/>
              </w:rPr>
              <w:t>（</w:t>
            </w:r>
            <w:r w:rsidR="00FE683B" w:rsidRPr="00FE683B">
              <w:rPr>
                <w:rFonts w:hint="eastAsia"/>
                <w:i/>
                <w:color w:val="00B0F0"/>
              </w:rPr>
              <w:t>2</w:t>
            </w:r>
            <w:r w:rsidR="00FE683B" w:rsidRPr="00FE683B">
              <w:rPr>
                <w:rFonts w:hint="eastAsia"/>
                <w:i/>
                <w:color w:val="00B0F0"/>
              </w:rPr>
              <w:t>）</w:t>
            </w:r>
            <w:r w:rsidR="008A21A6" w:rsidRPr="00FE683B">
              <w:rPr>
                <w:rFonts w:hint="eastAsia"/>
                <w:sz w:val="18"/>
              </w:rPr>
              <w:t>第</w:t>
            </w:r>
            <w:r w:rsidR="009D213C">
              <w:rPr>
                <w:rFonts w:hint="eastAsia"/>
                <w:sz w:val="18"/>
              </w:rPr>
              <w:t xml:space="preserve">  </w:t>
            </w:r>
            <w:r w:rsidR="008A21A6" w:rsidRPr="00FE683B">
              <w:rPr>
                <w:rFonts w:hint="eastAsia"/>
                <w:sz w:val="18"/>
              </w:rPr>
              <w:t>页共</w:t>
            </w:r>
            <w:r w:rsidR="009D213C">
              <w:rPr>
                <w:rFonts w:hint="eastAsia"/>
                <w:sz w:val="18"/>
              </w:rPr>
              <w:t xml:space="preserve">  </w:t>
            </w:r>
            <w:r w:rsidR="008A21A6" w:rsidRPr="00FE683B">
              <w:rPr>
                <w:rFonts w:hint="eastAsia"/>
                <w:sz w:val="18"/>
              </w:rPr>
              <w:t>页</w:t>
            </w:r>
            <w:r w:rsidR="009D213C">
              <w:rPr>
                <w:rFonts w:hint="eastAsia"/>
                <w:sz w:val="18"/>
              </w:rPr>
              <w:t xml:space="preserve">  </w:t>
            </w:r>
            <w:r w:rsidR="008A21A6" w:rsidRPr="00FE683B">
              <w:rPr>
                <w:rFonts w:ascii="Arial" w:hAnsi="Arial" w:cs="Arial" w:hint="eastAsia"/>
                <w:sz w:val="18"/>
              </w:rPr>
              <w:t>Page   of</w:t>
            </w:r>
          </w:p>
        </w:tc>
      </w:tr>
      <w:tr w:rsidR="001603C0" w:rsidRPr="00FE683B" w:rsidTr="00BE3193">
        <w:trPr>
          <w:trHeight w:val="682"/>
        </w:trPr>
        <w:tc>
          <w:tcPr>
            <w:tcW w:w="3031" w:type="dxa"/>
            <w:gridSpan w:val="2"/>
            <w:vAlign w:val="center"/>
          </w:tcPr>
          <w:p w:rsidR="001603C0" w:rsidRPr="00FE683B" w:rsidRDefault="00FF5BD2" w:rsidP="00ED759E">
            <w:pPr>
              <w:jc w:val="center"/>
              <w:rPr>
                <w:color w:val="000000" w:themeColor="text1"/>
                <w:sz w:val="24"/>
              </w:rPr>
            </w:pP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飞机型号</w:t>
            </w:r>
          </w:p>
          <w:p w:rsidR="001603C0" w:rsidRPr="00FE683B" w:rsidRDefault="00FF5BD2" w:rsidP="00ED759E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Airplane Model</w:t>
            </w:r>
          </w:p>
        </w:tc>
        <w:tc>
          <w:tcPr>
            <w:tcW w:w="2039" w:type="dxa"/>
            <w:vAlign w:val="center"/>
          </w:tcPr>
          <w:p w:rsidR="001603C0" w:rsidRPr="00FE683B" w:rsidRDefault="008747E3" w:rsidP="00FE683B">
            <w:pPr>
              <w:spacing w:line="400" w:lineRule="exact"/>
              <w:jc w:val="center"/>
              <w:rPr>
                <w:color w:val="000000" w:themeColor="text1"/>
                <w:szCs w:val="21"/>
              </w:rPr>
            </w:pPr>
            <w:r w:rsidRPr="00FE683B">
              <w:rPr>
                <w:rFonts w:hint="eastAsia"/>
                <w:i/>
                <w:color w:val="00B0F0"/>
              </w:rPr>
              <w:t>（</w:t>
            </w:r>
            <w:r w:rsidR="00FE683B" w:rsidRPr="00FE683B">
              <w:rPr>
                <w:rFonts w:hint="eastAsia"/>
                <w:i/>
                <w:color w:val="00B0F0"/>
              </w:rPr>
              <w:t>3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2778" w:type="dxa"/>
            <w:gridSpan w:val="3"/>
            <w:vAlign w:val="center"/>
          </w:tcPr>
          <w:p w:rsidR="001603C0" w:rsidRPr="00FE683B" w:rsidRDefault="00652272" w:rsidP="00ED759E">
            <w:pPr>
              <w:jc w:val="center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拒收报告号</w:t>
            </w:r>
          </w:p>
          <w:p w:rsidR="001603C0" w:rsidRPr="00FE683B" w:rsidRDefault="00873D57" w:rsidP="00FF5BD2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FE683B">
              <w:rPr>
                <w:rFonts w:ascii="Times New Roman" w:hAnsi="Times New Roman"/>
                <w:color w:val="000000" w:themeColor="text1"/>
                <w:sz w:val="24"/>
              </w:rPr>
              <w:t>Nonconformance</w:t>
            </w:r>
            <w:r w:rsidR="00FF5BD2"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 xml:space="preserve"> Code</w:t>
            </w:r>
          </w:p>
        </w:tc>
        <w:tc>
          <w:tcPr>
            <w:tcW w:w="2429" w:type="dxa"/>
            <w:vAlign w:val="center"/>
          </w:tcPr>
          <w:p w:rsidR="001603C0" w:rsidRPr="00FE683B" w:rsidRDefault="008747E3" w:rsidP="00FE683B">
            <w:pPr>
              <w:spacing w:line="400" w:lineRule="exact"/>
              <w:jc w:val="center"/>
              <w:rPr>
                <w:rFonts w:ascii="宋体"/>
                <w:color w:val="000000" w:themeColor="text1"/>
                <w:sz w:val="24"/>
              </w:rPr>
            </w:pPr>
            <w:r w:rsidRPr="00FE683B">
              <w:rPr>
                <w:rFonts w:hint="eastAsia"/>
                <w:i/>
                <w:color w:val="00B0F0"/>
              </w:rPr>
              <w:t>（</w:t>
            </w:r>
            <w:r w:rsidR="00FE683B" w:rsidRPr="00FE683B">
              <w:rPr>
                <w:rFonts w:hint="eastAsia"/>
                <w:i/>
                <w:color w:val="00B0F0"/>
              </w:rPr>
              <w:t>4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</w:tc>
      </w:tr>
      <w:tr w:rsidR="001603C0" w:rsidRPr="00FE683B" w:rsidTr="00BE3193">
        <w:trPr>
          <w:trHeight w:val="733"/>
        </w:trPr>
        <w:tc>
          <w:tcPr>
            <w:tcW w:w="3031" w:type="dxa"/>
            <w:gridSpan w:val="2"/>
            <w:vAlign w:val="center"/>
          </w:tcPr>
          <w:p w:rsidR="001603C0" w:rsidRPr="00FE683B" w:rsidRDefault="004D14FB" w:rsidP="00ED759E">
            <w:pPr>
              <w:jc w:val="center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图</w:t>
            </w:r>
            <w:r w:rsidR="001603C0" w:rsidRPr="00FE683B">
              <w:rPr>
                <w:rFonts w:hint="eastAsia"/>
                <w:color w:val="000000" w:themeColor="text1"/>
                <w:sz w:val="24"/>
              </w:rPr>
              <w:t>号</w:t>
            </w:r>
            <w:r w:rsidR="00C54938">
              <w:rPr>
                <w:rFonts w:hint="eastAsia"/>
                <w:color w:val="000000" w:themeColor="text1"/>
                <w:sz w:val="24"/>
              </w:rPr>
              <w:t>及版次</w:t>
            </w:r>
          </w:p>
          <w:p w:rsidR="001603C0" w:rsidRPr="00FE683B" w:rsidRDefault="00963E7B" w:rsidP="00ED75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FE683B">
              <w:rPr>
                <w:rFonts w:ascii="Times New Roman" w:hAnsi="Times New Roman"/>
                <w:color w:val="000000" w:themeColor="text1"/>
                <w:sz w:val="24"/>
              </w:rPr>
              <w:t>D</w:t>
            </w:r>
            <w:r w:rsidR="004D14FB"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rawing</w:t>
            </w:r>
            <w:r w:rsidRPr="00FE683B">
              <w:rPr>
                <w:rFonts w:ascii="Times New Roman" w:hAnsi="Times New Roman"/>
                <w:color w:val="000000" w:themeColor="text1"/>
                <w:sz w:val="24"/>
              </w:rPr>
              <w:t xml:space="preserve"> Number</w:t>
            </w:r>
            <w:r w:rsidR="00C54938">
              <w:rPr>
                <w:rFonts w:ascii="Times New Roman" w:hAnsi="Times New Roman" w:hint="eastAsia"/>
                <w:color w:val="000000" w:themeColor="text1"/>
                <w:sz w:val="24"/>
              </w:rPr>
              <w:t>，</w:t>
            </w:r>
            <w:r w:rsidR="00C54938">
              <w:rPr>
                <w:rFonts w:ascii="Times New Roman" w:hAnsi="Times New Roman" w:hint="eastAsia"/>
                <w:color w:val="000000" w:themeColor="text1"/>
                <w:sz w:val="24"/>
              </w:rPr>
              <w:t>Rev</w:t>
            </w:r>
          </w:p>
        </w:tc>
        <w:tc>
          <w:tcPr>
            <w:tcW w:w="2039" w:type="dxa"/>
            <w:vAlign w:val="center"/>
          </w:tcPr>
          <w:p w:rsidR="00595799" w:rsidRPr="00FE683B" w:rsidRDefault="008747E3" w:rsidP="00FE683B">
            <w:pPr>
              <w:spacing w:line="400" w:lineRule="exact"/>
              <w:jc w:val="center"/>
              <w:rPr>
                <w:color w:val="000000" w:themeColor="text1"/>
                <w:szCs w:val="21"/>
              </w:rPr>
            </w:pPr>
            <w:r w:rsidRPr="00FE683B">
              <w:rPr>
                <w:rFonts w:hint="eastAsia"/>
                <w:i/>
                <w:color w:val="00B0F0"/>
              </w:rPr>
              <w:t>（</w:t>
            </w:r>
            <w:r w:rsidR="00FE683B" w:rsidRPr="00FE683B">
              <w:rPr>
                <w:rFonts w:hint="eastAsia"/>
                <w:i/>
                <w:color w:val="00B0F0"/>
              </w:rPr>
              <w:t>5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2778" w:type="dxa"/>
            <w:gridSpan w:val="3"/>
            <w:vAlign w:val="center"/>
          </w:tcPr>
          <w:p w:rsidR="001603C0" w:rsidRPr="00FE683B" w:rsidRDefault="001603C0" w:rsidP="00ED759E">
            <w:pPr>
              <w:jc w:val="center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架次号</w:t>
            </w:r>
          </w:p>
          <w:p w:rsidR="001603C0" w:rsidRPr="00FE683B" w:rsidRDefault="00963E7B" w:rsidP="00ED75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FE683B">
              <w:rPr>
                <w:rFonts w:ascii="Times New Roman" w:hAnsi="Times New Roman"/>
                <w:color w:val="000000" w:themeColor="text1"/>
                <w:sz w:val="24"/>
              </w:rPr>
              <w:t>Production Sequence</w:t>
            </w:r>
          </w:p>
        </w:tc>
        <w:tc>
          <w:tcPr>
            <w:tcW w:w="2429" w:type="dxa"/>
            <w:vAlign w:val="center"/>
          </w:tcPr>
          <w:p w:rsidR="001603C0" w:rsidRPr="00FE683B" w:rsidRDefault="008747E3" w:rsidP="00FE683B">
            <w:pPr>
              <w:spacing w:line="400" w:lineRule="exact"/>
              <w:jc w:val="center"/>
              <w:rPr>
                <w:color w:val="000000" w:themeColor="text1"/>
              </w:rPr>
            </w:pPr>
            <w:r w:rsidRPr="00FE683B">
              <w:rPr>
                <w:rFonts w:hint="eastAsia"/>
                <w:i/>
                <w:color w:val="00B0F0"/>
              </w:rPr>
              <w:t>（</w:t>
            </w:r>
            <w:r w:rsidR="00FE683B" w:rsidRPr="00FE683B">
              <w:rPr>
                <w:rFonts w:hint="eastAsia"/>
                <w:i/>
                <w:color w:val="00B0F0"/>
              </w:rPr>
              <w:t>6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</w:tc>
      </w:tr>
      <w:tr w:rsidR="00FE683B" w:rsidRPr="00FE683B" w:rsidTr="00BE3193">
        <w:trPr>
          <w:trHeight w:val="733"/>
        </w:trPr>
        <w:tc>
          <w:tcPr>
            <w:tcW w:w="3031" w:type="dxa"/>
            <w:gridSpan w:val="2"/>
            <w:vAlign w:val="center"/>
          </w:tcPr>
          <w:p w:rsidR="00FE683B" w:rsidRPr="00FE683B" w:rsidRDefault="00FE683B" w:rsidP="00FE683B">
            <w:pPr>
              <w:jc w:val="center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偏差过程</w:t>
            </w: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7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  <w:p w:rsidR="00FE683B" w:rsidRPr="00FE683B" w:rsidRDefault="00FE683B" w:rsidP="00FE683B">
            <w:pPr>
              <w:jc w:val="center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Process</w:t>
            </w:r>
          </w:p>
        </w:tc>
        <w:tc>
          <w:tcPr>
            <w:tcW w:w="2039" w:type="dxa"/>
            <w:vAlign w:val="center"/>
          </w:tcPr>
          <w:p w:rsidR="00FE683B" w:rsidRPr="00FE683B" w:rsidRDefault="00FE683B" w:rsidP="00FE683B">
            <w:pPr>
              <w:spacing w:line="400" w:lineRule="exact"/>
              <w:rPr>
                <w:rFonts w:ascii="宋体" w:hAnsi="Times New Roman"/>
                <w:color w:val="000000" w:themeColor="text1"/>
                <w:szCs w:val="21"/>
              </w:rPr>
            </w:pPr>
            <w:r w:rsidRPr="00FE683B">
              <w:rPr>
                <w:rFonts w:ascii="宋体" w:hAnsi="Times New Roman" w:hint="eastAsia"/>
                <w:color w:val="000000" w:themeColor="text1"/>
                <w:szCs w:val="21"/>
              </w:rPr>
              <w:t>装配 一般件</w:t>
            </w:r>
            <w:r w:rsidRPr="00FE683B">
              <w:rPr>
                <w:rFonts w:hint="eastAsia"/>
                <w:color w:val="000000" w:themeColor="text1"/>
              </w:rPr>
              <w:t>□</w:t>
            </w:r>
          </w:p>
          <w:p w:rsidR="00FE683B" w:rsidRPr="00FE683B" w:rsidRDefault="00FE683B" w:rsidP="00FE683B">
            <w:pPr>
              <w:spacing w:line="400" w:lineRule="exact"/>
              <w:rPr>
                <w:rFonts w:ascii="宋体" w:hAnsi="Times New Roman"/>
                <w:color w:val="000000" w:themeColor="text1"/>
                <w:szCs w:val="21"/>
              </w:rPr>
            </w:pPr>
            <w:r w:rsidRPr="00FE683B">
              <w:rPr>
                <w:rFonts w:ascii="宋体" w:hAnsi="Times New Roman" w:hint="eastAsia"/>
                <w:color w:val="000000" w:themeColor="text1"/>
                <w:szCs w:val="21"/>
              </w:rPr>
              <w:t>关键件</w:t>
            </w:r>
            <w:r w:rsidRPr="00FE683B">
              <w:rPr>
                <w:rFonts w:hint="eastAsia"/>
                <w:color w:val="000000" w:themeColor="text1"/>
              </w:rPr>
              <w:t>□</w:t>
            </w:r>
            <w:r w:rsidRPr="00FE683B">
              <w:rPr>
                <w:rFonts w:ascii="宋体" w:hAnsi="Times New Roman" w:hint="eastAsia"/>
                <w:color w:val="000000" w:themeColor="text1"/>
                <w:szCs w:val="21"/>
              </w:rPr>
              <w:t>重要件</w:t>
            </w:r>
            <w:r w:rsidRPr="00FE683B">
              <w:rPr>
                <w:rFonts w:hint="eastAsia"/>
                <w:color w:val="000000" w:themeColor="text1"/>
              </w:rPr>
              <w:t>□</w:t>
            </w:r>
          </w:p>
        </w:tc>
        <w:tc>
          <w:tcPr>
            <w:tcW w:w="2778" w:type="dxa"/>
            <w:gridSpan w:val="3"/>
            <w:vAlign w:val="center"/>
          </w:tcPr>
          <w:p w:rsidR="00FE683B" w:rsidRPr="00FE683B" w:rsidRDefault="00FE683B" w:rsidP="00FE683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429" w:type="dxa"/>
            <w:vAlign w:val="center"/>
          </w:tcPr>
          <w:p w:rsidR="00FE683B" w:rsidRPr="00FE683B" w:rsidRDefault="00FE683B" w:rsidP="00FE683B">
            <w:pPr>
              <w:spacing w:line="400" w:lineRule="exact"/>
              <w:jc w:val="center"/>
              <w:rPr>
                <w:rFonts w:ascii="宋体"/>
                <w:color w:val="000000" w:themeColor="text1"/>
                <w:sz w:val="24"/>
              </w:rPr>
            </w:pPr>
          </w:p>
        </w:tc>
      </w:tr>
      <w:tr w:rsidR="00FE683B" w:rsidRPr="00FE683B" w:rsidTr="00FE683B">
        <w:trPr>
          <w:trHeight w:val="2813"/>
        </w:trPr>
        <w:tc>
          <w:tcPr>
            <w:tcW w:w="10277" w:type="dxa"/>
            <w:gridSpan w:val="7"/>
          </w:tcPr>
          <w:p w:rsidR="00FE683B" w:rsidRPr="00FE683B" w:rsidRDefault="00901BDA" w:rsidP="00FE683B">
            <w:pPr>
              <w:rPr>
                <w:color w:val="000000" w:themeColor="text1"/>
                <w:sz w:val="24"/>
              </w:rPr>
            </w:pPr>
            <w:r w:rsidRPr="00A004B6">
              <w:rPr>
                <w:rFonts w:hint="eastAsia"/>
                <w:color w:val="000000" w:themeColor="text1"/>
                <w:sz w:val="24"/>
              </w:rPr>
              <w:t>故障内容</w:t>
            </w:r>
            <w:r w:rsidR="00032D76" w:rsidRPr="00A004B6">
              <w:rPr>
                <w:rFonts w:hint="eastAsia"/>
                <w:color w:val="000000" w:themeColor="text1"/>
                <w:sz w:val="24"/>
              </w:rPr>
              <w:t>：</w:t>
            </w:r>
          </w:p>
          <w:p w:rsidR="00FE683B" w:rsidRPr="00FE683B" w:rsidRDefault="00FE683B" w:rsidP="00FE683B">
            <w:pPr>
              <w:rPr>
                <w:rFonts w:ascii="Times New Roman" w:hAnsi="Times New Roman"/>
                <w:color w:val="000000" w:themeColor="text1"/>
                <w:sz w:val="24"/>
              </w:rPr>
            </w:pP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Detailed Description Of Discrepancy</w:t>
            </w: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：</w:t>
            </w: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8</w:t>
            </w:r>
            <w:r w:rsidRPr="00FE683B">
              <w:rPr>
                <w:rFonts w:hint="eastAsia"/>
                <w:i/>
                <w:color w:val="00B0F0"/>
              </w:rPr>
              <w:t>）</w:t>
            </w:r>
            <w:bookmarkStart w:id="0" w:name="_GoBack"/>
            <w:bookmarkEnd w:id="0"/>
          </w:p>
        </w:tc>
      </w:tr>
      <w:tr w:rsidR="00FE683B" w:rsidRPr="00FE683B" w:rsidTr="00FE683B">
        <w:trPr>
          <w:trHeight w:val="6368"/>
        </w:trPr>
        <w:tc>
          <w:tcPr>
            <w:tcW w:w="10277" w:type="dxa"/>
            <w:gridSpan w:val="7"/>
          </w:tcPr>
          <w:p w:rsidR="00FE683B" w:rsidRPr="00FE683B" w:rsidRDefault="00FE683B" w:rsidP="00FE683B">
            <w:pPr>
              <w:jc w:val="left"/>
              <w:rPr>
                <w:color w:val="000000" w:themeColor="text1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处置说明（可附页）：</w:t>
            </w:r>
          </w:p>
          <w:p w:rsidR="00FE683B" w:rsidRPr="00FE683B" w:rsidRDefault="00FE683B" w:rsidP="00FE683B">
            <w:pPr>
              <w:rPr>
                <w:color w:val="000000" w:themeColor="text1"/>
                <w:sz w:val="24"/>
              </w:rPr>
            </w:pP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Disposition Instructions</w:t>
            </w: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（</w:t>
            </w:r>
            <w:r w:rsidRPr="00FE683B">
              <w:rPr>
                <w:rFonts w:ascii="Times New Roman" w:hAnsi="Times New Roman"/>
                <w:color w:val="000000" w:themeColor="text1"/>
                <w:sz w:val="24"/>
              </w:rPr>
              <w:t>Attachment</w:t>
            </w:r>
            <w:r w:rsidRPr="00FE683B">
              <w:rPr>
                <w:rFonts w:ascii="Times New Roman" w:hAnsi="Times New Roman" w:hint="eastAsia"/>
                <w:color w:val="000000" w:themeColor="text1"/>
                <w:sz w:val="24"/>
              </w:rPr>
              <w:t>）</w:t>
            </w:r>
            <w:r w:rsidRPr="00FE683B">
              <w:rPr>
                <w:rFonts w:hint="eastAsia"/>
                <w:color w:val="000000" w:themeColor="text1"/>
                <w:sz w:val="24"/>
              </w:rPr>
              <w:t xml:space="preserve">:   </w:t>
            </w:r>
          </w:p>
          <w:p w:rsidR="00FE683B" w:rsidRPr="00FE683B" w:rsidRDefault="00FE683B" w:rsidP="00FE683B">
            <w:pPr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9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  <w:r w:rsidRPr="00FE683B">
              <w:rPr>
                <w:rFonts w:hint="eastAsia"/>
                <w:color w:val="000000" w:themeColor="text1"/>
              </w:rPr>
              <w:t>客户影响</w:t>
            </w:r>
            <w:r w:rsidRPr="00FE683B">
              <w:rPr>
                <w:rFonts w:hint="eastAsia"/>
                <w:color w:val="000000" w:themeColor="text1"/>
              </w:rPr>
              <w:t>:</w:t>
            </w:r>
            <w:r w:rsidR="00A73524">
              <w:rPr>
                <w:rFonts w:hint="eastAsia"/>
                <w:color w:val="000000" w:themeColor="text1"/>
              </w:rPr>
              <w:t xml:space="preserve">      </w:t>
            </w:r>
            <w:r w:rsidRPr="00FE683B">
              <w:rPr>
                <w:rFonts w:hint="eastAsia"/>
                <w:color w:val="000000" w:themeColor="text1"/>
              </w:rPr>
              <w:t>有影响</w:t>
            </w:r>
            <w:r w:rsidR="00A73524">
              <w:rPr>
                <w:rFonts w:hint="eastAsia"/>
                <w:color w:val="000000" w:themeColor="text1"/>
              </w:rPr>
              <w:t xml:space="preserve">    </w:t>
            </w:r>
            <w:r w:rsidRPr="00FE683B">
              <w:rPr>
                <w:rFonts w:hint="eastAsia"/>
                <w:color w:val="000000" w:themeColor="text1"/>
              </w:rPr>
              <w:t>□“</w:t>
            </w:r>
            <w:r w:rsidRPr="00FE683B">
              <w:rPr>
                <w:rFonts w:hint="eastAsia"/>
                <w:color w:val="000000" w:themeColor="text1"/>
              </w:rPr>
              <w:t>R</w:t>
            </w:r>
            <w:r w:rsidRPr="00FE683B">
              <w:rPr>
                <w:rFonts w:hint="eastAsia"/>
                <w:color w:val="000000" w:themeColor="text1"/>
              </w:rPr>
              <w:t>”</w:t>
            </w:r>
            <w:r w:rsidR="00A73524">
              <w:rPr>
                <w:rFonts w:hint="eastAsia"/>
                <w:color w:val="000000" w:themeColor="text1"/>
              </w:rPr>
              <w:t xml:space="preserve">    </w:t>
            </w:r>
            <w:r w:rsidRPr="00FE683B">
              <w:rPr>
                <w:rFonts w:hint="eastAsia"/>
                <w:color w:val="000000" w:themeColor="text1"/>
              </w:rPr>
              <w:t>□“</w:t>
            </w:r>
            <w:r w:rsidRPr="00FE683B">
              <w:rPr>
                <w:rFonts w:hint="eastAsia"/>
                <w:color w:val="000000" w:themeColor="text1"/>
              </w:rPr>
              <w:t>C</w:t>
            </w:r>
            <w:r w:rsidRPr="00FE683B">
              <w:rPr>
                <w:rFonts w:hint="eastAsia"/>
                <w:color w:val="000000" w:themeColor="text1"/>
              </w:rPr>
              <w:t>”</w:t>
            </w:r>
            <w:r w:rsidR="00A73524">
              <w:rPr>
                <w:rFonts w:hint="eastAsia"/>
                <w:color w:val="000000" w:themeColor="text1"/>
              </w:rPr>
              <w:t xml:space="preserve">                </w:t>
            </w:r>
            <w:r w:rsidRPr="00FE683B">
              <w:rPr>
                <w:rFonts w:hint="eastAsia"/>
                <w:color w:val="000000" w:themeColor="text1"/>
              </w:rPr>
              <w:t>无影响□</w:t>
            </w: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  <w:r w:rsidRPr="00FE683B">
              <w:rPr>
                <w:rFonts w:hint="eastAsia"/>
                <w:color w:val="000000" w:themeColor="text1"/>
              </w:rPr>
              <w:t>处置前制造偏离</w:t>
            </w:r>
            <w:r w:rsidRPr="00FE683B">
              <w:rPr>
                <w:rFonts w:hint="eastAsia"/>
                <w:color w:val="000000" w:themeColor="text1"/>
              </w:rPr>
              <w:t>:</w:t>
            </w:r>
            <w:r w:rsidRPr="00FE683B">
              <w:rPr>
                <w:rFonts w:hint="eastAsia"/>
                <w:color w:val="000000" w:themeColor="text1"/>
              </w:rPr>
              <w:t>一般不合格□</w:t>
            </w:r>
            <w:r w:rsidR="00A73524">
              <w:rPr>
                <w:rFonts w:hint="eastAsia"/>
                <w:color w:val="000000" w:themeColor="text1"/>
              </w:rPr>
              <w:t xml:space="preserve">                            </w:t>
            </w:r>
            <w:r w:rsidRPr="00FE683B">
              <w:rPr>
                <w:rFonts w:hint="eastAsia"/>
                <w:color w:val="000000" w:themeColor="text1"/>
              </w:rPr>
              <w:t>严重不合格□</w:t>
            </w: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  <w:r w:rsidRPr="00FE683B">
              <w:rPr>
                <w:rFonts w:hint="eastAsia"/>
                <w:color w:val="000000" w:themeColor="text1"/>
              </w:rPr>
              <w:t>处置后制造偏离</w:t>
            </w:r>
            <w:r w:rsidRPr="00FE683B">
              <w:rPr>
                <w:rFonts w:hint="eastAsia"/>
                <w:color w:val="000000" w:themeColor="text1"/>
              </w:rPr>
              <w:t>:</w:t>
            </w:r>
            <w:r w:rsidRPr="00FE683B">
              <w:rPr>
                <w:rFonts w:hint="eastAsia"/>
                <w:color w:val="000000" w:themeColor="text1"/>
              </w:rPr>
              <w:t>一般不合格□</w:t>
            </w:r>
            <w:r w:rsidR="00A73524">
              <w:rPr>
                <w:rFonts w:hint="eastAsia"/>
                <w:color w:val="000000" w:themeColor="text1"/>
              </w:rPr>
              <w:t xml:space="preserve">                            </w:t>
            </w:r>
            <w:r w:rsidRPr="00FE683B">
              <w:rPr>
                <w:rFonts w:hint="eastAsia"/>
                <w:color w:val="000000" w:themeColor="text1"/>
              </w:rPr>
              <w:t>严重不合格□</w:t>
            </w:r>
          </w:p>
          <w:p w:rsidR="00FE683B" w:rsidRPr="00FE683B" w:rsidRDefault="00FE683B" w:rsidP="00FE683B">
            <w:pPr>
              <w:rPr>
                <w:color w:val="000000" w:themeColor="text1"/>
              </w:rPr>
            </w:pPr>
            <w:r w:rsidRPr="00FE683B">
              <w:rPr>
                <w:rFonts w:hint="eastAsia"/>
                <w:color w:val="000000" w:themeColor="text1"/>
              </w:rPr>
              <w:t>处置数量分类：原样使用□</w:t>
            </w:r>
            <w:r w:rsidR="008A1A5E">
              <w:rPr>
                <w:rFonts w:hint="eastAsia"/>
                <w:color w:val="000000" w:themeColor="text1"/>
              </w:rPr>
              <w:t xml:space="preserve">  </w:t>
            </w:r>
            <w:r w:rsidRPr="00FE683B">
              <w:rPr>
                <w:rFonts w:hint="eastAsia"/>
                <w:color w:val="000000" w:themeColor="text1"/>
              </w:rPr>
              <w:t>返工□</w:t>
            </w:r>
            <w:r w:rsidR="008A1A5E">
              <w:rPr>
                <w:rFonts w:hint="eastAsia"/>
                <w:color w:val="000000" w:themeColor="text1"/>
              </w:rPr>
              <w:t xml:space="preserve">  </w:t>
            </w:r>
            <w:r w:rsidRPr="00FE683B">
              <w:rPr>
                <w:rFonts w:hint="eastAsia"/>
                <w:color w:val="000000" w:themeColor="text1"/>
              </w:rPr>
              <w:t>返修□</w:t>
            </w:r>
            <w:r w:rsidR="008A1A5E">
              <w:rPr>
                <w:rFonts w:hint="eastAsia"/>
                <w:color w:val="000000" w:themeColor="text1"/>
              </w:rPr>
              <w:t xml:space="preserve">  </w:t>
            </w:r>
            <w:r w:rsidRPr="00FE683B">
              <w:rPr>
                <w:rFonts w:hint="eastAsia"/>
                <w:color w:val="000000" w:themeColor="text1"/>
              </w:rPr>
              <w:t>报废□</w:t>
            </w:r>
            <w:r w:rsidR="008A1A5E">
              <w:rPr>
                <w:rFonts w:hint="eastAsia"/>
                <w:color w:val="000000" w:themeColor="text1"/>
              </w:rPr>
              <w:t xml:space="preserve">  </w:t>
            </w:r>
            <w:r w:rsidRPr="00FE683B">
              <w:rPr>
                <w:rFonts w:hint="eastAsia"/>
                <w:color w:val="000000" w:themeColor="text1"/>
              </w:rPr>
              <w:t>退回供应商□</w:t>
            </w:r>
            <w:r w:rsidR="008A1A5E">
              <w:rPr>
                <w:rFonts w:hint="eastAsia"/>
                <w:color w:val="000000" w:themeColor="text1"/>
              </w:rPr>
              <w:t xml:space="preserve">  </w:t>
            </w:r>
            <w:r w:rsidRPr="00FE683B">
              <w:rPr>
                <w:rFonts w:hint="eastAsia"/>
                <w:color w:val="000000" w:themeColor="text1"/>
              </w:rPr>
              <w:t>初步处理□</w:t>
            </w:r>
          </w:p>
          <w:p w:rsidR="00FE683B" w:rsidRPr="00FE683B" w:rsidRDefault="00FE683B" w:rsidP="00FE683B">
            <w:pPr>
              <w:jc w:val="left"/>
              <w:rPr>
                <w:color w:val="000000" w:themeColor="text1"/>
              </w:rPr>
            </w:pPr>
          </w:p>
        </w:tc>
      </w:tr>
      <w:tr w:rsidR="00FE683B" w:rsidRPr="00FE683B" w:rsidTr="0056066D">
        <w:trPr>
          <w:trHeight w:val="688"/>
        </w:trPr>
        <w:tc>
          <w:tcPr>
            <w:tcW w:w="2569" w:type="dxa"/>
          </w:tcPr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工程处置：</w:t>
            </w: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10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</w:rPr>
              <w:t>Developed by</w:t>
            </w:r>
            <w:r w:rsidRPr="00FE683B">
              <w:rPr>
                <w:rFonts w:hint="eastAsia"/>
              </w:rPr>
              <w:t>：</w:t>
            </w:r>
          </w:p>
        </w:tc>
        <w:tc>
          <w:tcPr>
            <w:tcW w:w="2569" w:type="dxa"/>
            <w:gridSpan w:val="3"/>
          </w:tcPr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工程批准：</w:t>
            </w: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11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</w:rPr>
              <w:t>Approved by</w:t>
            </w:r>
            <w:r w:rsidRPr="00FE683B">
              <w:rPr>
                <w:rFonts w:hint="eastAsia"/>
              </w:rPr>
              <w:t>：</w:t>
            </w:r>
          </w:p>
        </w:tc>
        <w:tc>
          <w:tcPr>
            <w:tcW w:w="2569" w:type="dxa"/>
          </w:tcPr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会签：</w:t>
            </w: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12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Countersign</w:t>
            </w:r>
            <w:r w:rsidRPr="00FE683B">
              <w:rPr>
                <w:rFonts w:hint="eastAsia"/>
                <w:color w:val="000000" w:themeColor="text1"/>
                <w:sz w:val="24"/>
              </w:rPr>
              <w:t>：</w:t>
            </w:r>
          </w:p>
        </w:tc>
        <w:tc>
          <w:tcPr>
            <w:tcW w:w="2570" w:type="dxa"/>
            <w:gridSpan w:val="2"/>
          </w:tcPr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质量：</w:t>
            </w:r>
            <w:r w:rsidRPr="00FE683B">
              <w:rPr>
                <w:rFonts w:hint="eastAsia"/>
                <w:i/>
                <w:color w:val="00B0F0"/>
              </w:rPr>
              <w:t>（</w:t>
            </w:r>
            <w:r w:rsidRPr="00FE683B">
              <w:rPr>
                <w:rFonts w:hint="eastAsia"/>
                <w:i/>
                <w:color w:val="00B0F0"/>
              </w:rPr>
              <w:t>13</w:t>
            </w:r>
            <w:r w:rsidRPr="00FE683B">
              <w:rPr>
                <w:rFonts w:hint="eastAsia"/>
                <w:i/>
                <w:color w:val="00B0F0"/>
              </w:rPr>
              <w:t>）</w:t>
            </w:r>
          </w:p>
          <w:p w:rsidR="00FE683B" w:rsidRPr="00FE683B" w:rsidRDefault="00FE683B" w:rsidP="00FE683B">
            <w:pPr>
              <w:jc w:val="left"/>
              <w:rPr>
                <w:color w:val="000000" w:themeColor="text1"/>
                <w:sz w:val="24"/>
              </w:rPr>
            </w:pPr>
            <w:r w:rsidRPr="00FE683B">
              <w:rPr>
                <w:rFonts w:hint="eastAsia"/>
                <w:color w:val="000000" w:themeColor="text1"/>
                <w:sz w:val="24"/>
              </w:rPr>
              <w:t>Quality</w:t>
            </w:r>
            <w:r w:rsidRPr="00FE683B">
              <w:rPr>
                <w:rFonts w:hint="eastAsia"/>
                <w:color w:val="000000" w:themeColor="text1"/>
                <w:sz w:val="24"/>
              </w:rPr>
              <w:t>：</w:t>
            </w:r>
          </w:p>
        </w:tc>
      </w:tr>
    </w:tbl>
    <w:p w:rsidR="00FF5BD2" w:rsidRPr="00FE683B" w:rsidRDefault="00FF5BD2" w:rsidP="001603C0">
      <w:pPr>
        <w:spacing w:line="440" w:lineRule="exact"/>
        <w:rPr>
          <w:rFonts w:ascii="宋体"/>
          <w:color w:val="000000" w:themeColor="text1"/>
          <w:sz w:val="28"/>
        </w:rPr>
        <w:sectPr w:rsidR="00FF5BD2" w:rsidRPr="00FE683B" w:rsidSect="00E11B25">
          <w:headerReference w:type="default" r:id="rId8"/>
          <w:footerReference w:type="default" r:id="rId9"/>
          <w:pgSz w:w="11906" w:h="16838" w:code="9"/>
          <w:pgMar w:top="567" w:right="851" w:bottom="1134" w:left="1418" w:header="851" w:footer="567" w:gutter="0"/>
          <w:cols w:space="425"/>
          <w:docGrid w:type="lines" w:linePitch="312"/>
        </w:sectPr>
      </w:pPr>
    </w:p>
    <w:p w:rsidR="00844905" w:rsidRPr="00FE683B" w:rsidRDefault="00963E7B" w:rsidP="00C51356">
      <w:pPr>
        <w:spacing w:line="440" w:lineRule="exact"/>
        <w:rPr>
          <w:rFonts w:ascii="黑体" w:eastAsia="黑体" w:hAnsi="黑体"/>
          <w:color w:val="000000" w:themeColor="text1"/>
          <w:sz w:val="28"/>
        </w:rPr>
      </w:pPr>
      <w:r w:rsidRPr="00FE683B">
        <w:rPr>
          <w:rFonts w:ascii="黑体" w:eastAsia="黑体" w:hint="eastAsia"/>
          <w:color w:val="000000" w:themeColor="text1"/>
          <w:sz w:val="28"/>
        </w:rPr>
        <w:lastRenderedPageBreak/>
        <w:t>填写说明</w:t>
      </w:r>
      <w:r w:rsidRPr="00FE683B">
        <w:rPr>
          <w:rFonts w:ascii="Times New Roman" w:hAnsi="Times New Roman"/>
          <w:b/>
          <w:color w:val="000000" w:themeColor="text1"/>
          <w:kern w:val="0"/>
          <w:sz w:val="24"/>
          <w:szCs w:val="21"/>
        </w:rPr>
        <w:t>Instruction</w:t>
      </w:r>
      <w:r w:rsidR="00C86C15" w:rsidRPr="00FE683B">
        <w:rPr>
          <w:rFonts w:ascii="Times New Roman" w:hAnsi="Times New Roman" w:hint="eastAsia"/>
          <w:b/>
          <w:color w:val="000000" w:themeColor="text1"/>
          <w:kern w:val="0"/>
          <w:sz w:val="24"/>
          <w:szCs w:val="21"/>
        </w:rPr>
        <w:t>s</w:t>
      </w:r>
      <w:r w:rsidRPr="00FE683B">
        <w:rPr>
          <w:rFonts w:ascii="Times New Roman" w:hAnsi="Times New Roman"/>
          <w:b/>
          <w:color w:val="000000" w:themeColor="text1"/>
          <w:kern w:val="0"/>
          <w:sz w:val="24"/>
          <w:szCs w:val="21"/>
        </w:rPr>
        <w:t>:</w:t>
      </w:r>
    </w:p>
    <w:p w:rsidR="004D0F14" w:rsidRPr="00FE683B" w:rsidRDefault="00963E7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FE683B">
        <w:rPr>
          <w:rFonts w:ascii="黑体" w:eastAsia="黑体" w:hint="eastAsia"/>
          <w:color w:val="000000" w:themeColor="text1"/>
          <w:sz w:val="28"/>
        </w:rPr>
        <w:t>（1）</w:t>
      </w:r>
      <w:r w:rsidR="001603C0" w:rsidRPr="00FE683B">
        <w:rPr>
          <w:rFonts w:ascii="宋体" w:hint="eastAsia"/>
          <w:color w:val="000000" w:themeColor="text1"/>
          <w:sz w:val="28"/>
        </w:rPr>
        <w:t>填写表单的提请日期</w:t>
      </w:r>
      <w:r w:rsidR="008A21A6" w:rsidRPr="00FE683B">
        <w:rPr>
          <w:rFonts w:ascii="宋体" w:hint="eastAsia"/>
          <w:color w:val="000000" w:themeColor="text1"/>
          <w:sz w:val="28"/>
        </w:rPr>
        <w:t>和页次</w:t>
      </w:r>
      <w:r w:rsidR="001603C0" w:rsidRPr="00FE683B">
        <w:rPr>
          <w:rFonts w:ascii="宋体" w:hint="eastAsia"/>
          <w:color w:val="000000" w:themeColor="text1"/>
          <w:sz w:val="28"/>
        </w:rPr>
        <w:t>。</w:t>
      </w:r>
    </w:p>
    <w:p w:rsidR="004D0F14" w:rsidRPr="00FE683B" w:rsidRDefault="0067771A" w:rsidP="00022419">
      <w:pPr>
        <w:spacing w:line="440" w:lineRule="exact"/>
        <w:ind w:leftChars="200" w:left="420" w:firstLine="480"/>
        <w:rPr>
          <w:rFonts w:ascii="Times New Roman" w:hAnsi="Times New Roman"/>
          <w:color w:val="000000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 submission date</w:t>
      </w:r>
      <w:r w:rsidR="008A21A6"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and </w:t>
      </w:r>
      <w:r w:rsidR="008A21A6" w:rsidRPr="00FE683B">
        <w:rPr>
          <w:rFonts w:ascii="Times New Roman" w:hAnsi="Times New Roman" w:hint="eastAsia"/>
          <w:color w:val="000000"/>
          <w:kern w:val="0"/>
          <w:sz w:val="24"/>
          <w:szCs w:val="21"/>
        </w:rPr>
        <w:t>Page</w:t>
      </w:r>
    </w:p>
    <w:p w:rsidR="006A6FA5" w:rsidRPr="00FE683B" w:rsidRDefault="00FE683B" w:rsidP="006A6FA5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FE683B">
        <w:rPr>
          <w:rFonts w:ascii="宋体" w:hint="eastAsia"/>
          <w:color w:val="000000" w:themeColor="text1"/>
          <w:sz w:val="28"/>
        </w:rPr>
        <w:t>（2）</w:t>
      </w:r>
      <w:r w:rsidR="006A6FA5" w:rsidRPr="00FE683B">
        <w:rPr>
          <w:rFonts w:ascii="宋体" w:hint="eastAsia"/>
          <w:color w:val="000000" w:themeColor="text1"/>
          <w:sz w:val="28"/>
        </w:rPr>
        <w:t>优先填写客户提供的拒收报告号，如无，按：R-项目</w:t>
      </w:r>
      <w:r w:rsidR="006A6FA5">
        <w:rPr>
          <w:rFonts w:ascii="宋体" w:hint="eastAsia"/>
          <w:color w:val="000000" w:themeColor="text1"/>
          <w:sz w:val="28"/>
        </w:rPr>
        <w:t>代码</w:t>
      </w:r>
      <w:r w:rsidR="006A6FA5" w:rsidRPr="00FE683B">
        <w:rPr>
          <w:rFonts w:ascii="宋体" w:hint="eastAsia"/>
          <w:color w:val="000000" w:themeColor="text1"/>
          <w:sz w:val="28"/>
        </w:rPr>
        <w:t>+年份+</w:t>
      </w:r>
      <w:r w:rsidR="006A6FA5">
        <w:rPr>
          <w:rFonts w:ascii="宋体" w:hint="eastAsia"/>
          <w:color w:val="000000" w:themeColor="text1"/>
          <w:sz w:val="28"/>
        </w:rPr>
        <w:t>3位</w:t>
      </w:r>
      <w:r w:rsidR="006A6FA5" w:rsidRPr="00FE683B">
        <w:rPr>
          <w:rFonts w:ascii="宋体" w:hint="eastAsia"/>
          <w:color w:val="000000" w:themeColor="text1"/>
          <w:sz w:val="28"/>
        </w:rPr>
        <w:t>流水号</w:t>
      </w:r>
      <w:r w:rsidR="00C372B8">
        <w:rPr>
          <w:rFonts w:ascii="宋体" w:hint="eastAsia"/>
          <w:color w:val="000000" w:themeColor="text1"/>
          <w:sz w:val="28"/>
        </w:rPr>
        <w:t>(001开始)</w:t>
      </w:r>
      <w:r w:rsidR="006A6FA5" w:rsidRPr="00FE683B">
        <w:rPr>
          <w:rFonts w:ascii="宋体" w:hint="eastAsia"/>
          <w:color w:val="000000" w:themeColor="text1"/>
          <w:sz w:val="28"/>
        </w:rPr>
        <w:t>,更改单格式在后缀增加“/G+</w:t>
      </w:r>
      <w:r w:rsidR="006A6FA5">
        <w:rPr>
          <w:rFonts w:ascii="宋体" w:hint="eastAsia"/>
          <w:color w:val="000000" w:themeColor="text1"/>
          <w:sz w:val="28"/>
        </w:rPr>
        <w:t>流水号”</w:t>
      </w:r>
      <w:r w:rsidR="006A6FA5" w:rsidRPr="00FE683B">
        <w:rPr>
          <w:rFonts w:ascii="宋体" w:hint="eastAsia"/>
          <w:color w:val="000000" w:themeColor="text1"/>
          <w:sz w:val="28"/>
        </w:rPr>
        <w:t>,实例：“</w:t>
      </w:r>
      <w:r w:rsidR="006A6FA5" w:rsidRPr="00FE683B">
        <w:rPr>
          <w:rFonts w:ascii="宋体"/>
          <w:color w:val="000000" w:themeColor="text1"/>
          <w:sz w:val="28"/>
        </w:rPr>
        <w:t>R-</w:t>
      </w:r>
      <w:r w:rsidR="006A6FA5">
        <w:rPr>
          <w:rFonts w:ascii="宋体" w:hint="eastAsia"/>
          <w:color w:val="000000" w:themeColor="text1"/>
          <w:sz w:val="28"/>
        </w:rPr>
        <w:t>S19</w:t>
      </w:r>
      <w:r w:rsidR="006A6FA5" w:rsidRPr="00FE683B">
        <w:rPr>
          <w:rFonts w:ascii="宋体"/>
          <w:color w:val="000000" w:themeColor="text1"/>
          <w:sz w:val="28"/>
        </w:rPr>
        <w:t>202</w:t>
      </w:r>
      <w:r w:rsidR="006A6FA5" w:rsidRPr="00FE683B">
        <w:rPr>
          <w:rFonts w:ascii="宋体" w:hint="eastAsia"/>
          <w:color w:val="000000" w:themeColor="text1"/>
          <w:sz w:val="28"/>
        </w:rPr>
        <w:t>5</w:t>
      </w:r>
      <w:r w:rsidR="006A6FA5" w:rsidRPr="00FE683B">
        <w:rPr>
          <w:rFonts w:ascii="宋体"/>
          <w:color w:val="000000" w:themeColor="text1"/>
          <w:sz w:val="28"/>
        </w:rPr>
        <w:t>0</w:t>
      </w:r>
      <w:r w:rsidR="006A6FA5" w:rsidRPr="00FE683B">
        <w:rPr>
          <w:rFonts w:ascii="宋体" w:hint="eastAsia"/>
          <w:color w:val="000000" w:themeColor="text1"/>
          <w:sz w:val="28"/>
        </w:rPr>
        <w:t>01</w:t>
      </w:r>
      <w:r w:rsidR="006A6FA5" w:rsidRPr="00FE683B">
        <w:rPr>
          <w:rFonts w:ascii="宋体"/>
          <w:color w:val="000000" w:themeColor="text1"/>
          <w:sz w:val="28"/>
        </w:rPr>
        <w:t>/G1</w:t>
      </w:r>
      <w:r w:rsidR="006A6FA5" w:rsidRPr="00FE683B">
        <w:rPr>
          <w:rFonts w:ascii="宋体" w:hint="eastAsia"/>
          <w:color w:val="000000" w:themeColor="text1"/>
          <w:sz w:val="28"/>
        </w:rPr>
        <w:t>”。</w:t>
      </w:r>
    </w:p>
    <w:p w:rsidR="006A6FA5" w:rsidRPr="00FE683B" w:rsidRDefault="006A6FA5" w:rsidP="006A6FA5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FE683B">
        <w:rPr>
          <w:rFonts w:ascii="Times New Roman" w:hAnsi="Times New Roman" w:hint="eastAsia"/>
          <w:color w:val="000000" w:themeColor="text1"/>
          <w:sz w:val="24"/>
        </w:rPr>
        <w:t xml:space="preserve">Fill in the </w:t>
      </w:r>
      <w:r w:rsidRPr="00FE683B">
        <w:rPr>
          <w:rFonts w:ascii="Times New Roman" w:hAnsi="Times New Roman"/>
          <w:color w:val="000000" w:themeColor="text1"/>
          <w:sz w:val="24"/>
        </w:rPr>
        <w:t>Nonconformance</w:t>
      </w:r>
      <w:r w:rsidRPr="00FE683B">
        <w:rPr>
          <w:rFonts w:ascii="Times New Roman" w:hAnsi="Times New Roman" w:hint="eastAsia"/>
          <w:color w:val="000000" w:themeColor="text1"/>
          <w:sz w:val="24"/>
        </w:rPr>
        <w:t xml:space="preserve"> Code</w:t>
      </w:r>
      <w:r w:rsidRPr="00FE683B">
        <w:rPr>
          <w:rFonts w:ascii="Times New Roman" w:hAnsi="Times New Roman" w:hint="eastAsia"/>
          <w:color w:val="000000" w:themeColor="text1"/>
          <w:sz w:val="24"/>
        </w:rPr>
        <w:t>，</w:t>
      </w:r>
      <w:r w:rsidRPr="00FE683B">
        <w:rPr>
          <w:rFonts w:ascii="Times New Roman" w:hAnsi="Times New Roman"/>
          <w:color w:val="000000" w:themeColor="text1"/>
          <w:sz w:val="24"/>
        </w:rPr>
        <w:t>"R-Project Code + Year +</w:t>
      </w:r>
      <w:r w:rsidR="00C372B8">
        <w:rPr>
          <w:rFonts w:ascii="Times New Roman" w:hAnsi="Times New Roman" w:hint="eastAsia"/>
          <w:color w:val="000000" w:themeColor="text1"/>
          <w:sz w:val="24"/>
        </w:rPr>
        <w:t>3</w:t>
      </w:r>
      <w:r w:rsidRPr="00FE683B">
        <w:rPr>
          <w:rFonts w:ascii="Times New Roman" w:hAnsi="Times New Roman"/>
          <w:color w:val="000000" w:themeColor="text1"/>
          <w:sz w:val="24"/>
        </w:rPr>
        <w:t xml:space="preserve"> Flow Number</w:t>
      </w:r>
      <w:r w:rsidR="00C372B8">
        <w:rPr>
          <w:rFonts w:ascii="Times New Roman" w:hAnsi="Times New Roman" w:hint="eastAsia"/>
          <w:color w:val="000000" w:themeColor="text1"/>
          <w:sz w:val="24"/>
        </w:rPr>
        <w:t>（</w:t>
      </w:r>
      <w:r w:rsidR="00C372B8">
        <w:rPr>
          <w:rFonts w:ascii="Times New Roman" w:hAnsi="Times New Roman" w:hint="eastAsia"/>
          <w:color w:val="000000" w:themeColor="text1"/>
          <w:sz w:val="24"/>
        </w:rPr>
        <w:t>start with 001</w:t>
      </w:r>
      <w:r w:rsidR="00C372B8">
        <w:rPr>
          <w:rFonts w:ascii="Times New Roman" w:hAnsi="Times New Roman" w:hint="eastAsia"/>
          <w:color w:val="000000" w:themeColor="text1"/>
          <w:sz w:val="24"/>
        </w:rPr>
        <w:t>）</w:t>
      </w:r>
      <w:r w:rsidRPr="00FE683B">
        <w:rPr>
          <w:rFonts w:ascii="Times New Roman" w:hAnsi="Times New Roman"/>
          <w:color w:val="000000" w:themeColor="text1"/>
          <w:sz w:val="24"/>
        </w:rPr>
        <w:t xml:space="preserve">, with the change log format appended as “/G + Flow Number”, for example: </w:t>
      </w:r>
      <w:r w:rsidRPr="00C54938">
        <w:rPr>
          <w:rFonts w:ascii="Times New Roman" w:hAnsi="Times New Roman"/>
          <w:color w:val="000000" w:themeColor="text1"/>
          <w:sz w:val="24"/>
        </w:rPr>
        <w:t>“R-WRJ2025001/G1”.</w:t>
      </w:r>
    </w:p>
    <w:p w:rsidR="004D0F14" w:rsidRPr="00FE683B" w:rsidRDefault="001603C0" w:rsidP="006A6FA5">
      <w:pPr>
        <w:spacing w:line="440" w:lineRule="exact"/>
        <w:ind w:leftChars="200" w:left="420"/>
        <w:rPr>
          <w:rFonts w:ascii="黑体" w:eastAsia="黑体"/>
          <w:color w:val="000000" w:themeColor="text1"/>
          <w:sz w:val="28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3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B034F9" w:rsidRPr="00FE683B">
        <w:rPr>
          <w:rFonts w:ascii="宋体" w:hint="eastAsia"/>
          <w:color w:val="000000" w:themeColor="text1"/>
          <w:sz w:val="28"/>
        </w:rPr>
        <w:t>飞机型号</w:t>
      </w:r>
      <w:r w:rsidRPr="00FE683B">
        <w:rPr>
          <w:rFonts w:ascii="宋体" w:hint="eastAsia"/>
          <w:color w:val="000000" w:themeColor="text1"/>
          <w:sz w:val="28"/>
        </w:rPr>
        <w:t>。</w:t>
      </w:r>
    </w:p>
    <w:p w:rsidR="004D0F14" w:rsidRPr="00FE683B" w:rsidRDefault="0067771A" w:rsidP="00022419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8823DF" w:rsidRPr="00FE683B">
        <w:rPr>
          <w:rFonts w:ascii="Times New Roman" w:hAnsi="Times New Roman" w:hint="eastAsia"/>
          <w:color w:val="000000" w:themeColor="text1"/>
          <w:sz w:val="24"/>
        </w:rPr>
        <w:t>Airplane Model</w:t>
      </w:r>
    </w:p>
    <w:p w:rsidR="004D0F14" w:rsidRPr="00FE683B" w:rsidRDefault="001603C0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4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AE43BA" w:rsidRPr="00FE683B">
        <w:rPr>
          <w:rFonts w:ascii="宋体" w:hint="eastAsia"/>
          <w:color w:val="000000" w:themeColor="text1"/>
          <w:sz w:val="28"/>
        </w:rPr>
        <w:t>客户</w:t>
      </w:r>
      <w:r w:rsidR="006A6FA5">
        <w:rPr>
          <w:rFonts w:ascii="宋体" w:hint="eastAsia"/>
          <w:color w:val="000000" w:themeColor="text1"/>
          <w:sz w:val="28"/>
        </w:rPr>
        <w:t>或生产单位</w:t>
      </w:r>
      <w:r w:rsidR="00AE43BA" w:rsidRPr="00FE683B">
        <w:rPr>
          <w:rFonts w:ascii="宋体" w:hint="eastAsia"/>
          <w:color w:val="000000" w:themeColor="text1"/>
          <w:sz w:val="28"/>
        </w:rPr>
        <w:t>提供的</w:t>
      </w:r>
      <w:r w:rsidR="00652272" w:rsidRPr="00FE683B">
        <w:rPr>
          <w:rFonts w:ascii="宋体" w:hint="eastAsia"/>
          <w:color w:val="000000" w:themeColor="text1"/>
          <w:sz w:val="28"/>
        </w:rPr>
        <w:t>拒收报告号</w:t>
      </w:r>
      <w:r w:rsidR="00AE43BA" w:rsidRPr="00FE683B">
        <w:rPr>
          <w:rFonts w:ascii="宋体" w:hint="eastAsia"/>
          <w:color w:val="000000" w:themeColor="text1"/>
          <w:sz w:val="28"/>
        </w:rPr>
        <w:t>”</w:t>
      </w:r>
      <w:r w:rsidRPr="00FE683B">
        <w:rPr>
          <w:rFonts w:ascii="宋体" w:hint="eastAsia"/>
          <w:color w:val="000000" w:themeColor="text1"/>
          <w:sz w:val="28"/>
        </w:rPr>
        <w:t>。</w:t>
      </w:r>
    </w:p>
    <w:p w:rsidR="004D0F14" w:rsidRPr="00FE683B" w:rsidRDefault="0067771A" w:rsidP="00022419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FE683B">
        <w:rPr>
          <w:rFonts w:ascii="Times New Roman" w:hAnsi="Times New Roman" w:hint="eastAsia"/>
          <w:color w:val="000000" w:themeColor="text1"/>
          <w:sz w:val="24"/>
        </w:rPr>
        <w:t xml:space="preserve">Fill in the </w:t>
      </w:r>
      <w:r w:rsidR="00873D57" w:rsidRPr="00FE683B">
        <w:rPr>
          <w:rFonts w:ascii="Times New Roman" w:hAnsi="Times New Roman"/>
          <w:color w:val="000000" w:themeColor="text1"/>
          <w:sz w:val="24"/>
        </w:rPr>
        <w:t>Nonconformance</w:t>
      </w:r>
      <w:r w:rsidR="008823DF" w:rsidRPr="00FE683B">
        <w:rPr>
          <w:rFonts w:ascii="Times New Roman" w:hAnsi="Times New Roman" w:hint="eastAsia"/>
          <w:color w:val="000000" w:themeColor="text1"/>
          <w:sz w:val="24"/>
        </w:rPr>
        <w:t xml:space="preserve"> Code</w:t>
      </w:r>
      <w:r w:rsidR="006A6FA5">
        <w:rPr>
          <w:rFonts w:ascii="Times New Roman" w:hAnsi="Times New Roman" w:hint="eastAsia"/>
          <w:color w:val="000000" w:themeColor="text1"/>
          <w:sz w:val="24"/>
        </w:rPr>
        <w:t xml:space="preserve"> come from </w:t>
      </w:r>
      <w:r w:rsidR="006A6FA5">
        <w:rPr>
          <w:rFonts w:ascii="Times New Roman" w:hAnsi="Times New Roman"/>
          <w:color w:val="000000" w:themeColor="text1"/>
          <w:sz w:val="24"/>
        </w:rPr>
        <w:t>customer</w:t>
      </w:r>
      <w:r w:rsidR="006A6FA5">
        <w:rPr>
          <w:rFonts w:ascii="Times New Roman" w:hAnsi="Times New Roman" w:hint="eastAsia"/>
          <w:color w:val="000000" w:themeColor="text1"/>
          <w:sz w:val="24"/>
        </w:rPr>
        <w:t>s or shops</w:t>
      </w:r>
      <w:r w:rsidR="005A01A6" w:rsidRPr="00C54938">
        <w:rPr>
          <w:rFonts w:ascii="Times New Roman" w:hAnsi="Times New Roman"/>
          <w:color w:val="000000" w:themeColor="text1"/>
          <w:sz w:val="24"/>
        </w:rPr>
        <w:t>.</w:t>
      </w:r>
    </w:p>
    <w:p w:rsidR="004D0F14" w:rsidRPr="00FE683B" w:rsidRDefault="001603C0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5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8823DF" w:rsidRPr="00FE683B">
        <w:rPr>
          <w:rFonts w:ascii="宋体" w:hint="eastAsia"/>
          <w:color w:val="000000" w:themeColor="text1"/>
          <w:sz w:val="28"/>
        </w:rPr>
        <w:t>图号</w:t>
      </w:r>
      <w:r w:rsidR="00C54938">
        <w:rPr>
          <w:rFonts w:ascii="宋体" w:hint="eastAsia"/>
          <w:color w:val="000000" w:themeColor="text1"/>
          <w:sz w:val="28"/>
        </w:rPr>
        <w:t>，页次及版次信息</w:t>
      </w:r>
      <w:r w:rsidRPr="00FE683B">
        <w:rPr>
          <w:rFonts w:ascii="宋体" w:hint="eastAsia"/>
          <w:color w:val="000000" w:themeColor="text1"/>
          <w:sz w:val="28"/>
        </w:rPr>
        <w:t>。</w:t>
      </w:r>
    </w:p>
    <w:p w:rsidR="004D0F14" w:rsidRDefault="0067771A" w:rsidP="00022419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sz w:val="24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</w:t>
      </w:r>
      <w:r w:rsidR="008823DF" w:rsidRPr="00FE683B">
        <w:rPr>
          <w:rFonts w:ascii="Times New Roman" w:hAnsi="Times New Roman"/>
          <w:color w:val="000000" w:themeColor="text1"/>
          <w:sz w:val="24"/>
        </w:rPr>
        <w:t>D</w:t>
      </w:r>
      <w:r w:rsidR="008823DF" w:rsidRPr="00FE683B">
        <w:rPr>
          <w:rFonts w:ascii="Times New Roman" w:hAnsi="Times New Roman" w:hint="eastAsia"/>
          <w:color w:val="000000" w:themeColor="text1"/>
          <w:sz w:val="24"/>
        </w:rPr>
        <w:t>rawing</w:t>
      </w:r>
      <w:r w:rsidR="008823DF" w:rsidRPr="00FE683B">
        <w:rPr>
          <w:rFonts w:ascii="Times New Roman" w:hAnsi="Times New Roman"/>
          <w:color w:val="000000" w:themeColor="text1"/>
          <w:sz w:val="24"/>
        </w:rPr>
        <w:t xml:space="preserve"> Number</w:t>
      </w:r>
      <w:r w:rsidR="00C54938">
        <w:rPr>
          <w:rFonts w:ascii="Times New Roman" w:hAnsi="Times New Roman" w:hint="eastAsia"/>
          <w:color w:val="000000" w:themeColor="text1"/>
          <w:sz w:val="24"/>
        </w:rPr>
        <w:t>，</w:t>
      </w:r>
      <w:r w:rsidR="00C54938">
        <w:rPr>
          <w:rFonts w:ascii="Times New Roman" w:hAnsi="Times New Roman" w:hint="eastAsia"/>
          <w:color w:val="000000" w:themeColor="text1"/>
          <w:sz w:val="24"/>
        </w:rPr>
        <w:t>Sheet and Rev.</w:t>
      </w:r>
    </w:p>
    <w:p w:rsidR="004D0F14" w:rsidRPr="00FE683B" w:rsidRDefault="001603C0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6</w:t>
      </w:r>
      <w:r w:rsidRPr="00FE683B">
        <w:rPr>
          <w:rFonts w:ascii="宋体" w:hint="eastAsia"/>
          <w:color w:val="000000" w:themeColor="text1"/>
          <w:sz w:val="28"/>
        </w:rPr>
        <w:t>）填写架次号。</w:t>
      </w:r>
    </w:p>
    <w:p w:rsidR="004D0F14" w:rsidRPr="00FE683B" w:rsidRDefault="0067771A" w:rsidP="00022419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Production Sequence</w:t>
      </w:r>
    </w:p>
    <w:p w:rsidR="004D0F14" w:rsidRPr="00FE683B" w:rsidRDefault="001603C0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7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8823DF" w:rsidRPr="00FE683B">
        <w:rPr>
          <w:rFonts w:ascii="宋体" w:hint="eastAsia"/>
          <w:color w:val="000000" w:themeColor="text1"/>
          <w:sz w:val="28"/>
        </w:rPr>
        <w:t>偏差过程</w:t>
      </w:r>
      <w:r w:rsidRPr="00FE683B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4D0F14" w:rsidRPr="00FE683B" w:rsidRDefault="0067771A" w:rsidP="00022419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8823DF" w:rsidRPr="00FE683B">
        <w:rPr>
          <w:rFonts w:hint="eastAsia"/>
          <w:color w:val="000000" w:themeColor="text1"/>
          <w:sz w:val="24"/>
        </w:rPr>
        <w:t>Process</w:t>
      </w:r>
    </w:p>
    <w:p w:rsidR="004D0F14" w:rsidRPr="00FE683B" w:rsidRDefault="001603C0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8</w:t>
      </w:r>
      <w:r w:rsidRPr="00FE683B">
        <w:rPr>
          <w:rFonts w:ascii="宋体" w:hint="eastAsia"/>
          <w:color w:val="000000" w:themeColor="text1"/>
          <w:sz w:val="28"/>
        </w:rPr>
        <w:t>）</w:t>
      </w:r>
      <w:r w:rsidR="008823DF" w:rsidRPr="00FE683B">
        <w:rPr>
          <w:rFonts w:ascii="宋体" w:hint="eastAsia"/>
          <w:color w:val="000000" w:themeColor="text1"/>
          <w:sz w:val="28"/>
        </w:rPr>
        <w:t>填写</w:t>
      </w:r>
      <w:r w:rsidR="00DE2C7A">
        <w:rPr>
          <w:rFonts w:ascii="宋体" w:hint="eastAsia"/>
          <w:color w:val="000000" w:themeColor="text1"/>
          <w:sz w:val="28"/>
        </w:rPr>
        <w:t>故障内容</w:t>
      </w:r>
      <w:r w:rsidR="008823DF" w:rsidRPr="00FE683B">
        <w:rPr>
          <w:rFonts w:ascii="宋体" w:hAnsi="宋体" w:hint="eastAsia"/>
          <w:color w:val="000000" w:themeColor="text1"/>
          <w:sz w:val="28"/>
          <w:szCs w:val="28"/>
        </w:rPr>
        <w:t>详细描述</w:t>
      </w:r>
      <w:r w:rsidR="00FE683B" w:rsidRPr="00FE683B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540B5D" w:rsidRPr="00FE683B" w:rsidRDefault="008823DF" w:rsidP="00FE683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FE683B">
        <w:rPr>
          <w:rFonts w:ascii="Times New Roman" w:hAnsi="Times New Roman" w:hint="eastAsia"/>
          <w:color w:val="000000" w:themeColor="text1"/>
          <w:sz w:val="24"/>
        </w:rPr>
        <w:t>Detailed Description Of Discrepancy</w:t>
      </w:r>
    </w:p>
    <w:p w:rsidR="00C165F3" w:rsidRPr="00FE683B" w:rsidRDefault="00C165F3" w:rsidP="00C165F3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9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540B5D" w:rsidRPr="00FE683B">
        <w:rPr>
          <w:rFonts w:ascii="宋体" w:hint="eastAsia"/>
          <w:color w:val="000000" w:themeColor="text1"/>
          <w:sz w:val="28"/>
        </w:rPr>
        <w:t>处置说明</w:t>
      </w:r>
      <w:r w:rsidR="005E47A0" w:rsidRPr="00FE683B">
        <w:rPr>
          <w:rFonts w:ascii="宋体" w:hint="eastAsia"/>
          <w:color w:val="000000" w:themeColor="text1"/>
          <w:sz w:val="28"/>
        </w:rPr>
        <w:t>，对飞机性能、结构寿命、维护性、损伤容限</w:t>
      </w:r>
      <w:r w:rsidR="00C42E42" w:rsidRPr="00FE683B">
        <w:rPr>
          <w:rFonts w:ascii="宋体" w:hint="eastAsia"/>
          <w:color w:val="000000" w:themeColor="text1"/>
          <w:sz w:val="28"/>
        </w:rPr>
        <w:t>、</w:t>
      </w:r>
      <w:r w:rsidR="005E47A0" w:rsidRPr="00FE683B">
        <w:rPr>
          <w:rFonts w:ascii="宋体" w:hint="eastAsia"/>
          <w:color w:val="000000" w:themeColor="text1"/>
          <w:sz w:val="28"/>
        </w:rPr>
        <w:t>飞机外观、阶差、可见表面间隙、互换性、潜在降低返修能力有</w:t>
      </w:r>
      <w:r w:rsidR="00C42E42">
        <w:rPr>
          <w:rFonts w:ascii="宋体" w:hint="eastAsia"/>
          <w:color w:val="000000" w:themeColor="text1"/>
          <w:sz w:val="28"/>
        </w:rPr>
        <w:t>重大</w:t>
      </w:r>
      <w:r w:rsidR="005E47A0" w:rsidRPr="00FE683B">
        <w:rPr>
          <w:rFonts w:ascii="宋体" w:hint="eastAsia"/>
          <w:color w:val="000000" w:themeColor="text1"/>
          <w:sz w:val="28"/>
        </w:rPr>
        <w:t>影响</w:t>
      </w:r>
      <w:r w:rsidR="00C42E42">
        <w:rPr>
          <w:rFonts w:ascii="宋体" w:hint="eastAsia"/>
          <w:color w:val="000000" w:themeColor="text1"/>
          <w:sz w:val="28"/>
        </w:rPr>
        <w:t>的选择R，有较小影响的</w:t>
      </w:r>
      <w:r w:rsidR="005E47A0" w:rsidRPr="00FE683B">
        <w:rPr>
          <w:rFonts w:ascii="宋体" w:hint="eastAsia"/>
          <w:color w:val="000000" w:themeColor="text1"/>
          <w:sz w:val="28"/>
        </w:rPr>
        <w:t>选择C</w:t>
      </w:r>
      <w:r w:rsidR="001B2B9D">
        <w:rPr>
          <w:rFonts w:ascii="宋体" w:hint="eastAsia"/>
          <w:color w:val="000000" w:themeColor="text1"/>
          <w:sz w:val="28"/>
        </w:rPr>
        <w:t>，</w:t>
      </w:r>
      <w:r w:rsidR="00983F1F">
        <w:rPr>
          <w:rFonts w:ascii="宋体" w:hint="eastAsia"/>
          <w:color w:val="000000" w:themeColor="text1"/>
          <w:sz w:val="28"/>
        </w:rPr>
        <w:t>具体规定</w:t>
      </w:r>
      <w:r w:rsidR="001B2B9D">
        <w:rPr>
          <w:rFonts w:ascii="宋体" w:hint="eastAsia"/>
          <w:color w:val="000000" w:themeColor="text1"/>
          <w:sz w:val="28"/>
        </w:rPr>
        <w:t>见程序</w:t>
      </w:r>
      <w:r w:rsidRPr="00FE683B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C165F3" w:rsidRPr="00C42E42" w:rsidRDefault="00C165F3" w:rsidP="00C42E42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sz w:val="24"/>
        </w:rPr>
      </w:pPr>
      <w:r w:rsidRPr="00C42E42">
        <w:rPr>
          <w:rFonts w:ascii="Times New Roman" w:hAnsi="Times New Roman" w:hint="eastAsia"/>
          <w:color w:val="000000" w:themeColor="text1"/>
          <w:sz w:val="24"/>
        </w:rPr>
        <w:t xml:space="preserve">Fill in the </w:t>
      </w:r>
      <w:r w:rsidR="00540B5D" w:rsidRPr="00C42E42">
        <w:rPr>
          <w:rFonts w:ascii="Times New Roman" w:hAnsi="Times New Roman" w:hint="eastAsia"/>
          <w:color w:val="000000" w:themeColor="text1"/>
          <w:sz w:val="24"/>
        </w:rPr>
        <w:t>Disposition Instructions</w:t>
      </w:r>
      <w:r w:rsidR="005A01A6" w:rsidRPr="00C42E42">
        <w:rPr>
          <w:rFonts w:ascii="Times New Roman" w:hAnsi="Times New Roman" w:hint="eastAsia"/>
          <w:color w:val="000000" w:themeColor="text1"/>
          <w:sz w:val="24"/>
        </w:rPr>
        <w:t>，</w:t>
      </w:r>
      <w:r w:rsidR="00C42E42" w:rsidRPr="00C42E42">
        <w:rPr>
          <w:rFonts w:ascii="Times New Roman" w:hAnsi="Times New Roman"/>
          <w:color w:val="000000" w:themeColor="text1"/>
          <w:sz w:val="24"/>
        </w:rPr>
        <w:t>for major impacts on aspects like aircraft performance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lifespan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maintainability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and damage tolerance</w:t>
      </w:r>
      <w:r w:rsidR="00C42E42" w:rsidRPr="00C42E42">
        <w:rPr>
          <w:rFonts w:ascii="Times New Roman" w:hAnsi="Times New Roman" w:hint="eastAsia"/>
          <w:color w:val="000000" w:themeColor="text1"/>
          <w:sz w:val="24"/>
        </w:rPr>
        <w:t xml:space="preserve"> </w:t>
      </w:r>
      <w:r w:rsidR="00C42E42" w:rsidRPr="00C42E42">
        <w:rPr>
          <w:rFonts w:ascii="Times New Roman" w:hAnsi="Times New Roman"/>
          <w:color w:val="000000" w:themeColor="text1"/>
          <w:sz w:val="24"/>
        </w:rPr>
        <w:t>and for minor impacts such as appearance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step differences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visible surface gaps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swapping</w:t>
      </w:r>
      <w:r w:rsidR="00C42E42" w:rsidRPr="00C42E42">
        <w:rPr>
          <w:rFonts w:ascii="Times New Roman" w:hAnsi="Times New Roman"/>
          <w:color w:val="000000" w:themeColor="text1"/>
          <w:sz w:val="24"/>
        </w:rPr>
        <w:t>、</w:t>
      </w:r>
      <w:r w:rsidR="00C42E42" w:rsidRPr="00C42E42">
        <w:rPr>
          <w:rFonts w:ascii="Times New Roman" w:hAnsi="Times New Roman"/>
          <w:color w:val="000000" w:themeColor="text1"/>
          <w:sz w:val="24"/>
        </w:rPr>
        <w:t>and potential reduction in reparability</w:t>
      </w:r>
      <w:r w:rsidR="00C42E42" w:rsidRPr="00C42E42">
        <w:rPr>
          <w:rFonts w:ascii="Times New Roman" w:hAnsi="Times New Roman"/>
          <w:color w:val="000000" w:themeColor="text1"/>
          <w:sz w:val="24"/>
        </w:rPr>
        <w:t>）</w:t>
      </w:r>
      <w:r w:rsidR="00C42E42" w:rsidRPr="00C42E42">
        <w:rPr>
          <w:rFonts w:ascii="Times New Roman" w:hAnsi="Times New Roman" w:hint="eastAsia"/>
          <w:color w:val="000000" w:themeColor="text1"/>
          <w:sz w:val="24"/>
        </w:rPr>
        <w:t>，</w:t>
      </w:r>
      <w:r w:rsidR="00C42E42" w:rsidRPr="00C42E42">
        <w:rPr>
          <w:rFonts w:ascii="Times New Roman" w:hAnsi="Times New Roman"/>
          <w:color w:val="000000" w:themeColor="text1"/>
          <w:sz w:val="24"/>
        </w:rPr>
        <w:t>Major</w:t>
      </w:r>
      <w:r w:rsidR="00C42E42" w:rsidRPr="00C42E42">
        <w:rPr>
          <w:rFonts w:ascii="Times New Roman" w:hAnsi="Times New Roman" w:hint="eastAsia"/>
          <w:color w:val="000000" w:themeColor="text1"/>
          <w:sz w:val="24"/>
        </w:rPr>
        <w:t xml:space="preserve"> for R</w:t>
      </w:r>
      <w:r w:rsidR="00C42E42" w:rsidRPr="00C42E42">
        <w:rPr>
          <w:rFonts w:ascii="Times New Roman" w:hAnsi="Times New Roman" w:hint="eastAsia"/>
          <w:color w:val="000000" w:themeColor="text1"/>
          <w:sz w:val="24"/>
        </w:rPr>
        <w:t>，</w:t>
      </w:r>
      <w:r w:rsidR="00C42E42" w:rsidRPr="00C42E42">
        <w:rPr>
          <w:rFonts w:ascii="Times New Roman" w:hAnsi="Times New Roman" w:hint="eastAsia"/>
          <w:color w:val="000000" w:themeColor="text1"/>
          <w:sz w:val="24"/>
        </w:rPr>
        <w:t>Minor for C</w:t>
      </w:r>
      <w:r w:rsidR="00192DA2">
        <w:rPr>
          <w:rFonts w:ascii="Times New Roman" w:hAnsi="Times New Roman" w:hint="eastAsia"/>
          <w:color w:val="000000" w:themeColor="text1"/>
          <w:sz w:val="24"/>
        </w:rPr>
        <w:t xml:space="preserve">. </w:t>
      </w:r>
      <w:r w:rsidR="00361853">
        <w:rPr>
          <w:rFonts w:ascii="Times New Roman" w:hAnsi="Times New Roman" w:hint="eastAsia"/>
          <w:color w:val="000000" w:themeColor="text1"/>
          <w:sz w:val="24"/>
        </w:rPr>
        <w:t xml:space="preserve">details see the </w:t>
      </w:r>
      <w:r w:rsidR="00361853" w:rsidRPr="00361853">
        <w:rPr>
          <w:rFonts w:ascii="Times New Roman" w:hAnsi="Times New Roman" w:hint="eastAsia"/>
          <w:color w:val="000000" w:themeColor="text1"/>
          <w:sz w:val="24"/>
        </w:rPr>
        <w:t>Management Procedure</w:t>
      </w:r>
      <w:r w:rsidR="00361853">
        <w:rPr>
          <w:rFonts w:ascii="Times New Roman" w:hAnsi="Times New Roman" w:hint="eastAsia"/>
          <w:color w:val="000000" w:themeColor="text1"/>
          <w:sz w:val="24"/>
        </w:rPr>
        <w:t>.</w:t>
      </w:r>
    </w:p>
    <w:p w:rsidR="00C165F3" w:rsidRPr="00FE683B" w:rsidRDefault="00C165F3" w:rsidP="00C165F3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FE683B">
        <w:rPr>
          <w:rFonts w:ascii="宋体" w:hint="eastAsia"/>
          <w:color w:val="000000" w:themeColor="text1"/>
          <w:sz w:val="28"/>
        </w:rPr>
        <w:t>（1</w:t>
      </w:r>
      <w:r w:rsidR="00FE683B" w:rsidRPr="00FE683B">
        <w:rPr>
          <w:rFonts w:ascii="宋体" w:hint="eastAsia"/>
          <w:color w:val="000000" w:themeColor="text1"/>
          <w:sz w:val="28"/>
        </w:rPr>
        <w:t>0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540B5D" w:rsidRPr="00FE683B">
        <w:rPr>
          <w:rFonts w:ascii="宋体" w:hAnsi="宋体" w:hint="eastAsia"/>
          <w:color w:val="000000" w:themeColor="text1"/>
          <w:sz w:val="28"/>
          <w:szCs w:val="28"/>
        </w:rPr>
        <w:t>工程处置</w:t>
      </w:r>
      <w:r w:rsidR="009F4599" w:rsidRPr="00FE683B">
        <w:rPr>
          <w:rFonts w:ascii="宋体" w:hAnsi="宋体" w:hint="eastAsia"/>
          <w:color w:val="000000" w:themeColor="text1"/>
          <w:sz w:val="28"/>
          <w:szCs w:val="28"/>
        </w:rPr>
        <w:t>签名</w:t>
      </w:r>
      <w:r w:rsidRPr="00FE683B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540B5D" w:rsidRPr="00FE683B" w:rsidRDefault="00540B5D" w:rsidP="00540B5D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</w:t>
      </w:r>
      <w:r w:rsidR="001A3C77"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the signature</w:t>
      </w:r>
      <w:r w:rsidR="007F2329">
        <w:rPr>
          <w:rFonts w:ascii="Times New Roman" w:hAnsi="Times New Roman" w:hint="eastAsia"/>
          <w:color w:val="000000" w:themeColor="text1"/>
          <w:sz w:val="24"/>
        </w:rPr>
        <w:t>.</w:t>
      </w:r>
    </w:p>
    <w:p w:rsidR="00C165F3" w:rsidRPr="00FE683B" w:rsidRDefault="00C165F3" w:rsidP="00C165F3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FE683B">
        <w:rPr>
          <w:rFonts w:ascii="宋体" w:hint="eastAsia"/>
          <w:color w:val="000000" w:themeColor="text1"/>
          <w:sz w:val="28"/>
        </w:rPr>
        <w:t>（1</w:t>
      </w:r>
      <w:r w:rsidR="00FE683B" w:rsidRPr="00FE683B">
        <w:rPr>
          <w:rFonts w:ascii="宋体" w:hint="eastAsia"/>
          <w:color w:val="000000" w:themeColor="text1"/>
          <w:sz w:val="28"/>
        </w:rPr>
        <w:t>1</w:t>
      </w:r>
      <w:r w:rsidRPr="00FE683B">
        <w:rPr>
          <w:rFonts w:ascii="宋体" w:hint="eastAsia"/>
          <w:color w:val="000000" w:themeColor="text1"/>
          <w:sz w:val="28"/>
        </w:rPr>
        <w:t>）填写</w:t>
      </w:r>
      <w:r w:rsidR="00540B5D" w:rsidRPr="00FE683B">
        <w:rPr>
          <w:rFonts w:ascii="宋体" w:hint="eastAsia"/>
          <w:color w:val="000000" w:themeColor="text1"/>
          <w:sz w:val="28"/>
        </w:rPr>
        <w:t>工程批准</w:t>
      </w:r>
      <w:r w:rsidR="009F4599" w:rsidRPr="00FE683B">
        <w:rPr>
          <w:rFonts w:ascii="宋体" w:hAnsi="宋体" w:hint="eastAsia"/>
          <w:color w:val="000000" w:themeColor="text1"/>
          <w:sz w:val="28"/>
          <w:szCs w:val="28"/>
        </w:rPr>
        <w:t>签名</w:t>
      </w:r>
      <w:r w:rsidR="00AE43BA" w:rsidRPr="00FE683B">
        <w:rPr>
          <w:rFonts w:ascii="宋体" w:hAnsi="宋体" w:hint="eastAsia"/>
          <w:color w:val="000000" w:themeColor="text1"/>
          <w:sz w:val="28"/>
          <w:szCs w:val="28"/>
        </w:rPr>
        <w:t>，需为</w:t>
      </w:r>
      <w:r w:rsidR="00C115CA" w:rsidRPr="00FE683B">
        <w:rPr>
          <w:rFonts w:ascii="宋体" w:hAnsi="宋体" w:hint="eastAsia"/>
          <w:color w:val="000000" w:themeColor="text1"/>
          <w:sz w:val="28"/>
          <w:szCs w:val="28"/>
        </w:rPr>
        <w:t>正式</w:t>
      </w:r>
      <w:r w:rsidR="00AE43BA" w:rsidRPr="00FE683B">
        <w:rPr>
          <w:rFonts w:ascii="宋体" w:hAnsi="宋体" w:hint="eastAsia"/>
          <w:color w:val="000000" w:themeColor="text1"/>
          <w:sz w:val="28"/>
          <w:szCs w:val="28"/>
        </w:rPr>
        <w:t>授权人员</w:t>
      </w:r>
      <w:r w:rsidRPr="00FE683B">
        <w:rPr>
          <w:rFonts w:ascii="宋体" w:hint="eastAsia"/>
          <w:color w:val="000000" w:themeColor="text1"/>
          <w:sz w:val="28"/>
        </w:rPr>
        <w:t>。</w:t>
      </w:r>
    </w:p>
    <w:p w:rsidR="00540B5D" w:rsidRPr="00FE683B" w:rsidRDefault="00540B5D" w:rsidP="00540B5D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1A3C77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signature</w:t>
      </w:r>
      <w:r w:rsidR="001A3C77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5A01A6"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must be</w:t>
      </w:r>
      <w:r w:rsidR="005A01A6"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 xml:space="preserve"> authorization. </w:t>
      </w:r>
    </w:p>
    <w:p w:rsidR="00C165F3" w:rsidRPr="00FE683B" w:rsidRDefault="00C165F3" w:rsidP="00C165F3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FE683B">
        <w:rPr>
          <w:rFonts w:ascii="宋体" w:hint="eastAsia"/>
          <w:color w:val="000000" w:themeColor="text1"/>
          <w:sz w:val="28"/>
        </w:rPr>
        <w:t>（1</w:t>
      </w:r>
      <w:r w:rsidR="00FE683B" w:rsidRPr="00FE683B">
        <w:rPr>
          <w:rFonts w:ascii="宋体" w:hint="eastAsia"/>
          <w:color w:val="000000" w:themeColor="text1"/>
          <w:sz w:val="28"/>
        </w:rPr>
        <w:t>2</w:t>
      </w:r>
      <w:r w:rsidRPr="00FE683B">
        <w:rPr>
          <w:rFonts w:ascii="宋体" w:hint="eastAsia"/>
          <w:color w:val="000000" w:themeColor="text1"/>
          <w:sz w:val="28"/>
        </w:rPr>
        <w:t>）</w:t>
      </w:r>
      <w:r w:rsidR="00B6739F" w:rsidRPr="00FE683B">
        <w:rPr>
          <w:rFonts w:ascii="宋体" w:hint="eastAsia"/>
          <w:color w:val="000000" w:themeColor="text1"/>
          <w:sz w:val="28"/>
        </w:rPr>
        <w:t>按需</w:t>
      </w:r>
      <w:r w:rsidRPr="00FE683B">
        <w:rPr>
          <w:rFonts w:ascii="宋体" w:hint="eastAsia"/>
          <w:color w:val="000000" w:themeColor="text1"/>
          <w:sz w:val="28"/>
        </w:rPr>
        <w:t>填写</w:t>
      </w:r>
      <w:r w:rsidR="00540B5D" w:rsidRPr="00FE683B">
        <w:rPr>
          <w:rFonts w:ascii="宋体" w:hint="eastAsia"/>
          <w:color w:val="000000" w:themeColor="text1"/>
          <w:sz w:val="28"/>
        </w:rPr>
        <w:t>会签</w:t>
      </w:r>
      <w:r w:rsidR="00F031AF" w:rsidRPr="00FE683B">
        <w:rPr>
          <w:rFonts w:ascii="宋体" w:hint="eastAsia"/>
          <w:color w:val="000000" w:themeColor="text1"/>
          <w:sz w:val="28"/>
        </w:rPr>
        <w:t>人员</w:t>
      </w:r>
      <w:r w:rsidR="009F4599" w:rsidRPr="00FE683B">
        <w:rPr>
          <w:rFonts w:ascii="宋体" w:hAnsi="宋体" w:hint="eastAsia"/>
          <w:color w:val="000000" w:themeColor="text1"/>
          <w:sz w:val="28"/>
          <w:szCs w:val="28"/>
        </w:rPr>
        <w:t>签名</w:t>
      </w:r>
      <w:r w:rsidR="00F031AF" w:rsidRPr="00FE683B">
        <w:rPr>
          <w:rFonts w:ascii="宋体" w:hAnsi="宋体" w:hint="eastAsia"/>
          <w:color w:val="000000" w:themeColor="text1"/>
          <w:sz w:val="28"/>
          <w:szCs w:val="28"/>
        </w:rPr>
        <w:t>，如</w:t>
      </w:r>
      <w:r w:rsidR="00162680" w:rsidRPr="002B4BFC">
        <w:rPr>
          <w:rFonts w:ascii="宋体" w:hAnsi="宋体" w:hint="eastAsia"/>
          <w:sz w:val="28"/>
          <w:szCs w:val="28"/>
        </w:rPr>
        <w:t>结构、强度、系统、重量与平衡、气动等</w:t>
      </w:r>
      <w:r w:rsidR="00162680" w:rsidRPr="002B4BFC">
        <w:rPr>
          <w:rFonts w:ascii="宋体" w:hAnsi="宋体" w:hint="eastAsia"/>
          <w:sz w:val="28"/>
          <w:szCs w:val="28"/>
        </w:rPr>
        <w:lastRenderedPageBreak/>
        <w:t>相关专业</w:t>
      </w:r>
      <w:r w:rsidR="00162680">
        <w:rPr>
          <w:rFonts w:ascii="宋体" w:hAnsi="宋体" w:hint="eastAsia"/>
          <w:sz w:val="28"/>
          <w:szCs w:val="28"/>
        </w:rPr>
        <w:t>人员</w:t>
      </w:r>
      <w:r w:rsidRPr="00FE683B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540B5D" w:rsidRPr="00FE683B" w:rsidRDefault="00540B5D" w:rsidP="00540B5D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1A3C77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signature</w:t>
      </w:r>
      <w:r w:rsidR="00E04F77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，</w:t>
      </w:r>
      <w:r w:rsidR="00E04F77" w:rsidRPr="00D72CBD">
        <w:rPr>
          <w:sz w:val="24"/>
        </w:rPr>
        <w:t>e.g. strength testing</w:t>
      </w:r>
      <w:r w:rsidR="00E04F77">
        <w:rPr>
          <w:rFonts w:hint="eastAsia"/>
          <w:sz w:val="24"/>
        </w:rPr>
        <w:t>，</w:t>
      </w:r>
      <w:r w:rsidR="00E04F77">
        <w:rPr>
          <w:sz w:val="24"/>
        </w:rPr>
        <w:t>system</w:t>
      </w:r>
      <w:r w:rsidR="00E04F77">
        <w:rPr>
          <w:rFonts w:hint="eastAsia"/>
          <w:sz w:val="24"/>
        </w:rPr>
        <w:t xml:space="preserve"> and so on</w:t>
      </w:r>
      <w:r w:rsidR="00E04F77"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.</w:t>
      </w:r>
    </w:p>
    <w:p w:rsidR="00C165F3" w:rsidRPr="00FE683B" w:rsidRDefault="00C165F3" w:rsidP="00C165F3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FE683B">
        <w:rPr>
          <w:rFonts w:ascii="宋体" w:hint="eastAsia"/>
          <w:color w:val="000000" w:themeColor="text1"/>
          <w:sz w:val="28"/>
        </w:rPr>
        <w:t>（</w:t>
      </w:r>
      <w:r w:rsidR="00FE683B" w:rsidRPr="00FE683B">
        <w:rPr>
          <w:rFonts w:ascii="宋体" w:hint="eastAsia"/>
          <w:color w:val="000000" w:themeColor="text1"/>
          <w:sz w:val="28"/>
        </w:rPr>
        <w:t>13</w:t>
      </w:r>
      <w:r w:rsidRPr="00FE683B">
        <w:rPr>
          <w:rFonts w:ascii="宋体" w:hint="eastAsia"/>
          <w:color w:val="000000" w:themeColor="text1"/>
          <w:sz w:val="28"/>
        </w:rPr>
        <w:t>）</w:t>
      </w:r>
      <w:r w:rsidR="002A42D8" w:rsidRPr="00FE683B">
        <w:rPr>
          <w:rFonts w:ascii="宋体" w:hint="eastAsia"/>
          <w:color w:val="000000" w:themeColor="text1"/>
          <w:sz w:val="28"/>
        </w:rPr>
        <w:t>按需</w:t>
      </w:r>
      <w:r w:rsidRPr="00FE683B">
        <w:rPr>
          <w:rFonts w:ascii="宋体" w:hint="eastAsia"/>
          <w:color w:val="000000" w:themeColor="text1"/>
          <w:sz w:val="28"/>
        </w:rPr>
        <w:t>填写</w:t>
      </w:r>
      <w:r w:rsidR="00540B5D" w:rsidRPr="00FE683B">
        <w:rPr>
          <w:rFonts w:ascii="宋体" w:hAnsi="宋体" w:hint="eastAsia"/>
          <w:color w:val="000000" w:themeColor="text1"/>
          <w:sz w:val="28"/>
          <w:szCs w:val="28"/>
        </w:rPr>
        <w:t>质量</w:t>
      </w:r>
      <w:r w:rsidR="00F031AF" w:rsidRPr="00FE683B">
        <w:rPr>
          <w:rFonts w:ascii="宋体" w:hAnsi="宋体" w:hint="eastAsia"/>
          <w:color w:val="000000" w:themeColor="text1"/>
          <w:sz w:val="28"/>
          <w:szCs w:val="28"/>
        </w:rPr>
        <w:t>人员</w:t>
      </w:r>
      <w:r w:rsidR="009F4599" w:rsidRPr="00FE683B">
        <w:rPr>
          <w:rFonts w:ascii="宋体" w:hAnsi="宋体" w:hint="eastAsia"/>
          <w:color w:val="000000" w:themeColor="text1"/>
          <w:sz w:val="28"/>
          <w:szCs w:val="28"/>
        </w:rPr>
        <w:t>签名</w:t>
      </w:r>
      <w:r w:rsidR="002A42D8" w:rsidRPr="00FE683B">
        <w:rPr>
          <w:rFonts w:ascii="宋体" w:hAnsi="宋体" w:hint="eastAsia"/>
          <w:color w:val="000000" w:themeColor="text1"/>
          <w:sz w:val="28"/>
          <w:szCs w:val="28"/>
        </w:rPr>
        <w:t>，如涉及外观等问题时</w:t>
      </w:r>
      <w:r w:rsidRPr="00FE683B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540B5D" w:rsidRPr="00FE683B" w:rsidRDefault="00540B5D" w:rsidP="00540B5D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1A3C77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signature</w:t>
      </w:r>
      <w:r w:rsidR="005A01A6"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，</w:t>
      </w:r>
      <w:r w:rsidR="005A01A6" w:rsidRPr="00FE683B">
        <w:rPr>
          <w:rFonts w:ascii="Times New Roman" w:hAnsi="Times New Roman"/>
          <w:color w:val="000000" w:themeColor="text1"/>
          <w:kern w:val="0"/>
          <w:sz w:val="24"/>
          <w:szCs w:val="21"/>
        </w:rPr>
        <w:t>When it involves matters of appearance or other related issues</w:t>
      </w:r>
      <w:r w:rsidR="005A01A6" w:rsidRPr="00FE683B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。</w:t>
      </w:r>
    </w:p>
    <w:p w:rsidR="00C165F3" w:rsidRPr="001A3C77" w:rsidRDefault="00C165F3" w:rsidP="00C165F3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</w:p>
    <w:p w:rsidR="001475C0" w:rsidRPr="004D14FB" w:rsidRDefault="006C5028">
      <w:pPr>
        <w:ind w:leftChars="200" w:left="420"/>
        <w:rPr>
          <w:color w:val="000000" w:themeColor="text1"/>
        </w:rPr>
      </w:pPr>
      <w:r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42.85pt;margin-top:12.4pt;width:135pt;height:0;z-index:251658240" o:connectortype="straight" strokeweight="1.5pt"/>
        </w:pict>
      </w:r>
    </w:p>
    <w:sectPr w:rsidR="001475C0" w:rsidRPr="004D14FB" w:rsidSect="00E11B25">
      <w:pgSz w:w="11906" w:h="16838" w:code="9"/>
      <w:pgMar w:top="567" w:right="851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5018" w:rsidRDefault="00BB5018" w:rsidP="00F15231">
      <w:r>
        <w:separator/>
      </w:r>
    </w:p>
  </w:endnote>
  <w:endnote w:type="continuationSeparator" w:id="1">
    <w:p w:rsidR="00BB5018" w:rsidRDefault="00BB5018" w:rsidP="00F1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205D" w:rsidRDefault="007F205D">
    <w:pPr>
      <w:pStyle w:val="a4"/>
      <w:jc w:val="right"/>
      <w:rPr>
        <w:ins w:id="1" w:author="杨会宁" w:date="2022-11-23T14:03:00Z"/>
      </w:rPr>
    </w:pPr>
  </w:p>
  <w:p w:rsidR="00BB02E9" w:rsidRDefault="00BB02E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5018" w:rsidRDefault="00BB5018" w:rsidP="00F15231">
      <w:r>
        <w:separator/>
      </w:r>
    </w:p>
  </w:footnote>
  <w:footnote w:type="continuationSeparator" w:id="1">
    <w:p w:rsidR="00BB5018" w:rsidRDefault="00BB5018" w:rsidP="00F1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3B0" w:rsidRPr="003B03B0" w:rsidRDefault="00736C20" w:rsidP="00470BBF">
    <w:pPr>
      <w:jc w:val="left"/>
    </w:pPr>
    <w:r>
      <w:rPr>
        <w:rFonts w:ascii="黑体" w:eastAsia="黑体" w:hint="eastAsia"/>
        <w:sz w:val="24"/>
        <w:szCs w:val="24"/>
      </w:rPr>
      <w:t>GLC</w:t>
    </w:r>
    <w:r w:rsidR="00470BBF">
      <w:rPr>
        <w:rFonts w:ascii="黑体" w:eastAsia="黑体" w:hint="eastAsia"/>
        <w:sz w:val="24"/>
        <w:szCs w:val="24"/>
      </w:rPr>
      <w:t>1</w:t>
    </w:r>
    <w:r w:rsidR="002A42D8">
      <w:rPr>
        <w:rFonts w:ascii="黑体" w:eastAsia="黑体" w:hint="eastAsia"/>
        <w:sz w:val="24"/>
        <w:szCs w:val="24"/>
      </w:rPr>
      <w:t>40</w:t>
    </w:r>
    <w:r w:rsidR="001B7C19">
      <w:rPr>
        <w:rFonts w:ascii="黑体" w:eastAsia="黑体" w:hint="eastAsia"/>
        <w:sz w:val="24"/>
        <w:szCs w:val="24"/>
      </w:rPr>
      <w:t>8</w:t>
    </w:r>
    <w:r w:rsidR="00470BBF">
      <w:rPr>
        <w:rFonts w:ascii="黑体" w:eastAsia="黑体" w:hint="eastAsia"/>
        <w:sz w:val="24"/>
        <w:szCs w:val="24"/>
      </w:rPr>
      <w:t>0</w:t>
    </w:r>
    <w:r w:rsidR="001B7C19">
      <w:rPr>
        <w:rFonts w:ascii="黑体" w:eastAsia="黑体" w:hint="eastAsia"/>
        <w:sz w:val="24"/>
        <w:szCs w:val="24"/>
      </w:rPr>
      <w:t>402</w:t>
    </w:r>
    <w:r w:rsidR="00470BBF">
      <w:rPr>
        <w:rFonts w:ascii="黑体" w:eastAsia="黑体" w:hint="eastAsia"/>
        <w:sz w:val="24"/>
        <w:szCs w:val="24"/>
      </w:rPr>
      <w:t>附件</w:t>
    </w:r>
    <w:r w:rsidR="002A42D8">
      <w:rPr>
        <w:rFonts w:ascii="黑体" w:eastAsia="黑体" w:hint="eastAsia"/>
        <w:sz w:val="24"/>
        <w:szCs w:val="24"/>
      </w:rPr>
      <w:t>1</w:t>
    </w:r>
    <w:r w:rsidR="00A004B6">
      <w:rPr>
        <w:rFonts w:ascii="黑体" w:eastAsia="黑体" w:hint="eastAsia"/>
        <w:sz w:val="24"/>
        <w:szCs w:val="24"/>
      </w:rPr>
      <w:t xml:space="preserve">                                                    </w:t>
    </w:r>
    <w:r w:rsidR="00470BBF" w:rsidRPr="00470BBF">
      <w:rPr>
        <w:rFonts w:ascii="Times New Roman" w:hAnsi="Times New Roman"/>
        <w:sz w:val="24"/>
        <w:szCs w:val="24"/>
      </w:rPr>
      <w:t>FM1</w:t>
    </w:r>
    <w:r w:rsidR="002A42D8">
      <w:rPr>
        <w:rFonts w:ascii="Times New Roman" w:hAnsi="Times New Roman" w:hint="eastAsia"/>
        <w:sz w:val="24"/>
        <w:szCs w:val="24"/>
      </w:rPr>
      <w:t>40</w:t>
    </w:r>
    <w:r w:rsidR="00555BA2">
      <w:rPr>
        <w:rFonts w:ascii="Times New Roman" w:hAnsi="Times New Roman" w:hint="eastAsia"/>
        <w:sz w:val="24"/>
        <w:szCs w:val="24"/>
      </w:rPr>
      <w:t>8</w:t>
    </w:r>
    <w:r w:rsidR="002A42D8">
      <w:rPr>
        <w:rFonts w:ascii="Times New Roman" w:hAnsi="Times New Roman" w:hint="eastAsia"/>
        <w:sz w:val="24"/>
        <w:szCs w:val="24"/>
      </w:rPr>
      <w:t>-</w:t>
    </w:r>
    <w:r w:rsidR="001B7C19">
      <w:rPr>
        <w:rFonts w:ascii="Times New Roman" w:hAnsi="Times New Roman" w:hint="eastAsia"/>
        <w:sz w:val="24"/>
        <w:szCs w:val="24"/>
      </w:rPr>
      <w:t>97</w:t>
    </w:r>
    <w:r w:rsidR="00555BA2">
      <w:rPr>
        <w:rFonts w:ascii="Times New Roman" w:hAnsi="Times New Roman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44CAC"/>
    <w:multiLevelType w:val="hybridMultilevel"/>
    <w:tmpl w:val="7E0ABCA4"/>
    <w:lvl w:ilvl="0" w:tplc="B36A8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AA7653"/>
    <w:multiLevelType w:val="hybridMultilevel"/>
    <w:tmpl w:val="A2AC35C6"/>
    <w:lvl w:ilvl="0" w:tplc="47027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DB2013"/>
    <w:multiLevelType w:val="hybridMultilevel"/>
    <w:tmpl w:val="5F26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3B0D73"/>
    <w:multiLevelType w:val="hybridMultilevel"/>
    <w:tmpl w:val="A2AC35C6"/>
    <w:lvl w:ilvl="0" w:tplc="47027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D3568A"/>
    <w:multiLevelType w:val="hybridMultilevel"/>
    <w:tmpl w:val="04E889A2"/>
    <w:lvl w:ilvl="0" w:tplc="10363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C645D04"/>
    <w:multiLevelType w:val="hybridMultilevel"/>
    <w:tmpl w:val="3620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3A7"/>
    <w:rsid w:val="000031EE"/>
    <w:rsid w:val="000043FD"/>
    <w:rsid w:val="00021C35"/>
    <w:rsid w:val="00022419"/>
    <w:rsid w:val="000267F2"/>
    <w:rsid w:val="00026CFD"/>
    <w:rsid w:val="00032D76"/>
    <w:rsid w:val="000368BB"/>
    <w:rsid w:val="00043EC6"/>
    <w:rsid w:val="00046423"/>
    <w:rsid w:val="000548A4"/>
    <w:rsid w:val="00057DC2"/>
    <w:rsid w:val="00062EEB"/>
    <w:rsid w:val="00065336"/>
    <w:rsid w:val="000678F6"/>
    <w:rsid w:val="00070A98"/>
    <w:rsid w:val="000A3496"/>
    <w:rsid w:val="000A5C53"/>
    <w:rsid w:val="000A5EB3"/>
    <w:rsid w:val="000B24B8"/>
    <w:rsid w:val="000B2D5C"/>
    <w:rsid w:val="000B40A7"/>
    <w:rsid w:val="000B5B99"/>
    <w:rsid w:val="000D3661"/>
    <w:rsid w:val="000D52F8"/>
    <w:rsid w:val="000F1812"/>
    <w:rsid w:val="000F1F53"/>
    <w:rsid w:val="000F39BA"/>
    <w:rsid w:val="001047EE"/>
    <w:rsid w:val="00105CB2"/>
    <w:rsid w:val="00112A42"/>
    <w:rsid w:val="0011363C"/>
    <w:rsid w:val="001325D1"/>
    <w:rsid w:val="00133FEB"/>
    <w:rsid w:val="001360C9"/>
    <w:rsid w:val="001475C0"/>
    <w:rsid w:val="001603C0"/>
    <w:rsid w:val="00162252"/>
    <w:rsid w:val="00162680"/>
    <w:rsid w:val="00172B52"/>
    <w:rsid w:val="001816B2"/>
    <w:rsid w:val="00183F88"/>
    <w:rsid w:val="0018420F"/>
    <w:rsid w:val="00192DA2"/>
    <w:rsid w:val="00195399"/>
    <w:rsid w:val="001A3C77"/>
    <w:rsid w:val="001B2B9D"/>
    <w:rsid w:val="001B7AE4"/>
    <w:rsid w:val="001B7C19"/>
    <w:rsid w:val="001D146D"/>
    <w:rsid w:val="001D243E"/>
    <w:rsid w:val="001E5D30"/>
    <w:rsid w:val="001F4FF0"/>
    <w:rsid w:val="00202679"/>
    <w:rsid w:val="00203554"/>
    <w:rsid w:val="00204461"/>
    <w:rsid w:val="00215CA3"/>
    <w:rsid w:val="00217F6D"/>
    <w:rsid w:val="0022292F"/>
    <w:rsid w:val="002247D0"/>
    <w:rsid w:val="00230462"/>
    <w:rsid w:val="002325BB"/>
    <w:rsid w:val="00233B44"/>
    <w:rsid w:val="00236F33"/>
    <w:rsid w:val="00236F7A"/>
    <w:rsid w:val="00237954"/>
    <w:rsid w:val="00237C35"/>
    <w:rsid w:val="002809A4"/>
    <w:rsid w:val="002A1313"/>
    <w:rsid w:val="002A1877"/>
    <w:rsid w:val="002A42D8"/>
    <w:rsid w:val="002C0797"/>
    <w:rsid w:val="002C2B15"/>
    <w:rsid w:val="002C3CC1"/>
    <w:rsid w:val="002C6ED0"/>
    <w:rsid w:val="002D0695"/>
    <w:rsid w:val="002D2871"/>
    <w:rsid w:val="002E482D"/>
    <w:rsid w:val="002E6019"/>
    <w:rsid w:val="002E7CC2"/>
    <w:rsid w:val="002F0D11"/>
    <w:rsid w:val="0031007C"/>
    <w:rsid w:val="00311ABA"/>
    <w:rsid w:val="00314DF7"/>
    <w:rsid w:val="0031741E"/>
    <w:rsid w:val="00321749"/>
    <w:rsid w:val="0032761D"/>
    <w:rsid w:val="00336021"/>
    <w:rsid w:val="00345826"/>
    <w:rsid w:val="00361853"/>
    <w:rsid w:val="003644B1"/>
    <w:rsid w:val="00372734"/>
    <w:rsid w:val="00375A6E"/>
    <w:rsid w:val="00380394"/>
    <w:rsid w:val="003820DF"/>
    <w:rsid w:val="003830E7"/>
    <w:rsid w:val="003924F4"/>
    <w:rsid w:val="00396FB3"/>
    <w:rsid w:val="003B03B0"/>
    <w:rsid w:val="003C312F"/>
    <w:rsid w:val="003C6A69"/>
    <w:rsid w:val="003D0234"/>
    <w:rsid w:val="003D5064"/>
    <w:rsid w:val="003E3791"/>
    <w:rsid w:val="003E5104"/>
    <w:rsid w:val="004001F5"/>
    <w:rsid w:val="00401256"/>
    <w:rsid w:val="0040197F"/>
    <w:rsid w:val="00413DC0"/>
    <w:rsid w:val="00424264"/>
    <w:rsid w:val="0042480A"/>
    <w:rsid w:val="0042562E"/>
    <w:rsid w:val="00427783"/>
    <w:rsid w:val="00432478"/>
    <w:rsid w:val="00433775"/>
    <w:rsid w:val="00441C89"/>
    <w:rsid w:val="0045379E"/>
    <w:rsid w:val="00457AC2"/>
    <w:rsid w:val="00462A0B"/>
    <w:rsid w:val="00470BBF"/>
    <w:rsid w:val="00471569"/>
    <w:rsid w:val="00471B3A"/>
    <w:rsid w:val="00486896"/>
    <w:rsid w:val="004A1D82"/>
    <w:rsid w:val="004A4EF7"/>
    <w:rsid w:val="004B2043"/>
    <w:rsid w:val="004C0E3F"/>
    <w:rsid w:val="004C350C"/>
    <w:rsid w:val="004D0F14"/>
    <w:rsid w:val="004D14FB"/>
    <w:rsid w:val="004D3301"/>
    <w:rsid w:val="004D47C3"/>
    <w:rsid w:val="004E2D29"/>
    <w:rsid w:val="004E3D1A"/>
    <w:rsid w:val="00512D7C"/>
    <w:rsid w:val="005157D7"/>
    <w:rsid w:val="00517BA2"/>
    <w:rsid w:val="005234DC"/>
    <w:rsid w:val="005355C4"/>
    <w:rsid w:val="005361CE"/>
    <w:rsid w:val="0053652A"/>
    <w:rsid w:val="00536CCA"/>
    <w:rsid w:val="00540B5D"/>
    <w:rsid w:val="005422DE"/>
    <w:rsid w:val="00543A0E"/>
    <w:rsid w:val="005448D5"/>
    <w:rsid w:val="00555BA2"/>
    <w:rsid w:val="0056110F"/>
    <w:rsid w:val="00591604"/>
    <w:rsid w:val="00595799"/>
    <w:rsid w:val="00595B2B"/>
    <w:rsid w:val="005A01A6"/>
    <w:rsid w:val="005A128B"/>
    <w:rsid w:val="005A4DAB"/>
    <w:rsid w:val="005A582A"/>
    <w:rsid w:val="005B03AF"/>
    <w:rsid w:val="005C16AA"/>
    <w:rsid w:val="005D0C28"/>
    <w:rsid w:val="005E124D"/>
    <w:rsid w:val="005E18E0"/>
    <w:rsid w:val="005E47A0"/>
    <w:rsid w:val="005E5142"/>
    <w:rsid w:val="005F1569"/>
    <w:rsid w:val="005F5FFC"/>
    <w:rsid w:val="006160E0"/>
    <w:rsid w:val="00616768"/>
    <w:rsid w:val="00647E3F"/>
    <w:rsid w:val="00647E73"/>
    <w:rsid w:val="00652272"/>
    <w:rsid w:val="00656FF3"/>
    <w:rsid w:val="00663713"/>
    <w:rsid w:val="006714D0"/>
    <w:rsid w:val="006731D3"/>
    <w:rsid w:val="006751E1"/>
    <w:rsid w:val="0067771A"/>
    <w:rsid w:val="006812C8"/>
    <w:rsid w:val="00681468"/>
    <w:rsid w:val="0068248F"/>
    <w:rsid w:val="00684EA0"/>
    <w:rsid w:val="0068510E"/>
    <w:rsid w:val="0069527C"/>
    <w:rsid w:val="006A6FA5"/>
    <w:rsid w:val="006B110C"/>
    <w:rsid w:val="006B2BAC"/>
    <w:rsid w:val="006C5028"/>
    <w:rsid w:val="006C76DF"/>
    <w:rsid w:val="006E0DB1"/>
    <w:rsid w:val="006E1BEE"/>
    <w:rsid w:val="006E417E"/>
    <w:rsid w:val="007033A7"/>
    <w:rsid w:val="007104D4"/>
    <w:rsid w:val="00711163"/>
    <w:rsid w:val="00715AB5"/>
    <w:rsid w:val="00723BFD"/>
    <w:rsid w:val="007247FB"/>
    <w:rsid w:val="007324B3"/>
    <w:rsid w:val="00732AC6"/>
    <w:rsid w:val="00736C20"/>
    <w:rsid w:val="00744265"/>
    <w:rsid w:val="00745C30"/>
    <w:rsid w:val="00751098"/>
    <w:rsid w:val="00751724"/>
    <w:rsid w:val="00766B04"/>
    <w:rsid w:val="007702A7"/>
    <w:rsid w:val="0077219D"/>
    <w:rsid w:val="00773F0D"/>
    <w:rsid w:val="00775CAB"/>
    <w:rsid w:val="007762B3"/>
    <w:rsid w:val="00791FA0"/>
    <w:rsid w:val="007A0830"/>
    <w:rsid w:val="007A207A"/>
    <w:rsid w:val="007A2ED3"/>
    <w:rsid w:val="007B31CE"/>
    <w:rsid w:val="007B3D55"/>
    <w:rsid w:val="007B44D8"/>
    <w:rsid w:val="007C6ACF"/>
    <w:rsid w:val="007C6BEA"/>
    <w:rsid w:val="007C7F4A"/>
    <w:rsid w:val="007F205D"/>
    <w:rsid w:val="007F2329"/>
    <w:rsid w:val="007F75C5"/>
    <w:rsid w:val="00814CF4"/>
    <w:rsid w:val="00831612"/>
    <w:rsid w:val="00832D72"/>
    <w:rsid w:val="00844905"/>
    <w:rsid w:val="00852351"/>
    <w:rsid w:val="00853B8B"/>
    <w:rsid w:val="00856346"/>
    <w:rsid w:val="0085695A"/>
    <w:rsid w:val="00864073"/>
    <w:rsid w:val="00873D57"/>
    <w:rsid w:val="008747E3"/>
    <w:rsid w:val="00876E7C"/>
    <w:rsid w:val="00877ED5"/>
    <w:rsid w:val="008823DF"/>
    <w:rsid w:val="00884FBD"/>
    <w:rsid w:val="008932EF"/>
    <w:rsid w:val="008A1A5E"/>
    <w:rsid w:val="008A21A6"/>
    <w:rsid w:val="008B74A0"/>
    <w:rsid w:val="008C4CBA"/>
    <w:rsid w:val="008C6717"/>
    <w:rsid w:val="008C777A"/>
    <w:rsid w:val="008D01BC"/>
    <w:rsid w:val="008D04AE"/>
    <w:rsid w:val="008D24BD"/>
    <w:rsid w:val="008D7A85"/>
    <w:rsid w:val="008D7D88"/>
    <w:rsid w:val="008E145F"/>
    <w:rsid w:val="008F4605"/>
    <w:rsid w:val="008F6495"/>
    <w:rsid w:val="00901BDA"/>
    <w:rsid w:val="00904AFD"/>
    <w:rsid w:val="00922D3D"/>
    <w:rsid w:val="00924E86"/>
    <w:rsid w:val="00924ED6"/>
    <w:rsid w:val="00932AA4"/>
    <w:rsid w:val="00933A43"/>
    <w:rsid w:val="00941B7D"/>
    <w:rsid w:val="009429BC"/>
    <w:rsid w:val="00946572"/>
    <w:rsid w:val="00946CCB"/>
    <w:rsid w:val="00962AD6"/>
    <w:rsid w:val="00963E7B"/>
    <w:rsid w:val="0097719C"/>
    <w:rsid w:val="00983F1F"/>
    <w:rsid w:val="00987E9B"/>
    <w:rsid w:val="00996EB7"/>
    <w:rsid w:val="00997C43"/>
    <w:rsid w:val="009A064C"/>
    <w:rsid w:val="009A11F5"/>
    <w:rsid w:val="009B1F69"/>
    <w:rsid w:val="009C33A0"/>
    <w:rsid w:val="009D04A2"/>
    <w:rsid w:val="009D213C"/>
    <w:rsid w:val="009E3F6C"/>
    <w:rsid w:val="009E5449"/>
    <w:rsid w:val="009F113D"/>
    <w:rsid w:val="009F2837"/>
    <w:rsid w:val="009F4599"/>
    <w:rsid w:val="00A004B6"/>
    <w:rsid w:val="00A0512A"/>
    <w:rsid w:val="00A144AC"/>
    <w:rsid w:val="00A215F5"/>
    <w:rsid w:val="00A3508A"/>
    <w:rsid w:val="00A42744"/>
    <w:rsid w:val="00A44725"/>
    <w:rsid w:val="00A53F52"/>
    <w:rsid w:val="00A55D8C"/>
    <w:rsid w:val="00A72F82"/>
    <w:rsid w:val="00A73524"/>
    <w:rsid w:val="00A9261B"/>
    <w:rsid w:val="00A938BF"/>
    <w:rsid w:val="00AA3D3A"/>
    <w:rsid w:val="00AB68A5"/>
    <w:rsid w:val="00AC0070"/>
    <w:rsid w:val="00AC1E39"/>
    <w:rsid w:val="00AC1E3B"/>
    <w:rsid w:val="00AE43BA"/>
    <w:rsid w:val="00AE44C2"/>
    <w:rsid w:val="00AF0E9D"/>
    <w:rsid w:val="00AF2FF8"/>
    <w:rsid w:val="00B0103E"/>
    <w:rsid w:val="00B034F9"/>
    <w:rsid w:val="00B06D69"/>
    <w:rsid w:val="00B07D78"/>
    <w:rsid w:val="00B10A09"/>
    <w:rsid w:val="00B117E7"/>
    <w:rsid w:val="00B11D21"/>
    <w:rsid w:val="00B15E11"/>
    <w:rsid w:val="00B20DBB"/>
    <w:rsid w:val="00B2339A"/>
    <w:rsid w:val="00B37A31"/>
    <w:rsid w:val="00B41B9E"/>
    <w:rsid w:val="00B53545"/>
    <w:rsid w:val="00B64733"/>
    <w:rsid w:val="00B6739F"/>
    <w:rsid w:val="00B71F7E"/>
    <w:rsid w:val="00B76496"/>
    <w:rsid w:val="00B7729D"/>
    <w:rsid w:val="00B86B2C"/>
    <w:rsid w:val="00B91482"/>
    <w:rsid w:val="00B94E6F"/>
    <w:rsid w:val="00BA3FE1"/>
    <w:rsid w:val="00BA6A88"/>
    <w:rsid w:val="00BB02E9"/>
    <w:rsid w:val="00BB5018"/>
    <w:rsid w:val="00BB5BEC"/>
    <w:rsid w:val="00BC15DA"/>
    <w:rsid w:val="00BC1C37"/>
    <w:rsid w:val="00BC7109"/>
    <w:rsid w:val="00BD2310"/>
    <w:rsid w:val="00BE3193"/>
    <w:rsid w:val="00BF2B65"/>
    <w:rsid w:val="00BF40ED"/>
    <w:rsid w:val="00BF49F4"/>
    <w:rsid w:val="00BF6703"/>
    <w:rsid w:val="00C115CA"/>
    <w:rsid w:val="00C155AA"/>
    <w:rsid w:val="00C165F3"/>
    <w:rsid w:val="00C16B9B"/>
    <w:rsid w:val="00C1747E"/>
    <w:rsid w:val="00C27FB8"/>
    <w:rsid w:val="00C3040F"/>
    <w:rsid w:val="00C33769"/>
    <w:rsid w:val="00C35EBD"/>
    <w:rsid w:val="00C372B8"/>
    <w:rsid w:val="00C42E42"/>
    <w:rsid w:val="00C47990"/>
    <w:rsid w:val="00C51356"/>
    <w:rsid w:val="00C52D63"/>
    <w:rsid w:val="00C54938"/>
    <w:rsid w:val="00C73CC5"/>
    <w:rsid w:val="00C7412A"/>
    <w:rsid w:val="00C77964"/>
    <w:rsid w:val="00C837C0"/>
    <w:rsid w:val="00C84727"/>
    <w:rsid w:val="00C861E1"/>
    <w:rsid w:val="00C86C15"/>
    <w:rsid w:val="00C926CE"/>
    <w:rsid w:val="00C97681"/>
    <w:rsid w:val="00CA0339"/>
    <w:rsid w:val="00CA2603"/>
    <w:rsid w:val="00CA6443"/>
    <w:rsid w:val="00CB0B19"/>
    <w:rsid w:val="00CB2E22"/>
    <w:rsid w:val="00CB58DE"/>
    <w:rsid w:val="00CB7C6A"/>
    <w:rsid w:val="00CD15E4"/>
    <w:rsid w:val="00CD64B2"/>
    <w:rsid w:val="00CE798A"/>
    <w:rsid w:val="00CF4DE6"/>
    <w:rsid w:val="00D02892"/>
    <w:rsid w:val="00D04579"/>
    <w:rsid w:val="00D15FD3"/>
    <w:rsid w:val="00D26460"/>
    <w:rsid w:val="00D3099D"/>
    <w:rsid w:val="00D31DB9"/>
    <w:rsid w:val="00D54AF4"/>
    <w:rsid w:val="00D55F97"/>
    <w:rsid w:val="00D765E6"/>
    <w:rsid w:val="00D87AD3"/>
    <w:rsid w:val="00D87C20"/>
    <w:rsid w:val="00D87DD8"/>
    <w:rsid w:val="00D92B98"/>
    <w:rsid w:val="00D97B15"/>
    <w:rsid w:val="00DA3FA6"/>
    <w:rsid w:val="00DB2A5F"/>
    <w:rsid w:val="00DB7663"/>
    <w:rsid w:val="00DB7C07"/>
    <w:rsid w:val="00DC693D"/>
    <w:rsid w:val="00DE1697"/>
    <w:rsid w:val="00DE2C7A"/>
    <w:rsid w:val="00DF2D57"/>
    <w:rsid w:val="00E01947"/>
    <w:rsid w:val="00E0245D"/>
    <w:rsid w:val="00E04F77"/>
    <w:rsid w:val="00E06AC6"/>
    <w:rsid w:val="00E06D20"/>
    <w:rsid w:val="00E11B25"/>
    <w:rsid w:val="00E16FF4"/>
    <w:rsid w:val="00E24EA3"/>
    <w:rsid w:val="00E25624"/>
    <w:rsid w:val="00E30740"/>
    <w:rsid w:val="00E30BDF"/>
    <w:rsid w:val="00E404D3"/>
    <w:rsid w:val="00E42DA3"/>
    <w:rsid w:val="00E43841"/>
    <w:rsid w:val="00E47C61"/>
    <w:rsid w:val="00E53718"/>
    <w:rsid w:val="00E55958"/>
    <w:rsid w:val="00E62C9E"/>
    <w:rsid w:val="00E651D6"/>
    <w:rsid w:val="00E7417B"/>
    <w:rsid w:val="00E74337"/>
    <w:rsid w:val="00E81987"/>
    <w:rsid w:val="00E82FCD"/>
    <w:rsid w:val="00E8348D"/>
    <w:rsid w:val="00E9084B"/>
    <w:rsid w:val="00E90AFC"/>
    <w:rsid w:val="00E93325"/>
    <w:rsid w:val="00E96122"/>
    <w:rsid w:val="00E96B4C"/>
    <w:rsid w:val="00EA3C41"/>
    <w:rsid w:val="00EA58BB"/>
    <w:rsid w:val="00EC1B0B"/>
    <w:rsid w:val="00ED11ED"/>
    <w:rsid w:val="00ED759E"/>
    <w:rsid w:val="00EE597D"/>
    <w:rsid w:val="00EF2756"/>
    <w:rsid w:val="00F00884"/>
    <w:rsid w:val="00F031AF"/>
    <w:rsid w:val="00F14CFF"/>
    <w:rsid w:val="00F15231"/>
    <w:rsid w:val="00F17A27"/>
    <w:rsid w:val="00F25C9E"/>
    <w:rsid w:val="00F52724"/>
    <w:rsid w:val="00F52D1E"/>
    <w:rsid w:val="00F53D70"/>
    <w:rsid w:val="00F70B0A"/>
    <w:rsid w:val="00F87EC2"/>
    <w:rsid w:val="00FA0D80"/>
    <w:rsid w:val="00FA2897"/>
    <w:rsid w:val="00FB5E47"/>
    <w:rsid w:val="00FC0BD3"/>
    <w:rsid w:val="00FC4F1B"/>
    <w:rsid w:val="00FE683B"/>
    <w:rsid w:val="00FE7295"/>
    <w:rsid w:val="00FF5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A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7033A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033A7"/>
    <w:rPr>
      <w:rFonts w:ascii="宋体" w:eastAsia="宋体" w:hAnsi="Times New Roman" w:cs="Times New Roman"/>
      <w:sz w:val="28"/>
      <w:szCs w:val="20"/>
    </w:rPr>
  </w:style>
  <w:style w:type="paragraph" w:styleId="a3">
    <w:name w:val="header"/>
    <w:basedOn w:val="a"/>
    <w:link w:val="Char"/>
    <w:uiPriority w:val="99"/>
    <w:unhideWhenUsed/>
    <w:rsid w:val="00F15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5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0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064C"/>
    <w:rPr>
      <w:rFonts w:ascii="Calibri" w:eastAsia="宋体" w:hAnsi="Calibri" w:cs="Times New Roman"/>
      <w:sz w:val="18"/>
      <w:szCs w:val="18"/>
    </w:rPr>
  </w:style>
  <w:style w:type="character" w:styleId="a6">
    <w:name w:val="Strong"/>
    <w:basedOn w:val="a0"/>
    <w:uiPriority w:val="22"/>
    <w:qFormat/>
    <w:rsid w:val="00BF49F4"/>
    <w:rPr>
      <w:b/>
      <w:bCs/>
    </w:rPr>
  </w:style>
  <w:style w:type="character" w:styleId="a7">
    <w:name w:val="Placeholder Text"/>
    <w:basedOn w:val="a0"/>
    <w:uiPriority w:val="99"/>
    <w:semiHidden/>
    <w:rsid w:val="00BB5BEC"/>
    <w:rPr>
      <w:color w:val="808080"/>
    </w:rPr>
  </w:style>
  <w:style w:type="paragraph" w:styleId="a8">
    <w:name w:val="List Paragraph"/>
    <w:basedOn w:val="a"/>
    <w:uiPriority w:val="34"/>
    <w:qFormat/>
    <w:rsid w:val="00BB5BE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1325D1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1325D1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1325D1"/>
    <w:rPr>
      <w:rFonts w:ascii="Calibri" w:eastAsia="宋体" w:hAnsi="Calibri" w:cs="Times New Roman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325D1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1325D1"/>
    <w:rPr>
      <w:rFonts w:ascii="Calibri" w:eastAsia="宋体" w:hAnsi="Calibri" w:cs="Times New Roman"/>
      <w:b/>
      <w:bCs/>
    </w:rPr>
  </w:style>
  <w:style w:type="character" w:customStyle="1" w:styleId="word">
    <w:name w:val="word"/>
    <w:basedOn w:val="a0"/>
    <w:rsid w:val="001603C0"/>
  </w:style>
  <w:style w:type="paragraph" w:customStyle="1" w:styleId="10">
    <w:name w:val="列出段落1"/>
    <w:basedOn w:val="a"/>
    <w:rsid w:val="000A5EB3"/>
    <w:pPr>
      <w:widowControl/>
      <w:spacing w:after="200" w:line="276" w:lineRule="auto"/>
      <w:ind w:left="720"/>
      <w:jc w:val="left"/>
    </w:pPr>
    <w:rPr>
      <w:rFonts w:cs="Mangal"/>
      <w:kern w:val="0"/>
      <w:sz w:val="22"/>
      <w:szCs w:val="20"/>
      <w:lang w:bidi="hi-IN"/>
    </w:rPr>
  </w:style>
  <w:style w:type="paragraph" w:styleId="ac">
    <w:name w:val="Revision"/>
    <w:hidden/>
    <w:uiPriority w:val="99"/>
    <w:semiHidden/>
    <w:rsid w:val="00A3508A"/>
    <w:rPr>
      <w:rFonts w:ascii="Calibri" w:eastAsia="宋体" w:hAnsi="Calibri" w:cs="Times New Roman"/>
    </w:rPr>
  </w:style>
  <w:style w:type="paragraph" w:styleId="ad">
    <w:name w:val="footnote text"/>
    <w:basedOn w:val="a"/>
    <w:link w:val="Char4"/>
    <w:uiPriority w:val="99"/>
    <w:semiHidden/>
    <w:unhideWhenUsed/>
    <w:rsid w:val="007F205D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basedOn w:val="a0"/>
    <w:link w:val="ad"/>
    <w:uiPriority w:val="99"/>
    <w:semiHidden/>
    <w:rsid w:val="007F205D"/>
    <w:rPr>
      <w:rFonts w:ascii="Calibri" w:eastAsia="宋体" w:hAnsi="Calibri" w:cs="Times New Roman"/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7F205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AEDB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FA0C3-42C9-4EFE-A5E2-4AA281B8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赵书凯</cp:lastModifiedBy>
  <cp:revision>160</cp:revision>
  <cp:lastPrinted>2025-04-02T04:26:00Z</cp:lastPrinted>
  <dcterms:created xsi:type="dcterms:W3CDTF">2022-10-13T00:25:00Z</dcterms:created>
  <dcterms:modified xsi:type="dcterms:W3CDTF">2025-10-23T07:40:00Z</dcterms:modified>
</cp:coreProperties>
</file>